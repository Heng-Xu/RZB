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CABAE">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5C65CC28">
      <w:pPr>
        <w:spacing w:line="600" w:lineRule="exact"/>
        <w:ind w:firstLine="0"/>
        <w:jc w:val="center"/>
      </w:pPr>
      <w:r>
        <w:rPr>
          <w:rFonts w:ascii="Times New Roman" w:hAnsi="Times New Roman" w:eastAsia="方正仿宋_GBK"/>
          <w:b/>
          <w:sz w:val="40"/>
        </w:rPr>
        <w:t>研究报告</w:t>
      </w:r>
    </w:p>
    <w:p w14:paraId="46A116E9">
      <w:pPr>
        <w:spacing w:before="2400" w:line="420" w:lineRule="exact"/>
        <w:ind w:firstLine="0"/>
        <w:jc w:val="center"/>
      </w:pPr>
      <w:r>
        <w:rPr>
          <w:rFonts w:ascii="Times New Roman" w:hAnsi="Times New Roman" w:eastAsia="方正仿宋_GBK"/>
          <w:b w:val="0"/>
          <w:sz w:val="28"/>
        </w:rPr>
        <w:t>2026年10月</w:t>
      </w:r>
    </w:p>
    <w:p w14:paraId="5A50B7E6">
      <w:pPr>
        <w:pageBreakBefore/>
        <w:spacing w:after="400" w:line="540" w:lineRule="exact"/>
        <w:ind w:firstLine="0"/>
        <w:jc w:val="center"/>
      </w:pPr>
      <w:r>
        <w:rPr>
          <w:rFonts w:ascii="Times New Roman" w:hAnsi="Times New Roman" w:eastAsia="方正仿宋_GBK"/>
          <w:b/>
          <w:sz w:val="36"/>
        </w:rPr>
        <w:t>内容提要</w:t>
      </w:r>
    </w:p>
    <w:p w14:paraId="55994DF9">
      <w:pPr>
        <w:spacing w:after="200" w:line="360" w:lineRule="exact"/>
        <w:ind w:firstLine="480"/>
        <w:jc w:val="both"/>
      </w:pPr>
      <w:r>
        <w:rPr>
          <w:rFonts w:ascii="Times New Roman" w:hAnsi="Times New Roman" w:eastAsia="方正仿宋_GBK"/>
          <w:b w:val="0"/>
          <w:sz w:val="24"/>
        </w:rPr>
        <w:t>分布式光伏持续接入使110 kV电网同时承担正向供电和反向输送任务，区域容量储备与局部设备负载的关系随源荷条件变化。徐州邳州光伏规模较大，市区用电负荷较集中，两地区具有不同的容量配置需求。本研究利用2021—2025年负荷、光伏装机和设备运行资料，分析新能源渗透水平、净负荷及峰值持续时间，结合主变增容、储能配置和10 kV联络工程费用，研究适应片区运行特征的容载比取值。</w:t>
      </w:r>
    </w:p>
    <w:p w14:paraId="3E42A60D">
      <w:pPr>
        <w:spacing w:after="200" w:line="360" w:lineRule="exact"/>
        <w:ind w:firstLine="480"/>
        <w:jc w:val="both"/>
      </w:pPr>
      <w:r>
        <w:rPr>
          <w:rFonts w:ascii="Times New Roman" w:hAnsi="Times New Roman" w:eastAsia="方正仿宋_GBK"/>
          <w:b w:val="0"/>
          <w:sz w:val="24"/>
        </w:rPr>
        <w:t>研究表明，2025年邳州和市区分布式电源装机渗透率估计值分别为1.63和0.32，分布式电源电量渗透率分别为40.28%和8.69%。邳州容量规划需要兼顾光伏集中出力时的反向输送与晚间供电，市区则主要受正向负荷和主变N-1供电要求影响。在共同起点下开展四年规划比选，规划第4年刚性方案容载比为1.95～1.97，弹性方案平均约为2.20。</w:t>
      </w:r>
      <w:commentRangeStart w:id="0"/>
      <w:r>
        <w:rPr>
          <w:rFonts w:ascii="Times New Roman" w:hAnsi="Times New Roman" w:eastAsia="方正仿宋_GBK"/>
          <w:b w:val="0"/>
          <w:sz w:val="24"/>
        </w:rPr>
        <w:t>两地区新增措施评价期费用现值合计由159191.34万元降至47659.61万元，降低70.06%</w:t>
      </w:r>
      <w:commentRangeEnd w:id="0"/>
      <w:r>
        <w:rPr>
          <w:woUserID w:val="2"/>
        </w:rPr>
        <w:commentReference w:id="0"/>
      </w:r>
      <w:r>
        <w:rPr>
          <w:rFonts w:ascii="Times New Roman" w:hAnsi="Times New Roman" w:eastAsia="方正仿宋_GBK"/>
          <w:b w:val="0"/>
          <w:sz w:val="24"/>
        </w:rPr>
        <w:t>；相应储能总功率由503.10 MW降至6.20 MW。适当增加主变容量减少了持续峰段的储能配置需求，是本次费用下降的主要原因。</w:t>
      </w:r>
    </w:p>
    <w:p w14:paraId="40384589">
      <w:pPr>
        <w:spacing w:after="200" w:line="360" w:lineRule="exact"/>
        <w:ind w:firstLine="480"/>
        <w:jc w:val="both"/>
      </w:pPr>
      <w:r>
        <w:rPr>
          <w:rFonts w:ascii="Times New Roman" w:hAnsi="Times New Roman" w:eastAsia="方正仿宋_GBK"/>
          <w:b w:val="0"/>
          <w:sz w:val="24"/>
        </w:rPr>
        <w:t>进一步按供电区域类别、负荷分散系数和源荷条件归纳推荐区间，并比较主变与线路、主变与储能单位功率投资比的影响。分类后各组容量配置差异更加清楚，负荷增长、分布式电源装机规模和储能充放电持续时间共同决定推荐范围；线路价格在本次分析范围内主要影响费用。研究建议结合片区源荷特征确定容量储备，邳州重点校核双向容量，市区重点分析主变N-1及站间负荷分配，通过主变增容、储能配置和既有联络利用的技术经济比较，落实分年度建设规模。</w:t>
      </w:r>
    </w:p>
    <w:p w14:paraId="614B57E1">
      <w:pPr>
        <w:pageBreakBefore/>
        <w:spacing w:after="300" w:line="540" w:lineRule="exact"/>
        <w:ind w:firstLine="0"/>
        <w:jc w:val="center"/>
      </w:pPr>
      <w:r>
        <w:rPr>
          <w:rFonts w:ascii="Times New Roman" w:hAnsi="Times New Roman" w:eastAsia="方正仿宋_GBK"/>
          <w:b/>
          <w:sz w:val="36"/>
        </w:rPr>
        <w:t>目  录</w:t>
      </w:r>
    </w:p>
    <w:p w14:paraId="5D77C4E8">
      <w:pPr>
        <w:tabs>
          <w:tab w:val="right" w:leader="dot" w:pos="8220"/>
        </w:tabs>
        <w:spacing w:after="40" w:line="360" w:lineRule="exact"/>
        <w:ind w:left="0" w:firstLine="0"/>
        <w:jc w:val="left"/>
      </w:pPr>
      <w:r>
        <w:rPr>
          <w:rFonts w:ascii="Times New Roman" w:hAnsi="Times New Roman" w:eastAsia="方正仿宋_GBK"/>
          <w:b/>
          <w:sz w:val="24"/>
        </w:rPr>
        <w:t>第一章 绪论</w:t>
      </w:r>
      <w:r>
        <w:rPr>
          <w:rFonts w:ascii="Times New Roman" w:hAnsi="Times New Roman" w:eastAsia="方正仿宋_GBK"/>
          <w:b/>
          <w:sz w:val="24"/>
        </w:rPr>
        <w:tab/>
      </w:r>
      <w:r>
        <w:fldChar w:fldCharType="begin"/>
      </w:r>
      <w:r>
        <w:instrText xml:space="preserve">PAGEREF h0 \h</w:instrText>
      </w:r>
      <w:r>
        <w:fldChar w:fldCharType="separate"/>
      </w:r>
      <w:r>
        <w:t>0</w:t>
      </w:r>
      <w:r>
        <w:fldChar w:fldCharType="end"/>
      </w:r>
    </w:p>
    <w:p w14:paraId="491ED219">
      <w:pPr>
        <w:tabs>
          <w:tab w:val="right" w:leader="dot" w:pos="8220"/>
        </w:tabs>
        <w:spacing w:after="40" w:line="360" w:lineRule="exact"/>
        <w:ind w:left="240" w:firstLine="0"/>
        <w:jc w:val="left"/>
      </w:pPr>
      <w:r>
        <w:rPr>
          <w:rFonts w:ascii="Times New Roman" w:hAnsi="Times New Roman" w:eastAsia="方正仿宋_GBK"/>
          <w:b w:val="0"/>
          <w:sz w:val="24"/>
        </w:rPr>
        <w:t>1.1 研究背景与意义</w:t>
      </w:r>
      <w:r>
        <w:rPr>
          <w:rFonts w:ascii="Times New Roman" w:hAnsi="Times New Roman" w:eastAsia="方正仿宋_GBK"/>
          <w:b w:val="0"/>
          <w:sz w:val="24"/>
        </w:rPr>
        <w:tab/>
      </w:r>
      <w:r>
        <w:fldChar w:fldCharType="begin"/>
      </w:r>
      <w:r>
        <w:instrText xml:space="preserve">PAGEREF h1 \h</w:instrText>
      </w:r>
      <w:r>
        <w:fldChar w:fldCharType="separate"/>
      </w:r>
      <w:r>
        <w:t>0</w:t>
      </w:r>
      <w:r>
        <w:fldChar w:fldCharType="end"/>
      </w:r>
    </w:p>
    <w:p w14:paraId="1951BA17">
      <w:pPr>
        <w:tabs>
          <w:tab w:val="right" w:leader="dot" w:pos="8220"/>
        </w:tabs>
        <w:spacing w:after="40" w:line="360" w:lineRule="exact"/>
        <w:ind w:left="240" w:firstLine="0"/>
        <w:jc w:val="left"/>
      </w:pPr>
      <w:r>
        <w:rPr>
          <w:rFonts w:ascii="Times New Roman" w:hAnsi="Times New Roman" w:eastAsia="方正仿宋_GBK"/>
          <w:b w:val="0"/>
          <w:sz w:val="24"/>
        </w:rPr>
        <w:t>1.2 主要概念与规范依据</w:t>
      </w:r>
      <w:r>
        <w:rPr>
          <w:rFonts w:ascii="Times New Roman" w:hAnsi="Times New Roman" w:eastAsia="方正仿宋_GBK"/>
          <w:b w:val="0"/>
          <w:sz w:val="24"/>
        </w:rPr>
        <w:tab/>
      </w:r>
      <w:r>
        <w:fldChar w:fldCharType="begin"/>
      </w:r>
      <w:r>
        <w:instrText xml:space="preserve">PAGEREF h19 \h</w:instrText>
      </w:r>
      <w:r>
        <w:fldChar w:fldCharType="separate"/>
      </w:r>
      <w:r>
        <w:t>0</w:t>
      </w:r>
      <w:r>
        <w:fldChar w:fldCharType="end"/>
      </w:r>
    </w:p>
    <w:p w14:paraId="503C5284">
      <w:pPr>
        <w:tabs>
          <w:tab w:val="right" w:leader="dot" w:pos="8220"/>
        </w:tabs>
        <w:spacing w:after="40" w:line="360" w:lineRule="exact"/>
        <w:ind w:left="240" w:firstLine="0"/>
        <w:jc w:val="left"/>
      </w:pPr>
      <w:r>
        <w:rPr>
          <w:rFonts w:ascii="Times New Roman" w:hAnsi="Times New Roman" w:eastAsia="方正仿宋_GBK"/>
          <w:b w:val="0"/>
          <w:sz w:val="24"/>
        </w:rPr>
        <w:t>1.3 研究范围与对象</w:t>
      </w:r>
      <w:r>
        <w:rPr>
          <w:rFonts w:ascii="Times New Roman" w:hAnsi="Times New Roman" w:eastAsia="方正仿宋_GBK"/>
          <w:b w:val="0"/>
          <w:sz w:val="24"/>
        </w:rPr>
        <w:tab/>
      </w:r>
      <w:r>
        <w:fldChar w:fldCharType="begin"/>
      </w:r>
      <w:r>
        <w:instrText xml:space="preserve">PAGEREF h33 \h</w:instrText>
      </w:r>
      <w:r>
        <w:fldChar w:fldCharType="separate"/>
      </w:r>
      <w:r>
        <w:t>0</w:t>
      </w:r>
      <w:r>
        <w:fldChar w:fldCharType="end"/>
      </w:r>
    </w:p>
    <w:p w14:paraId="4449160B">
      <w:pPr>
        <w:tabs>
          <w:tab w:val="right" w:leader="dot" w:pos="8220"/>
        </w:tabs>
        <w:spacing w:after="40" w:line="360" w:lineRule="exact"/>
        <w:ind w:left="240" w:firstLine="0"/>
        <w:jc w:val="left"/>
      </w:pPr>
      <w:r>
        <w:rPr>
          <w:rFonts w:ascii="Times New Roman" w:hAnsi="Times New Roman" w:eastAsia="方正仿宋_GBK"/>
          <w:b w:val="0"/>
          <w:sz w:val="24"/>
        </w:rPr>
        <w:t>1.4 研究目标与内容</w:t>
      </w:r>
      <w:r>
        <w:rPr>
          <w:rFonts w:ascii="Times New Roman" w:hAnsi="Times New Roman" w:eastAsia="方正仿宋_GBK"/>
          <w:b w:val="0"/>
          <w:sz w:val="24"/>
        </w:rPr>
        <w:tab/>
      </w:r>
      <w:r>
        <w:fldChar w:fldCharType="begin"/>
      </w:r>
      <w:r>
        <w:instrText xml:space="preserve">PAGEREF h46 \h</w:instrText>
      </w:r>
      <w:r>
        <w:fldChar w:fldCharType="separate"/>
      </w:r>
      <w:r>
        <w:t>0</w:t>
      </w:r>
      <w:r>
        <w:fldChar w:fldCharType="end"/>
      </w:r>
    </w:p>
    <w:p w14:paraId="1B786707">
      <w:pPr>
        <w:tabs>
          <w:tab w:val="right" w:leader="dot" w:pos="8220"/>
        </w:tabs>
        <w:spacing w:after="40" w:line="360" w:lineRule="exact"/>
        <w:ind w:left="240" w:firstLine="0"/>
        <w:jc w:val="left"/>
      </w:pPr>
      <w:r>
        <w:rPr>
          <w:rFonts w:ascii="Times New Roman" w:hAnsi="Times New Roman" w:eastAsia="方正仿宋_GBK"/>
          <w:b w:val="0"/>
          <w:sz w:val="24"/>
        </w:rPr>
        <w:t>1.5 研究方法与技术路线</w:t>
      </w:r>
      <w:r>
        <w:rPr>
          <w:rFonts w:ascii="Times New Roman" w:hAnsi="Times New Roman" w:eastAsia="方正仿宋_GBK"/>
          <w:b w:val="0"/>
          <w:sz w:val="24"/>
        </w:rPr>
        <w:tab/>
      </w:r>
      <w:r>
        <w:fldChar w:fldCharType="begin"/>
      </w:r>
      <w:r>
        <w:instrText xml:space="preserve">PAGEREF h58 \h</w:instrText>
      </w:r>
      <w:r>
        <w:fldChar w:fldCharType="separate"/>
      </w:r>
      <w:r>
        <w:t>0</w:t>
      </w:r>
      <w:r>
        <w:fldChar w:fldCharType="end"/>
      </w:r>
    </w:p>
    <w:p w14:paraId="53F855F4">
      <w:pPr>
        <w:tabs>
          <w:tab w:val="right" w:leader="dot" w:pos="8220"/>
        </w:tabs>
        <w:spacing w:after="40" w:line="360" w:lineRule="exact"/>
        <w:ind w:left="240" w:firstLine="0"/>
        <w:jc w:val="left"/>
      </w:pPr>
      <w:r>
        <w:rPr>
          <w:rFonts w:ascii="Times New Roman" w:hAnsi="Times New Roman" w:eastAsia="方正仿宋_GBK"/>
          <w:b w:val="0"/>
          <w:sz w:val="24"/>
        </w:rPr>
        <w:t>1.6 研究成果及应用</w:t>
      </w:r>
      <w:r>
        <w:rPr>
          <w:rFonts w:ascii="Times New Roman" w:hAnsi="Times New Roman" w:eastAsia="方正仿宋_GBK"/>
          <w:b w:val="0"/>
          <w:sz w:val="24"/>
        </w:rPr>
        <w:tab/>
      </w:r>
      <w:r>
        <w:fldChar w:fldCharType="begin"/>
      </w:r>
      <w:r>
        <w:instrText xml:space="preserve">PAGEREF h74 \h</w:instrText>
      </w:r>
      <w:r>
        <w:fldChar w:fldCharType="separate"/>
      </w:r>
      <w:r>
        <w:t>0</w:t>
      </w:r>
      <w:r>
        <w:fldChar w:fldCharType="end"/>
      </w:r>
    </w:p>
    <w:p w14:paraId="360A5AA5">
      <w:pPr>
        <w:tabs>
          <w:tab w:val="right" w:leader="dot" w:pos="8220"/>
        </w:tabs>
        <w:spacing w:after="40" w:line="360" w:lineRule="exact"/>
        <w:ind w:left="0" w:firstLine="0"/>
        <w:jc w:val="left"/>
      </w:pPr>
      <w:r>
        <w:rPr>
          <w:rFonts w:ascii="Times New Roman" w:hAnsi="Times New Roman" w:eastAsia="方正仿宋_GBK"/>
          <w:b/>
          <w:sz w:val="24"/>
        </w:rPr>
        <w:t>第二章 国内外研究现状</w:t>
      </w:r>
      <w:r>
        <w:rPr>
          <w:rFonts w:ascii="Times New Roman" w:hAnsi="Times New Roman" w:eastAsia="方正仿宋_GBK"/>
          <w:b/>
          <w:sz w:val="24"/>
        </w:rPr>
        <w:tab/>
      </w:r>
      <w:r>
        <w:fldChar w:fldCharType="begin"/>
      </w:r>
      <w:r>
        <w:instrText xml:space="preserve">PAGEREF h77 \h</w:instrText>
      </w:r>
      <w:r>
        <w:fldChar w:fldCharType="separate"/>
      </w:r>
      <w:r>
        <w:t>0</w:t>
      </w:r>
      <w:r>
        <w:fldChar w:fldCharType="end"/>
      </w:r>
    </w:p>
    <w:p w14:paraId="36031D8D">
      <w:pPr>
        <w:tabs>
          <w:tab w:val="right" w:leader="dot" w:pos="8220"/>
        </w:tabs>
        <w:spacing w:after="40" w:line="360" w:lineRule="exact"/>
        <w:ind w:left="240" w:firstLine="0"/>
        <w:jc w:val="left"/>
      </w:pPr>
      <w:r>
        <w:rPr>
          <w:rFonts w:ascii="Times New Roman" w:hAnsi="Times New Roman" w:eastAsia="方正仿宋_GBK"/>
          <w:b w:val="0"/>
          <w:sz w:val="24"/>
        </w:rPr>
        <w:t>2.1 国外研究现状</w:t>
      </w:r>
      <w:r>
        <w:rPr>
          <w:rFonts w:ascii="Times New Roman" w:hAnsi="Times New Roman" w:eastAsia="方正仿宋_GBK"/>
          <w:b w:val="0"/>
          <w:sz w:val="24"/>
        </w:rPr>
        <w:tab/>
      </w:r>
      <w:r>
        <w:fldChar w:fldCharType="begin"/>
      </w:r>
      <w:r>
        <w:instrText xml:space="preserve">PAGEREF h80 \h</w:instrText>
      </w:r>
      <w:r>
        <w:fldChar w:fldCharType="separate"/>
      </w:r>
      <w:r>
        <w:t>0</w:t>
      </w:r>
      <w:r>
        <w:fldChar w:fldCharType="end"/>
      </w:r>
    </w:p>
    <w:p w14:paraId="475802A6">
      <w:pPr>
        <w:tabs>
          <w:tab w:val="right" w:leader="dot" w:pos="8220"/>
        </w:tabs>
        <w:spacing w:after="40" w:line="360" w:lineRule="exact"/>
        <w:ind w:left="240" w:firstLine="0"/>
        <w:jc w:val="left"/>
      </w:pPr>
      <w:r>
        <w:rPr>
          <w:rFonts w:ascii="Times New Roman" w:hAnsi="Times New Roman" w:eastAsia="方正仿宋_GBK"/>
          <w:b w:val="0"/>
          <w:sz w:val="24"/>
        </w:rPr>
        <w:t>2.2 国内研究现状</w:t>
      </w:r>
      <w:r>
        <w:rPr>
          <w:rFonts w:ascii="Times New Roman" w:hAnsi="Times New Roman" w:eastAsia="方正仿宋_GBK"/>
          <w:b w:val="0"/>
          <w:sz w:val="24"/>
        </w:rPr>
        <w:tab/>
      </w:r>
      <w:r>
        <w:fldChar w:fldCharType="begin"/>
      </w:r>
      <w:r>
        <w:instrText xml:space="preserve">PAGEREF h102 \h</w:instrText>
      </w:r>
      <w:r>
        <w:fldChar w:fldCharType="separate"/>
      </w:r>
      <w:r>
        <w:t>0</w:t>
      </w:r>
      <w:r>
        <w:fldChar w:fldCharType="end"/>
      </w:r>
    </w:p>
    <w:p w14:paraId="56BFC66A">
      <w:pPr>
        <w:tabs>
          <w:tab w:val="right" w:leader="dot" w:pos="8220"/>
        </w:tabs>
        <w:spacing w:after="40" w:line="360" w:lineRule="exact"/>
        <w:ind w:left="240" w:firstLine="0"/>
        <w:jc w:val="left"/>
      </w:pPr>
      <w:r>
        <w:rPr>
          <w:rFonts w:ascii="Times New Roman" w:hAnsi="Times New Roman" w:eastAsia="方正仿宋_GBK"/>
          <w:b w:val="0"/>
          <w:sz w:val="24"/>
        </w:rPr>
        <w:t>2.3 国内外研究对比与述评</w:t>
      </w:r>
      <w:r>
        <w:rPr>
          <w:rFonts w:ascii="Times New Roman" w:hAnsi="Times New Roman" w:eastAsia="方正仿宋_GBK"/>
          <w:b w:val="0"/>
          <w:sz w:val="24"/>
        </w:rPr>
        <w:tab/>
      </w:r>
      <w:r>
        <w:fldChar w:fldCharType="begin"/>
      </w:r>
      <w:r>
        <w:instrText xml:space="preserve">PAGEREF h140 \h</w:instrText>
      </w:r>
      <w:r>
        <w:fldChar w:fldCharType="separate"/>
      </w:r>
      <w:r>
        <w:t>0</w:t>
      </w:r>
      <w:r>
        <w:fldChar w:fldCharType="end"/>
      </w:r>
    </w:p>
    <w:p w14:paraId="78A8A0F6">
      <w:pPr>
        <w:tabs>
          <w:tab w:val="right" w:leader="dot" w:pos="8220"/>
        </w:tabs>
        <w:spacing w:after="40" w:line="360" w:lineRule="exact"/>
        <w:ind w:left="240" w:firstLine="0"/>
        <w:jc w:val="left"/>
      </w:pPr>
      <w:r>
        <w:rPr>
          <w:rFonts w:ascii="Times New Roman" w:hAnsi="Times New Roman" w:eastAsia="方正仿宋_GBK"/>
          <w:b w:val="0"/>
          <w:sz w:val="24"/>
        </w:rPr>
        <w:t>2.4 容载比与供电能力的理论联系</w:t>
      </w:r>
      <w:r>
        <w:rPr>
          <w:rFonts w:ascii="Times New Roman" w:hAnsi="Times New Roman" w:eastAsia="方正仿宋_GBK"/>
          <w:b w:val="0"/>
          <w:sz w:val="24"/>
        </w:rPr>
        <w:tab/>
      </w:r>
      <w:r>
        <w:fldChar w:fldCharType="begin"/>
      </w:r>
      <w:r>
        <w:instrText xml:space="preserve">PAGEREF h154 \h</w:instrText>
      </w:r>
      <w:r>
        <w:fldChar w:fldCharType="separate"/>
      </w:r>
      <w:r>
        <w:t>0</w:t>
      </w:r>
      <w:r>
        <w:fldChar w:fldCharType="end"/>
      </w:r>
    </w:p>
    <w:p w14:paraId="6B84B968">
      <w:pPr>
        <w:tabs>
          <w:tab w:val="right" w:leader="dot" w:pos="8220"/>
        </w:tabs>
        <w:spacing w:after="40" w:line="360" w:lineRule="exact"/>
        <w:ind w:left="240" w:firstLine="0"/>
        <w:jc w:val="left"/>
      </w:pP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tab/>
      </w:r>
      <w:r>
        <w:fldChar w:fldCharType="begin"/>
      </w:r>
      <w:r>
        <w:instrText xml:space="preserve">PAGEREF h168 \h</w:instrText>
      </w:r>
      <w:r>
        <w:fldChar w:fldCharType="separate"/>
      </w:r>
      <w:r>
        <w:t>0</w:t>
      </w:r>
      <w:r>
        <w:fldChar w:fldCharType="end"/>
      </w:r>
    </w:p>
    <w:p w14:paraId="0329E9D6">
      <w:pPr>
        <w:tabs>
          <w:tab w:val="right" w:leader="dot" w:pos="8220"/>
        </w:tabs>
        <w:spacing w:after="40" w:line="360" w:lineRule="exact"/>
        <w:ind w:left="240" w:firstLine="0"/>
        <w:jc w:val="left"/>
      </w:pPr>
      <w:r>
        <w:rPr>
          <w:rFonts w:ascii="Times New Roman" w:hAnsi="Times New Roman" w:eastAsia="方正仿宋_GBK"/>
          <w:b w:val="0"/>
          <w:sz w:val="24"/>
        </w:rPr>
        <w:t>2.6 主变、联络与储能的经济替代条件</w:t>
      </w:r>
      <w:r>
        <w:rPr>
          <w:rFonts w:ascii="Times New Roman" w:hAnsi="Times New Roman" w:eastAsia="方正仿宋_GBK"/>
          <w:b w:val="0"/>
          <w:sz w:val="24"/>
        </w:rPr>
        <w:tab/>
      </w:r>
      <w:r>
        <w:fldChar w:fldCharType="begin"/>
      </w:r>
      <w:r>
        <w:instrText xml:space="preserve">PAGEREF h185 \h</w:instrText>
      </w:r>
      <w:r>
        <w:fldChar w:fldCharType="separate"/>
      </w:r>
      <w:r>
        <w:t>0</w:t>
      </w:r>
      <w:r>
        <w:fldChar w:fldCharType="end"/>
      </w:r>
    </w:p>
    <w:p w14:paraId="72F8F01F">
      <w:pPr>
        <w:tabs>
          <w:tab w:val="right" w:leader="dot" w:pos="8220"/>
        </w:tabs>
        <w:spacing w:after="40" w:line="360" w:lineRule="exact"/>
        <w:ind w:left="240" w:firstLine="0"/>
        <w:jc w:val="left"/>
      </w:pPr>
      <w:r>
        <w:rPr>
          <w:rFonts w:ascii="Times New Roman" w:hAnsi="Times New Roman" w:eastAsia="方正仿宋_GBK"/>
          <w:b w:val="0"/>
          <w:sz w:val="24"/>
        </w:rPr>
        <w:t>2.7 规划寻优方法与本项目选型</w:t>
      </w:r>
      <w:r>
        <w:rPr>
          <w:rFonts w:ascii="Times New Roman" w:hAnsi="Times New Roman" w:eastAsia="方正仿宋_GBK"/>
          <w:b w:val="0"/>
          <w:sz w:val="24"/>
        </w:rPr>
        <w:tab/>
      </w:r>
      <w:r>
        <w:fldChar w:fldCharType="begin"/>
      </w:r>
      <w:r>
        <w:instrText xml:space="preserve">PAGEREF h199 \h</w:instrText>
      </w:r>
      <w:r>
        <w:fldChar w:fldCharType="separate"/>
      </w:r>
      <w:r>
        <w:t>0</w:t>
      </w:r>
      <w:r>
        <w:fldChar w:fldCharType="end"/>
      </w:r>
    </w:p>
    <w:p w14:paraId="1FE9CB6D">
      <w:pPr>
        <w:tabs>
          <w:tab w:val="right" w:leader="dot" w:pos="8220"/>
        </w:tabs>
        <w:spacing w:after="40" w:line="360" w:lineRule="exact"/>
        <w:ind w:left="240" w:firstLine="0"/>
        <w:jc w:val="left"/>
      </w:pPr>
      <w:r>
        <w:rPr>
          <w:rFonts w:ascii="Times New Roman" w:hAnsi="Times New Roman" w:eastAsia="方正仿宋_GBK"/>
          <w:b w:val="0"/>
          <w:sz w:val="24"/>
        </w:rPr>
        <w:t>2.8 本项目方法选择与工程衔接</w:t>
      </w:r>
      <w:r>
        <w:rPr>
          <w:rFonts w:ascii="Times New Roman" w:hAnsi="Times New Roman" w:eastAsia="方正仿宋_GBK"/>
          <w:b w:val="0"/>
          <w:sz w:val="24"/>
        </w:rPr>
        <w:tab/>
      </w:r>
      <w:r>
        <w:fldChar w:fldCharType="begin"/>
      </w:r>
      <w:r>
        <w:instrText xml:space="preserve">PAGEREF h212 \h</w:instrText>
      </w:r>
      <w:r>
        <w:fldChar w:fldCharType="separate"/>
      </w:r>
      <w:r>
        <w:t>0</w:t>
      </w:r>
      <w:r>
        <w:fldChar w:fldCharType="end"/>
      </w:r>
    </w:p>
    <w:p w14:paraId="1F4E8E79">
      <w:pPr>
        <w:tabs>
          <w:tab w:val="right" w:leader="dot" w:pos="8220"/>
        </w:tabs>
        <w:spacing w:after="40" w:line="360" w:lineRule="exact"/>
        <w:ind w:left="240" w:firstLine="0"/>
        <w:jc w:val="left"/>
      </w:pPr>
      <w:r>
        <w:rPr>
          <w:rFonts w:ascii="Times New Roman" w:hAnsi="Times New Roman" w:eastAsia="方正仿宋_GBK"/>
          <w:b w:val="0"/>
          <w:sz w:val="24"/>
        </w:rPr>
        <w:t>2.9 本章小结</w:t>
      </w:r>
      <w:r>
        <w:rPr>
          <w:rFonts w:ascii="Times New Roman" w:hAnsi="Times New Roman" w:eastAsia="方正仿宋_GBK"/>
          <w:b w:val="0"/>
          <w:sz w:val="24"/>
        </w:rPr>
        <w:tab/>
      </w:r>
      <w:r>
        <w:fldChar w:fldCharType="begin"/>
      </w:r>
      <w:r>
        <w:instrText xml:space="preserve">PAGEREF h235 \h</w:instrText>
      </w:r>
      <w:r>
        <w:fldChar w:fldCharType="separate"/>
      </w:r>
      <w:r>
        <w:t>0</w:t>
      </w:r>
      <w:r>
        <w:fldChar w:fldCharType="end"/>
      </w:r>
    </w:p>
    <w:p w14:paraId="7179B88A">
      <w:pPr>
        <w:tabs>
          <w:tab w:val="right" w:leader="dot" w:pos="8220"/>
        </w:tabs>
        <w:spacing w:after="40" w:line="360" w:lineRule="exact"/>
        <w:ind w:left="0" w:firstLine="0"/>
        <w:jc w:val="left"/>
      </w:pPr>
      <w:r>
        <w:rPr>
          <w:rFonts w:ascii="Times New Roman" w:hAnsi="Times New Roman" w:eastAsia="方正仿宋_GBK"/>
          <w:b/>
          <w:sz w:val="24"/>
        </w:rPr>
        <w:t>第三章 徐州典型地区运行特征分析</w:t>
      </w:r>
      <w:r>
        <w:rPr>
          <w:rFonts w:ascii="Times New Roman" w:hAnsi="Times New Roman" w:eastAsia="方正仿宋_GBK"/>
          <w:b/>
          <w:sz w:val="24"/>
        </w:rPr>
        <w:tab/>
      </w:r>
      <w:r>
        <w:fldChar w:fldCharType="begin"/>
      </w:r>
      <w:r>
        <w:instrText xml:space="preserve">PAGEREF h237 \h</w:instrText>
      </w:r>
      <w:r>
        <w:fldChar w:fldCharType="separate"/>
      </w:r>
      <w:r>
        <w:t>0</w:t>
      </w:r>
      <w:r>
        <w:fldChar w:fldCharType="end"/>
      </w:r>
    </w:p>
    <w:p w14:paraId="6E803D9B">
      <w:pPr>
        <w:tabs>
          <w:tab w:val="right" w:leader="dot" w:pos="8220"/>
        </w:tabs>
        <w:spacing w:after="40" w:line="360" w:lineRule="exact"/>
        <w:ind w:left="240" w:firstLine="0"/>
        <w:jc w:val="left"/>
      </w:pPr>
      <w:r>
        <w:rPr>
          <w:rFonts w:ascii="Times New Roman" w:hAnsi="Times New Roman" w:eastAsia="方正仿宋_GBK"/>
          <w:b w:val="0"/>
          <w:sz w:val="24"/>
        </w:rPr>
        <w:t>3.1 研究地区与原始资料</w:t>
      </w:r>
      <w:r>
        <w:rPr>
          <w:rFonts w:ascii="Times New Roman" w:hAnsi="Times New Roman" w:eastAsia="方正仿宋_GBK"/>
          <w:b w:val="0"/>
          <w:sz w:val="24"/>
        </w:rPr>
        <w:tab/>
      </w:r>
      <w:r>
        <w:fldChar w:fldCharType="begin"/>
      </w:r>
      <w:r>
        <w:instrText xml:space="preserve">PAGEREF h238 \h</w:instrText>
      </w:r>
      <w:r>
        <w:fldChar w:fldCharType="separate"/>
      </w:r>
      <w:r>
        <w:t>0</w:t>
      </w:r>
      <w:r>
        <w:fldChar w:fldCharType="end"/>
      </w:r>
    </w:p>
    <w:p w14:paraId="6C71F9FE">
      <w:pPr>
        <w:tabs>
          <w:tab w:val="right" w:leader="dot" w:pos="8220"/>
        </w:tabs>
        <w:spacing w:after="40" w:line="360" w:lineRule="exact"/>
        <w:ind w:left="240" w:firstLine="0"/>
        <w:jc w:val="left"/>
      </w:pPr>
      <w:r>
        <w:rPr>
          <w:rFonts w:ascii="Times New Roman" w:hAnsi="Times New Roman" w:eastAsia="方正仿宋_GBK"/>
          <w:b w:val="0"/>
          <w:sz w:val="24"/>
        </w:rPr>
        <w:t>3.2 年度容量、负荷与增长特征</w:t>
      </w:r>
      <w:r>
        <w:rPr>
          <w:rFonts w:ascii="Times New Roman" w:hAnsi="Times New Roman" w:eastAsia="方正仿宋_GBK"/>
          <w:b w:val="0"/>
          <w:sz w:val="24"/>
        </w:rPr>
        <w:tab/>
      </w:r>
      <w:r>
        <w:fldChar w:fldCharType="begin"/>
      </w:r>
      <w:r>
        <w:instrText xml:space="preserve">PAGEREF h248 \h</w:instrText>
      </w:r>
      <w:r>
        <w:fldChar w:fldCharType="separate"/>
      </w:r>
      <w:r>
        <w:t>0</w:t>
      </w:r>
      <w:r>
        <w:fldChar w:fldCharType="end"/>
      </w:r>
    </w:p>
    <w:p w14:paraId="5DDA7B28">
      <w:pPr>
        <w:tabs>
          <w:tab w:val="right" w:leader="dot" w:pos="8220"/>
        </w:tabs>
        <w:spacing w:after="40" w:line="360" w:lineRule="exact"/>
        <w:ind w:left="240" w:firstLine="0"/>
        <w:jc w:val="left"/>
      </w:pPr>
      <w:r>
        <w:rPr>
          <w:rFonts w:ascii="Times New Roman" w:hAnsi="Times New Roman" w:eastAsia="方正仿宋_GBK"/>
          <w:b w:val="0"/>
          <w:sz w:val="24"/>
        </w:rPr>
        <w:t>3.3 分布式光伏装机与电量</w:t>
      </w:r>
      <w:r>
        <w:rPr>
          <w:rFonts w:ascii="Times New Roman" w:hAnsi="Times New Roman" w:eastAsia="方正仿宋_GBK"/>
          <w:b w:val="0"/>
          <w:sz w:val="24"/>
        </w:rPr>
        <w:tab/>
      </w:r>
      <w:r>
        <w:fldChar w:fldCharType="begin"/>
      </w:r>
      <w:r>
        <w:instrText xml:space="preserve">PAGEREF h266 \h</w:instrText>
      </w:r>
      <w:r>
        <w:fldChar w:fldCharType="separate"/>
      </w:r>
      <w:r>
        <w:t>0</w:t>
      </w:r>
      <w:r>
        <w:fldChar w:fldCharType="end"/>
      </w:r>
    </w:p>
    <w:p w14:paraId="059D925D">
      <w:pPr>
        <w:tabs>
          <w:tab w:val="right" w:leader="dot" w:pos="8220"/>
        </w:tabs>
        <w:spacing w:after="40" w:line="360" w:lineRule="exact"/>
        <w:ind w:left="240" w:firstLine="0"/>
        <w:jc w:val="left"/>
      </w:pPr>
      <w:r>
        <w:rPr>
          <w:rFonts w:ascii="Times New Roman" w:hAnsi="Times New Roman" w:eastAsia="方正仿宋_GBK"/>
          <w:b w:val="0"/>
          <w:sz w:val="24"/>
        </w:rPr>
        <w:t>3.4 主变负载率与双向净负荷</w:t>
      </w:r>
      <w:r>
        <w:rPr>
          <w:rFonts w:ascii="Times New Roman" w:hAnsi="Times New Roman" w:eastAsia="方正仿宋_GBK"/>
          <w:b w:val="0"/>
          <w:sz w:val="24"/>
        </w:rPr>
        <w:tab/>
      </w:r>
      <w:r>
        <w:fldChar w:fldCharType="begin"/>
      </w:r>
      <w:r>
        <w:instrText xml:space="preserve">PAGEREF h288 \h</w:instrText>
      </w:r>
      <w:r>
        <w:fldChar w:fldCharType="separate"/>
      </w:r>
      <w:r>
        <w:t>0</w:t>
      </w:r>
      <w:r>
        <w:fldChar w:fldCharType="end"/>
      </w:r>
    </w:p>
    <w:p w14:paraId="60BED108">
      <w:pPr>
        <w:tabs>
          <w:tab w:val="right" w:leader="dot" w:pos="8220"/>
        </w:tabs>
        <w:spacing w:after="40" w:line="360" w:lineRule="exact"/>
        <w:ind w:left="240" w:firstLine="0"/>
        <w:jc w:val="left"/>
      </w:pPr>
      <w:r>
        <w:rPr>
          <w:rFonts w:ascii="Times New Roman" w:hAnsi="Times New Roman" w:eastAsia="方正仿宋_GBK"/>
          <w:b w:val="0"/>
          <w:sz w:val="24"/>
        </w:rPr>
        <w:t>3.5 源荷与容量指标的关联分析</w:t>
      </w:r>
      <w:r>
        <w:rPr>
          <w:rFonts w:ascii="Times New Roman" w:hAnsi="Times New Roman" w:eastAsia="方正仿宋_GBK"/>
          <w:b w:val="0"/>
          <w:sz w:val="24"/>
        </w:rPr>
        <w:tab/>
      </w:r>
      <w:r>
        <w:fldChar w:fldCharType="begin"/>
      </w:r>
      <w:r>
        <w:instrText xml:space="preserve">PAGEREF h313 \h</w:instrText>
      </w:r>
      <w:r>
        <w:fldChar w:fldCharType="separate"/>
      </w:r>
      <w:r>
        <w:t>0</w:t>
      </w:r>
      <w:r>
        <w:fldChar w:fldCharType="end"/>
      </w:r>
    </w:p>
    <w:p w14:paraId="613F9F1B">
      <w:pPr>
        <w:tabs>
          <w:tab w:val="right" w:leader="dot" w:pos="8220"/>
        </w:tabs>
        <w:spacing w:after="40" w:line="360" w:lineRule="exact"/>
        <w:ind w:left="240" w:firstLine="0"/>
        <w:jc w:val="left"/>
      </w:pPr>
      <w:r>
        <w:rPr>
          <w:rFonts w:ascii="Times New Roman" w:hAnsi="Times New Roman" w:eastAsia="方正仿宋_GBK"/>
          <w:b w:val="0"/>
          <w:sz w:val="24"/>
        </w:rPr>
        <w:t>3.6 10 kV负荷转接资料与仿真条件</w:t>
      </w:r>
      <w:r>
        <w:rPr>
          <w:rFonts w:ascii="Times New Roman" w:hAnsi="Times New Roman" w:eastAsia="方正仿宋_GBK"/>
          <w:b w:val="0"/>
          <w:sz w:val="24"/>
        </w:rPr>
        <w:tab/>
      </w:r>
      <w:r>
        <w:fldChar w:fldCharType="begin"/>
      </w:r>
      <w:r>
        <w:instrText xml:space="preserve">PAGEREF h347 \h</w:instrText>
      </w:r>
      <w:r>
        <w:fldChar w:fldCharType="separate"/>
      </w:r>
      <w:r>
        <w:t>0</w:t>
      </w:r>
      <w:r>
        <w:fldChar w:fldCharType="end"/>
      </w:r>
    </w:p>
    <w:p w14:paraId="2879405B">
      <w:pPr>
        <w:tabs>
          <w:tab w:val="right" w:leader="dot" w:pos="8220"/>
        </w:tabs>
        <w:spacing w:after="40" w:line="360" w:lineRule="exact"/>
        <w:ind w:left="240" w:firstLine="0"/>
        <w:jc w:val="left"/>
      </w:pPr>
      <w:r>
        <w:rPr>
          <w:rFonts w:ascii="Times New Roman" w:hAnsi="Times New Roman" w:eastAsia="方正仿宋_GBK"/>
          <w:b w:val="0"/>
          <w:sz w:val="24"/>
        </w:rPr>
        <w:t>3.7 站级净负荷分布与配置需求</w:t>
      </w:r>
      <w:r>
        <w:rPr>
          <w:rFonts w:ascii="Times New Roman" w:hAnsi="Times New Roman" w:eastAsia="方正仿宋_GBK"/>
          <w:b w:val="0"/>
          <w:sz w:val="24"/>
        </w:rPr>
        <w:tab/>
      </w:r>
      <w:r>
        <w:fldChar w:fldCharType="begin"/>
      </w:r>
      <w:r>
        <w:instrText xml:space="preserve">PAGEREF h357 \h</w:instrText>
      </w:r>
      <w:r>
        <w:fldChar w:fldCharType="separate"/>
      </w:r>
      <w:r>
        <w:t>0</w:t>
      </w:r>
      <w:r>
        <w:fldChar w:fldCharType="end"/>
      </w:r>
    </w:p>
    <w:p w14:paraId="5B02D3D5">
      <w:pPr>
        <w:tabs>
          <w:tab w:val="right" w:leader="dot" w:pos="8220"/>
        </w:tabs>
        <w:spacing w:after="40" w:line="360" w:lineRule="exact"/>
        <w:ind w:left="240" w:firstLine="0"/>
        <w:jc w:val="left"/>
      </w:pPr>
      <w:r>
        <w:rPr>
          <w:rFonts w:ascii="Times New Roman" w:hAnsi="Times New Roman" w:eastAsia="方正仿宋_GBK"/>
          <w:b w:val="0"/>
          <w:sz w:val="24"/>
        </w:rPr>
        <w:t>3.8 运行特征的综合分析</w:t>
      </w:r>
      <w:r>
        <w:rPr>
          <w:rFonts w:ascii="Times New Roman" w:hAnsi="Times New Roman" w:eastAsia="方正仿宋_GBK"/>
          <w:b w:val="0"/>
          <w:sz w:val="24"/>
        </w:rPr>
        <w:tab/>
      </w:r>
      <w:r>
        <w:fldChar w:fldCharType="begin"/>
      </w:r>
      <w:r>
        <w:instrText xml:space="preserve">PAGEREF h377 \h</w:instrText>
      </w:r>
      <w:r>
        <w:fldChar w:fldCharType="separate"/>
      </w:r>
      <w:r>
        <w:t>0</w:t>
      </w:r>
      <w:r>
        <w:fldChar w:fldCharType="end"/>
      </w:r>
    </w:p>
    <w:p w14:paraId="5C6D17BB">
      <w:pPr>
        <w:tabs>
          <w:tab w:val="right" w:leader="dot" w:pos="8220"/>
        </w:tabs>
        <w:spacing w:after="40" w:line="360" w:lineRule="exact"/>
        <w:ind w:left="0" w:firstLine="0"/>
        <w:jc w:val="left"/>
      </w:pPr>
      <w:r>
        <w:rPr>
          <w:rFonts w:ascii="Times New Roman" w:hAnsi="Times New Roman" w:eastAsia="方正仿宋_GBK"/>
          <w:b/>
          <w:sz w:val="24"/>
        </w:rPr>
        <w:t>第四章 基于实际工程的建设成本模型</w:t>
      </w:r>
      <w:r>
        <w:rPr>
          <w:rFonts w:ascii="Times New Roman" w:hAnsi="Times New Roman" w:eastAsia="方正仿宋_GBK"/>
          <w:b/>
          <w:sz w:val="24"/>
        </w:rPr>
        <w:tab/>
      </w:r>
      <w:r>
        <w:fldChar w:fldCharType="begin"/>
      </w:r>
      <w:r>
        <w:instrText xml:space="preserve">PAGEREF h399 \h</w:instrText>
      </w:r>
      <w:r>
        <w:fldChar w:fldCharType="separate"/>
      </w:r>
      <w:r>
        <w:t>0</w:t>
      </w:r>
      <w:r>
        <w:fldChar w:fldCharType="end"/>
      </w:r>
    </w:p>
    <w:p w14:paraId="10337DFD">
      <w:pPr>
        <w:tabs>
          <w:tab w:val="right" w:leader="dot" w:pos="8220"/>
        </w:tabs>
        <w:spacing w:after="40" w:line="360" w:lineRule="exact"/>
        <w:ind w:left="240" w:firstLine="0"/>
        <w:jc w:val="left"/>
      </w:pPr>
      <w:r>
        <w:rPr>
          <w:rFonts w:ascii="Times New Roman" w:hAnsi="Times New Roman" w:eastAsia="方正仿宋_GBK"/>
          <w:b w:val="0"/>
          <w:sz w:val="24"/>
        </w:rPr>
        <w:t>4.1 成本模型的范围与建立原则</w:t>
      </w:r>
      <w:r>
        <w:rPr>
          <w:rFonts w:ascii="Times New Roman" w:hAnsi="Times New Roman" w:eastAsia="方正仿宋_GBK"/>
          <w:b w:val="0"/>
          <w:sz w:val="24"/>
        </w:rPr>
        <w:tab/>
      </w:r>
      <w:r>
        <w:fldChar w:fldCharType="begin"/>
      </w:r>
      <w:r>
        <w:instrText xml:space="preserve">PAGEREF h400 \h</w:instrText>
      </w:r>
      <w:r>
        <w:fldChar w:fldCharType="separate"/>
      </w:r>
      <w:r>
        <w:t>0</w:t>
      </w:r>
      <w:r>
        <w:fldChar w:fldCharType="end"/>
      </w:r>
    </w:p>
    <w:p w14:paraId="3978EDF5">
      <w:pPr>
        <w:tabs>
          <w:tab w:val="right" w:leader="dot" w:pos="8220"/>
        </w:tabs>
        <w:spacing w:after="40" w:line="360" w:lineRule="exact"/>
        <w:ind w:left="240" w:firstLine="0"/>
        <w:jc w:val="left"/>
      </w:pPr>
      <w:r>
        <w:rPr>
          <w:rFonts w:ascii="Times New Roman" w:hAnsi="Times New Roman" w:eastAsia="方正仿宋_GBK"/>
          <w:b w:val="0"/>
          <w:sz w:val="24"/>
        </w:rPr>
        <w:t>4.2 主变工程成本系数</w:t>
      </w:r>
      <w:r>
        <w:rPr>
          <w:rFonts w:ascii="Times New Roman" w:hAnsi="Times New Roman" w:eastAsia="方正仿宋_GBK"/>
          <w:b w:val="0"/>
          <w:sz w:val="24"/>
        </w:rPr>
        <w:tab/>
      </w:r>
      <w:r>
        <w:fldChar w:fldCharType="begin"/>
      </w:r>
      <w:r>
        <w:instrText xml:space="preserve">PAGEREF h412 \h</w:instrText>
      </w:r>
      <w:r>
        <w:fldChar w:fldCharType="separate"/>
      </w:r>
      <w:r>
        <w:t>0</w:t>
      </w:r>
      <w:r>
        <w:fldChar w:fldCharType="end"/>
      </w:r>
    </w:p>
    <w:p w14:paraId="08C821E9">
      <w:pPr>
        <w:tabs>
          <w:tab w:val="right" w:leader="dot" w:pos="8220"/>
        </w:tabs>
        <w:spacing w:after="40" w:line="360" w:lineRule="exact"/>
        <w:ind w:left="240" w:firstLine="0"/>
        <w:jc w:val="left"/>
      </w:pPr>
      <w:r>
        <w:rPr>
          <w:rFonts w:ascii="Times New Roman" w:hAnsi="Times New Roman" w:eastAsia="方正仿宋_GBK"/>
          <w:b w:val="0"/>
          <w:sz w:val="24"/>
        </w:rPr>
        <w:t>4.3 10 kV联络工程费用</w:t>
      </w:r>
      <w:r>
        <w:rPr>
          <w:rFonts w:ascii="Times New Roman" w:hAnsi="Times New Roman" w:eastAsia="方正仿宋_GBK"/>
          <w:b w:val="0"/>
          <w:sz w:val="24"/>
        </w:rPr>
        <w:tab/>
      </w:r>
      <w:r>
        <w:fldChar w:fldCharType="begin"/>
      </w:r>
      <w:r>
        <w:instrText xml:space="preserve">PAGEREF h431 \h</w:instrText>
      </w:r>
      <w:r>
        <w:fldChar w:fldCharType="separate"/>
      </w:r>
      <w:r>
        <w:t>0</w:t>
      </w:r>
      <w:r>
        <w:fldChar w:fldCharType="end"/>
      </w:r>
    </w:p>
    <w:p w14:paraId="4AFEDBB5">
      <w:pPr>
        <w:tabs>
          <w:tab w:val="right" w:leader="dot" w:pos="8220"/>
        </w:tabs>
        <w:spacing w:after="40" w:line="360" w:lineRule="exact"/>
        <w:ind w:left="240" w:firstLine="0"/>
        <w:jc w:val="left"/>
      </w:pPr>
      <w:r>
        <w:rPr>
          <w:rFonts w:ascii="Times New Roman" w:hAnsi="Times New Roman" w:eastAsia="方正仿宋_GBK"/>
          <w:b w:val="0"/>
          <w:sz w:val="24"/>
        </w:rPr>
        <w:t>4.4 储能投资模型</w:t>
      </w:r>
      <w:r>
        <w:rPr>
          <w:rFonts w:ascii="Times New Roman" w:hAnsi="Times New Roman" w:eastAsia="方正仿宋_GBK"/>
          <w:b w:val="0"/>
          <w:sz w:val="24"/>
        </w:rPr>
        <w:tab/>
      </w:r>
      <w:r>
        <w:fldChar w:fldCharType="begin"/>
      </w:r>
      <w:r>
        <w:instrText xml:space="preserve">PAGEREF h442 \h</w:instrText>
      </w:r>
      <w:r>
        <w:fldChar w:fldCharType="separate"/>
      </w:r>
      <w:r>
        <w:t>0</w:t>
      </w:r>
      <w:r>
        <w:fldChar w:fldCharType="end"/>
      </w:r>
    </w:p>
    <w:p w14:paraId="12E3EBD3">
      <w:pPr>
        <w:tabs>
          <w:tab w:val="right" w:leader="dot" w:pos="8220"/>
        </w:tabs>
        <w:spacing w:after="40" w:line="360" w:lineRule="exact"/>
        <w:ind w:left="240" w:firstLine="0"/>
        <w:jc w:val="left"/>
      </w:pPr>
      <w:r>
        <w:rPr>
          <w:rFonts w:ascii="Times New Roman" w:hAnsi="Times New Roman" w:eastAsia="方正仿宋_GBK"/>
          <w:b w:val="0"/>
          <w:sz w:val="24"/>
        </w:rPr>
        <w:t>4.5 单位功率投资比及价格影响分析</w:t>
      </w:r>
      <w:r>
        <w:rPr>
          <w:rFonts w:ascii="Times New Roman" w:hAnsi="Times New Roman" w:eastAsia="方正仿宋_GBK"/>
          <w:b w:val="0"/>
          <w:sz w:val="24"/>
        </w:rPr>
        <w:tab/>
      </w:r>
      <w:r>
        <w:fldChar w:fldCharType="begin"/>
      </w:r>
      <w:r>
        <w:instrText xml:space="preserve">PAGEREF h459 \h</w:instrText>
      </w:r>
      <w:r>
        <w:fldChar w:fldCharType="separate"/>
      </w:r>
      <w:r>
        <w:t>0</w:t>
      </w:r>
      <w:r>
        <w:fldChar w:fldCharType="end"/>
      </w:r>
    </w:p>
    <w:p w14:paraId="3633ECFC">
      <w:pPr>
        <w:tabs>
          <w:tab w:val="right" w:leader="dot" w:pos="8220"/>
        </w:tabs>
        <w:spacing w:after="40" w:line="360" w:lineRule="exact"/>
        <w:ind w:left="240" w:firstLine="0"/>
        <w:jc w:val="left"/>
      </w:pPr>
      <w:r>
        <w:rPr>
          <w:rFonts w:ascii="Times New Roman" w:hAnsi="Times New Roman" w:eastAsia="方正仿宋_GBK"/>
          <w:b w:val="0"/>
          <w:sz w:val="24"/>
        </w:rPr>
        <w:t>4.6 现金流现值计算</w:t>
      </w:r>
      <w:r>
        <w:rPr>
          <w:rFonts w:ascii="Times New Roman" w:hAnsi="Times New Roman" w:eastAsia="方正仿宋_GBK"/>
          <w:b w:val="0"/>
          <w:sz w:val="24"/>
        </w:rPr>
        <w:tab/>
      </w:r>
      <w:r>
        <w:fldChar w:fldCharType="begin"/>
      </w:r>
      <w:r>
        <w:instrText xml:space="preserve">PAGEREF h477 \h</w:instrText>
      </w:r>
      <w:r>
        <w:fldChar w:fldCharType="separate"/>
      </w:r>
      <w:r>
        <w:t>0</w:t>
      </w:r>
      <w:r>
        <w:fldChar w:fldCharType="end"/>
      </w:r>
    </w:p>
    <w:p w14:paraId="72EF8179">
      <w:pPr>
        <w:tabs>
          <w:tab w:val="right" w:leader="dot" w:pos="8220"/>
        </w:tabs>
        <w:spacing w:after="40" w:line="360" w:lineRule="exact"/>
        <w:ind w:left="0" w:firstLine="0"/>
        <w:jc w:val="left"/>
      </w:pPr>
      <w:r>
        <w:rPr>
          <w:rFonts w:ascii="Times New Roman" w:hAnsi="Times New Roman" w:eastAsia="方正仿宋_GBK"/>
          <w:b/>
          <w:sz w:val="24"/>
        </w:rPr>
        <w:t>第五章 “一片一策”弹性容载比规划建议</w:t>
      </w:r>
      <w:r>
        <w:rPr>
          <w:rFonts w:ascii="Times New Roman" w:hAnsi="Times New Roman" w:eastAsia="方正仿宋_GBK"/>
          <w:b/>
          <w:sz w:val="24"/>
        </w:rPr>
        <w:tab/>
      </w:r>
      <w:r>
        <w:fldChar w:fldCharType="begin"/>
      </w:r>
      <w:r>
        <w:instrText xml:space="preserve">PAGEREF h514 \h</w:instrText>
      </w:r>
      <w:r>
        <w:fldChar w:fldCharType="separate"/>
      </w:r>
      <w:r>
        <w:t>0</w:t>
      </w:r>
      <w:r>
        <w:fldChar w:fldCharType="end"/>
      </w:r>
    </w:p>
    <w:p w14:paraId="5E83D571">
      <w:pPr>
        <w:tabs>
          <w:tab w:val="right" w:leader="dot" w:pos="8220"/>
        </w:tabs>
        <w:spacing w:after="40" w:line="360" w:lineRule="exact"/>
        <w:ind w:left="240" w:firstLine="0"/>
        <w:jc w:val="left"/>
      </w:pPr>
      <w:r>
        <w:rPr>
          <w:rFonts w:ascii="Times New Roman" w:hAnsi="Times New Roman" w:eastAsia="方正仿宋_GBK"/>
          <w:b w:val="0"/>
          <w:sz w:val="24"/>
        </w:rPr>
        <w:t>5.1 寻优问题与共同起点</w:t>
      </w:r>
      <w:r>
        <w:rPr>
          <w:rFonts w:ascii="Times New Roman" w:hAnsi="Times New Roman" w:eastAsia="方正仿宋_GBK"/>
          <w:b w:val="0"/>
          <w:sz w:val="24"/>
        </w:rPr>
        <w:tab/>
      </w:r>
      <w:r>
        <w:fldChar w:fldCharType="begin"/>
      </w:r>
      <w:r>
        <w:instrText xml:space="preserve">PAGEREF h516 \h</w:instrText>
      </w:r>
      <w:r>
        <w:fldChar w:fldCharType="separate"/>
      </w:r>
      <w:r>
        <w:t>0</w:t>
      </w:r>
      <w:r>
        <w:fldChar w:fldCharType="end"/>
      </w:r>
    </w:p>
    <w:p w14:paraId="314D4067">
      <w:pPr>
        <w:tabs>
          <w:tab w:val="right" w:leader="dot" w:pos="8220"/>
        </w:tabs>
        <w:spacing w:after="40" w:line="360" w:lineRule="exact"/>
        <w:ind w:left="240" w:firstLine="0"/>
        <w:jc w:val="left"/>
      </w:pPr>
      <w:r>
        <w:rPr>
          <w:rFonts w:ascii="Times New Roman" w:hAnsi="Times New Roman" w:eastAsia="方正仿宋_GBK"/>
          <w:b w:val="0"/>
          <w:sz w:val="24"/>
        </w:rPr>
        <w:t>5.2 三类措施的选取与寻优方法</w:t>
      </w:r>
      <w:r>
        <w:rPr>
          <w:rFonts w:ascii="Times New Roman" w:hAnsi="Times New Roman" w:eastAsia="方正仿宋_GBK"/>
          <w:b w:val="0"/>
          <w:sz w:val="24"/>
        </w:rPr>
        <w:tab/>
      </w:r>
      <w:r>
        <w:fldChar w:fldCharType="begin"/>
      </w:r>
      <w:r>
        <w:instrText xml:space="preserve">PAGEREF h545 \h</w:instrText>
      </w:r>
      <w:r>
        <w:fldChar w:fldCharType="separate"/>
      </w:r>
      <w:r>
        <w:t>0</w:t>
      </w:r>
      <w:r>
        <w:fldChar w:fldCharType="end"/>
      </w:r>
    </w:p>
    <w:p w14:paraId="09089466">
      <w:pPr>
        <w:tabs>
          <w:tab w:val="right" w:leader="dot" w:pos="8220"/>
        </w:tabs>
        <w:spacing w:after="40" w:line="360" w:lineRule="exact"/>
        <w:ind w:left="240" w:firstLine="0"/>
        <w:jc w:val="left"/>
      </w:pPr>
      <w:r>
        <w:rPr>
          <w:rFonts w:ascii="Times New Roman" w:hAnsi="Times New Roman" w:eastAsia="方正仿宋_GBK"/>
          <w:b w:val="0"/>
          <w:sz w:val="24"/>
        </w:rPr>
        <w:t>5.3 约束条件与求解流程</w:t>
      </w:r>
      <w:r>
        <w:rPr>
          <w:rFonts w:ascii="Times New Roman" w:hAnsi="Times New Roman" w:eastAsia="方正仿宋_GBK"/>
          <w:b w:val="0"/>
          <w:sz w:val="24"/>
        </w:rPr>
        <w:tab/>
      </w:r>
      <w:r>
        <w:fldChar w:fldCharType="begin"/>
      </w:r>
      <w:r>
        <w:instrText xml:space="preserve">PAGEREF h570 \h</w:instrText>
      </w:r>
      <w:r>
        <w:fldChar w:fldCharType="separate"/>
      </w:r>
      <w:r>
        <w:t>0</w:t>
      </w:r>
      <w:r>
        <w:fldChar w:fldCharType="end"/>
      </w:r>
    </w:p>
    <w:p w14:paraId="6E0DDC28">
      <w:pPr>
        <w:tabs>
          <w:tab w:val="right" w:leader="dot" w:pos="8220"/>
        </w:tabs>
        <w:spacing w:after="40" w:line="360" w:lineRule="exact"/>
        <w:ind w:left="240" w:firstLine="0"/>
        <w:jc w:val="left"/>
      </w:pPr>
      <w:r>
        <w:rPr>
          <w:rFonts w:ascii="Times New Roman" w:hAnsi="Times New Roman" w:eastAsia="方正仿宋_GBK"/>
          <w:b w:val="0"/>
          <w:sz w:val="24"/>
        </w:rPr>
        <w:t>5.4 寻优结果</w:t>
      </w:r>
      <w:r>
        <w:rPr>
          <w:rFonts w:ascii="Times New Roman" w:hAnsi="Times New Roman" w:eastAsia="方正仿宋_GBK"/>
          <w:b w:val="0"/>
          <w:sz w:val="24"/>
        </w:rPr>
        <w:tab/>
      </w:r>
      <w:r>
        <w:fldChar w:fldCharType="begin"/>
      </w:r>
      <w:r>
        <w:instrText xml:space="preserve">PAGEREF h587 \h</w:instrText>
      </w:r>
      <w:r>
        <w:fldChar w:fldCharType="separate"/>
      </w:r>
      <w:r>
        <w:t>0</w:t>
      </w:r>
      <w:r>
        <w:fldChar w:fldCharType="end"/>
      </w:r>
    </w:p>
    <w:p w14:paraId="568D4923">
      <w:pPr>
        <w:tabs>
          <w:tab w:val="right" w:leader="dot" w:pos="8220"/>
        </w:tabs>
        <w:spacing w:after="40" w:line="360" w:lineRule="exact"/>
        <w:ind w:left="240" w:firstLine="0"/>
        <w:jc w:val="left"/>
      </w:pPr>
      <w:r>
        <w:rPr>
          <w:rFonts w:ascii="Times New Roman" w:hAnsi="Times New Roman" w:eastAsia="方正仿宋_GBK"/>
          <w:b w:val="0"/>
          <w:sz w:val="24"/>
        </w:rPr>
        <w:t>5.5 措施作用与工程衔接</w:t>
      </w:r>
      <w:r>
        <w:rPr>
          <w:rFonts w:ascii="Times New Roman" w:hAnsi="Times New Roman" w:eastAsia="方正仿宋_GBK"/>
          <w:b w:val="0"/>
          <w:sz w:val="24"/>
        </w:rPr>
        <w:tab/>
      </w:r>
      <w:r>
        <w:fldChar w:fldCharType="begin"/>
      </w:r>
      <w:r>
        <w:instrText xml:space="preserve">PAGEREF h873 \h</w:instrText>
      </w:r>
      <w:r>
        <w:fldChar w:fldCharType="separate"/>
      </w:r>
      <w:r>
        <w:t>0</w:t>
      </w:r>
      <w:r>
        <w:fldChar w:fldCharType="end"/>
      </w:r>
    </w:p>
    <w:p w14:paraId="7EAC78A6">
      <w:pPr>
        <w:tabs>
          <w:tab w:val="right" w:leader="dot" w:pos="8220"/>
        </w:tabs>
        <w:spacing w:after="40" w:line="360" w:lineRule="exact"/>
        <w:ind w:left="240" w:firstLine="0"/>
        <w:jc w:val="left"/>
      </w:pPr>
      <w:r>
        <w:rPr>
          <w:rFonts w:ascii="Times New Roman" w:hAnsi="Times New Roman" w:eastAsia="方正仿宋_GBK"/>
          <w:b w:val="0"/>
          <w:sz w:val="24"/>
        </w:rPr>
        <w:t>5.6 参数拓展与通用推荐矩阵</w:t>
      </w:r>
      <w:r>
        <w:rPr>
          <w:rFonts w:ascii="Times New Roman" w:hAnsi="Times New Roman" w:eastAsia="方正仿宋_GBK"/>
          <w:b w:val="0"/>
          <w:sz w:val="24"/>
        </w:rPr>
        <w:tab/>
      </w:r>
      <w:r>
        <w:fldChar w:fldCharType="begin"/>
      </w:r>
      <w:r>
        <w:instrText xml:space="preserve">PAGEREF h888 \h</w:instrText>
      </w:r>
      <w:r>
        <w:fldChar w:fldCharType="separate"/>
      </w:r>
      <w:r>
        <w:t>0</w:t>
      </w:r>
      <w:r>
        <w:fldChar w:fldCharType="end"/>
      </w:r>
    </w:p>
    <w:p w14:paraId="7D958F3A">
      <w:pPr>
        <w:tabs>
          <w:tab w:val="right" w:leader="dot" w:pos="8220"/>
        </w:tabs>
        <w:spacing w:after="40" w:line="360" w:lineRule="exact"/>
        <w:ind w:left="240" w:firstLine="0"/>
        <w:jc w:val="left"/>
      </w:pPr>
      <w:r>
        <w:rPr>
          <w:rFonts w:ascii="Times New Roman" w:hAnsi="Times New Roman" w:eastAsia="方正仿宋_GBK"/>
          <w:b w:val="0"/>
          <w:sz w:val="24"/>
        </w:rPr>
        <w:t>5.7 规划建议</w:t>
      </w:r>
      <w:r>
        <w:rPr>
          <w:rFonts w:ascii="Times New Roman" w:hAnsi="Times New Roman" w:eastAsia="方正仿宋_GBK"/>
          <w:b w:val="0"/>
          <w:sz w:val="24"/>
        </w:rPr>
        <w:tab/>
      </w:r>
      <w:r>
        <w:fldChar w:fldCharType="begin"/>
      </w:r>
      <w:r>
        <w:instrText xml:space="preserve">PAGEREF h1082 \h</w:instrText>
      </w:r>
      <w:r>
        <w:fldChar w:fldCharType="separate"/>
      </w:r>
      <w:r>
        <w:t>0</w:t>
      </w:r>
      <w:r>
        <w:fldChar w:fldCharType="end"/>
      </w:r>
    </w:p>
    <w:p w14:paraId="2C9DAACE">
      <w:pPr>
        <w:tabs>
          <w:tab w:val="right" w:leader="dot" w:pos="8220"/>
        </w:tabs>
        <w:spacing w:after="40" w:line="360" w:lineRule="exact"/>
        <w:ind w:left="0" w:firstLine="0"/>
        <w:jc w:val="left"/>
      </w:pPr>
      <w:r>
        <w:rPr>
          <w:rFonts w:ascii="Times New Roman" w:hAnsi="Times New Roman" w:eastAsia="方正仿宋_GBK"/>
          <w:b/>
          <w:sz w:val="24"/>
        </w:rPr>
        <w:t>第六章 结论与建议</w:t>
      </w:r>
      <w:r>
        <w:rPr>
          <w:rFonts w:ascii="Times New Roman" w:hAnsi="Times New Roman" w:eastAsia="方正仿宋_GBK"/>
          <w:b/>
          <w:sz w:val="24"/>
        </w:rPr>
        <w:tab/>
      </w:r>
      <w:r>
        <w:fldChar w:fldCharType="begin"/>
      </w:r>
      <w:r>
        <w:instrText xml:space="preserve">PAGEREF h1105 \h</w:instrText>
      </w:r>
      <w:r>
        <w:fldChar w:fldCharType="separate"/>
      </w:r>
      <w:r>
        <w:t>0</w:t>
      </w:r>
      <w:r>
        <w:fldChar w:fldCharType="end"/>
      </w:r>
    </w:p>
    <w:p w14:paraId="698F4487">
      <w:pPr>
        <w:tabs>
          <w:tab w:val="right" w:leader="dot" w:pos="8220"/>
        </w:tabs>
        <w:spacing w:after="40" w:line="360" w:lineRule="exact"/>
        <w:ind w:left="240" w:firstLine="0"/>
        <w:jc w:val="left"/>
      </w:pPr>
      <w:r>
        <w:rPr>
          <w:rFonts w:ascii="Times New Roman" w:hAnsi="Times New Roman" w:eastAsia="方正仿宋_GBK"/>
          <w:b w:val="0"/>
          <w:sz w:val="24"/>
        </w:rPr>
        <w:t>6.1 主要研究结论</w:t>
      </w:r>
      <w:r>
        <w:rPr>
          <w:rFonts w:ascii="Times New Roman" w:hAnsi="Times New Roman" w:eastAsia="方正仿宋_GBK"/>
          <w:b w:val="0"/>
          <w:sz w:val="24"/>
        </w:rPr>
        <w:tab/>
      </w:r>
      <w:r>
        <w:fldChar w:fldCharType="begin"/>
      </w:r>
      <w:r>
        <w:instrText xml:space="preserve">PAGEREF h1107 \h</w:instrText>
      </w:r>
      <w:r>
        <w:fldChar w:fldCharType="separate"/>
      </w:r>
      <w:r>
        <w:t>0</w:t>
      </w:r>
      <w:r>
        <w:fldChar w:fldCharType="end"/>
      </w:r>
    </w:p>
    <w:p w14:paraId="6CA16CF8">
      <w:pPr>
        <w:tabs>
          <w:tab w:val="right" w:leader="dot" w:pos="8220"/>
        </w:tabs>
        <w:spacing w:after="40" w:line="360" w:lineRule="exact"/>
        <w:ind w:left="240" w:firstLine="0"/>
        <w:jc w:val="left"/>
      </w:pPr>
      <w:r>
        <w:rPr>
          <w:rFonts w:ascii="Times New Roman" w:hAnsi="Times New Roman" w:eastAsia="方正仿宋_GBK"/>
          <w:b w:val="0"/>
          <w:sz w:val="24"/>
        </w:rPr>
        <w:t>6.2 规划应用建议</w:t>
      </w:r>
      <w:r>
        <w:rPr>
          <w:rFonts w:ascii="Times New Roman" w:hAnsi="Times New Roman" w:eastAsia="方正仿宋_GBK"/>
          <w:b w:val="0"/>
          <w:sz w:val="24"/>
        </w:rPr>
        <w:tab/>
      </w:r>
      <w:r>
        <w:fldChar w:fldCharType="begin"/>
      </w:r>
      <w:r>
        <w:instrText xml:space="preserve">PAGEREF h1120 \h</w:instrText>
      </w:r>
      <w:r>
        <w:fldChar w:fldCharType="separate"/>
      </w:r>
      <w:r>
        <w:t>0</w:t>
      </w:r>
      <w:r>
        <w:fldChar w:fldCharType="end"/>
      </w:r>
    </w:p>
    <w:p w14:paraId="0E27DFA9">
      <w:pPr>
        <w:tabs>
          <w:tab w:val="right" w:leader="dot" w:pos="8220"/>
        </w:tabs>
        <w:spacing w:after="40" w:line="360" w:lineRule="exact"/>
        <w:ind w:left="240" w:firstLine="0"/>
        <w:jc w:val="left"/>
      </w:pPr>
      <w:r>
        <w:rPr>
          <w:rFonts w:ascii="Times New Roman" w:hAnsi="Times New Roman" w:eastAsia="方正仿宋_GBK"/>
          <w:b w:val="0"/>
          <w:sz w:val="24"/>
        </w:rPr>
        <w:t>6.3 后续研究方向</w:t>
      </w:r>
      <w:r>
        <w:rPr>
          <w:rFonts w:ascii="Times New Roman" w:hAnsi="Times New Roman" w:eastAsia="方正仿宋_GBK"/>
          <w:b w:val="0"/>
          <w:sz w:val="24"/>
        </w:rPr>
        <w:tab/>
      </w:r>
      <w:r>
        <w:fldChar w:fldCharType="begin"/>
      </w:r>
      <w:r>
        <w:instrText xml:space="preserve">PAGEREF h1130 \h</w:instrText>
      </w:r>
      <w:r>
        <w:fldChar w:fldCharType="separate"/>
      </w:r>
      <w:r>
        <w:t>0</w:t>
      </w:r>
      <w:r>
        <w:fldChar w:fldCharType="end"/>
      </w:r>
    </w:p>
    <w:p w14:paraId="5B4D5402">
      <w:pPr>
        <w:tabs>
          <w:tab w:val="right" w:leader="dot" w:pos="8220"/>
        </w:tabs>
        <w:spacing w:after="40" w:line="360" w:lineRule="exact"/>
        <w:ind w:left="0" w:firstLine="0"/>
        <w:jc w:val="left"/>
      </w:pPr>
      <w:r>
        <w:rPr>
          <w:rFonts w:ascii="Times New Roman" w:hAnsi="Times New Roman" w:eastAsia="方正仿宋_GBK"/>
          <w:b/>
          <w:sz w:val="24"/>
        </w:rPr>
        <w:t>参考文献</w:t>
      </w:r>
      <w:r>
        <w:rPr>
          <w:rFonts w:ascii="Times New Roman" w:hAnsi="Times New Roman" w:eastAsia="方正仿宋_GBK"/>
          <w:b/>
          <w:sz w:val="24"/>
        </w:rPr>
        <w:tab/>
      </w:r>
      <w:r>
        <w:fldChar w:fldCharType="begin"/>
      </w:r>
      <w:r>
        <w:instrText xml:space="preserve">PAGEREF h1135 \h</w:instrText>
      </w:r>
      <w:r>
        <w:fldChar w:fldCharType="separate"/>
      </w:r>
      <w:r>
        <w:t>0</w:t>
      </w:r>
      <w:r>
        <w:fldChar w:fldCharType="end"/>
      </w:r>
    </w:p>
    <w:p w14:paraId="0803505B">
      <w:pPr>
        <w:pStyle w:val="3"/>
        <w:keepNext/>
        <w:pageBreakBefore/>
        <w:numPr>
          <w:ilvl w:val="0"/>
          <w:numId w:val="0"/>
        </w:numPr>
        <w:spacing w:before="0" w:after="120" w:line="540" w:lineRule="exact"/>
        <w:ind w:firstLine="0"/>
      </w:pPr>
      <w:bookmarkStart w:id="0" w:name="第一章-绪论"/>
      <w:bookmarkStart w:id="1" w:name="h0"/>
      <w:r>
        <w:rPr>
          <w:rFonts w:ascii="Times New Roman" w:hAnsi="Times New Roman" w:eastAsia="方正仿宋_GBK"/>
          <w:b/>
          <w:sz w:val="36"/>
        </w:rPr>
        <w:t>第一章 绪论</w:t>
      </w:r>
      <w:bookmarkEnd w:id="0"/>
      <w:bookmarkEnd w:id="1"/>
    </w:p>
    <w:p w14:paraId="72C93994">
      <w:pPr>
        <w:pStyle w:val="4"/>
        <w:keepNext/>
        <w:numPr>
          <w:ilvl w:val="0"/>
          <w:numId w:val="0"/>
        </w:numPr>
        <w:spacing w:before="160" w:after="120" w:line="480" w:lineRule="exact"/>
        <w:ind w:firstLine="0"/>
      </w:pPr>
      <w:bookmarkStart w:id="2" w:name="h1"/>
      <w:bookmarkStart w:id="3" w:name="研究背景与意义"/>
      <w:r>
        <w:rPr>
          <w:rFonts w:ascii="Times New Roman" w:hAnsi="Times New Roman" w:eastAsia="方正仿宋_GBK"/>
          <w:b/>
          <w:sz w:val="32"/>
        </w:rPr>
        <w:t>1.1 研究背景与意义</w:t>
      </w:r>
      <w:bookmarkEnd w:id="2"/>
      <w:bookmarkEnd w:id="3"/>
    </w:p>
    <w:p w14:paraId="0B5CC24C">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3C12126E">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已成为配电网规划的重要电源条件。国家能源局公布，截至2026年3月底，全国分布式光伏装机容量达到5.54亿千瓦[1]。电源接入位置、用户用电特性和下级网络结构共同改变上级变电站的净负荷，容量规划需要同时分析正向供电、反向输送和设备退出后的供电需求。</w:t>
      </w:r>
    </w:p>
    <w:p w14:paraId="41062243">
      <w:pPr>
        <w:pStyle w:val="2"/>
        <w:widowControl/>
        <w:spacing w:before="0" w:after="0" w:line="348" w:lineRule="exact"/>
        <w:ind w:firstLine="480"/>
        <w:jc w:val="both"/>
      </w:pPr>
      <w:r>
        <w:rPr>
          <w:rFonts w:ascii="Times New Roman" w:hAnsi="Times New Roman" w:eastAsia="方正仿宋_GBK"/>
          <w:b w:val="0"/>
          <w:sz w:val="24"/>
        </w:rPr>
        <w:t>江苏分布式光伏发展具有较强的用户侧和区域分散特征。根据国家能源局2026年一季度光伏发电建设统计，江苏分布式光伏累计并网容量为6629.40万千瓦[2]。本项目选择徐州地区的邳州市和徐州市区，分别分析光伏规模相对较大的县域与负荷较密集城区的容量配置条件。片区划分以同一电压等级、同一统计范围的源荷及设备资料为基础，推荐指标与站级规划方案相互对应。</w:t>
      </w:r>
    </w:p>
    <w:p w14:paraId="1AD458D4">
      <w:pPr>
        <w:pStyle w:val="2"/>
        <w:widowControl/>
        <w:spacing w:before="0" w:after="0" w:line="348" w:lineRule="exact"/>
        <w:ind w:firstLine="480"/>
        <w:jc w:val="both"/>
      </w:pPr>
      <w:r>
        <w:rPr>
          <w:rFonts w:ascii="Times New Roman" w:hAnsi="Times New Roman" w:eastAsia="方正仿宋_GBK"/>
          <w:b w:val="0"/>
          <w:sz w:val="24"/>
        </w:rPr>
        <w:t>分布式电源接入后，用户用电需求与电网供电负荷之间的对应关系发生变化。光伏出力较高时，部分用户用电由本地电源供给，110 kV主变受入功率相应减小；当本地发电超过本地用电时，主变潮流可能反向。光伏出力下降后，上级电网仍需承担剩余用电需求。由此，主变规划需要同时识别年度正向供电最大负荷和局部反向功率压力，设备容量的合理性还取决于负荷分布、下级网络联络及供电安全要求[3][4][5]。</w:t>
      </w:r>
    </w:p>
    <w:p w14:paraId="7A2C990A">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《关于新形势下配电网高质量发展的指导意见》将分布式新能源承载、多元负荷接入及源网荷储协同列为配电网发展的工作方向[6]。这些要求落实到110 kV规划，需要在既有资产条件下统筹主变建设与中压网改造，明确储能参与容量支撑的条件，避免仅凭一个年度比值安排投资。对于光伏集中发展的县域，正午反送与晚间受电可能分别决定不同设备的运行边界；对于负荷密集的市区，用户连续供电要求和局部重载站的供电安全容量可能更早成为制约。</w:t>
      </w:r>
    </w:p>
    <w:p w14:paraId="59029A2D">
      <w:pPr>
        <w:pStyle w:val="2"/>
        <w:widowControl/>
        <w:spacing w:before="0" w:after="0" w:line="348" w:lineRule="exact"/>
        <w:ind w:firstLine="480"/>
        <w:jc w:val="both"/>
      </w:pPr>
      <w:r>
        <w:rPr>
          <w:rFonts w:ascii="Times New Roman" w:hAnsi="Times New Roman" w:eastAsia="方正仿宋_GBK"/>
          <w:b w:val="0"/>
          <w:sz w:val="24"/>
        </w:rPr>
        <w:t>容载比是区域容量规划中长期使用的统计指标。DL/T 5729—2023以同电压等级公用变电设备总容量与区域年网供最大负荷之比定义容载比，并要求结合负荷发展、供电安全及技术经济条件确定合理水平[5]。该指标表达区域容量储备，具体站点容量、联络支援与光伏反送压力需要站级分析。高渗透率地区继续采用容载比进行容量评价时，应补充站级运行和措施组合分析，使区域指标与局部约束相互对应。</w:t>
      </w:r>
    </w:p>
    <w:p w14:paraId="680A4F9A">
      <w:pPr>
        <w:pStyle w:val="2"/>
        <w:widowControl/>
        <w:spacing w:before="0" w:after="0" w:line="348" w:lineRule="exact"/>
        <w:ind w:firstLine="480"/>
        <w:jc w:val="both"/>
      </w:pPr>
      <w:r>
        <w:rPr>
          <w:rFonts w:ascii="Times New Roman" w:hAnsi="Times New Roman" w:eastAsia="方正仿宋_GBK"/>
          <w:b w:val="0"/>
          <w:sz w:val="24"/>
        </w:rPr>
        <w:t>分布式光伏对年网供最大负荷的影响具有时段差异。若全年正向峰值发生在光伏出力较低的晚间，新增光伏可能明显减少日间购电量，却未按相同比例降低年度供电峰值。若原峰值发生在日间，光伏接入可能使峰值转移到其他时段。分布式电源电量渗透率、分布式电源装机渗透率以及主变年最大负载率，分别描述电量、装机规模和设备压力。报告因此将分布式电源装机渗透率与分布式电源电量渗透率作为区域源荷背景，将净负荷最大绝对值及95%峰值持续时间用于设备容量压力分析。</w:t>
      </w:r>
    </w:p>
    <w:p w14:paraId="743C0BE7">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344C3281">
      <w:pPr>
        <w:pStyle w:val="115"/>
        <w:widowControl/>
        <w:spacing w:before="0" w:after="0" w:line="348" w:lineRule="exact"/>
        <w:ind w:firstLine="480"/>
        <w:jc w:val="both"/>
      </w:pPr>
      <w:r>
        <w:rPr>
          <w:rFonts w:ascii="Times New Roman" w:hAnsi="Times New Roman" w:eastAsia="方正仿宋_GBK"/>
          <w:b w:val="0"/>
          <w:sz w:val="24"/>
        </w:rPr>
        <w:t>《配电网规划设计技术导则（</w:t>
      </w:r>
      <w:del w:id="0" w:author="白日梦想家" w:date="2026-10-08T09:15:15Z">
        <w:r>
          <w:rPr>
            <w:rFonts w:ascii="Times New Roman" w:hAnsi="Times New Roman" w:eastAsia="方正仿宋_GBK"/>
            <w:b w:val="0"/>
            <w:sz w:val="24"/>
          </w:rPr>
          <w:delText>修订稿，</w:delText>
        </w:r>
      </w:del>
      <w:r>
        <w:rPr>
          <w:rFonts w:ascii="Times New Roman" w:hAnsi="Times New Roman" w:eastAsia="方正仿宋_GBK"/>
          <w:b w:val="0"/>
          <w:sz w:val="24"/>
        </w:rPr>
        <w:t>2025年4月）》引入分布式电源装机渗透率（源荷比）和分布式电源电量渗透率，提出源荷比超过2.00，或分布式电源电量渗透率超过40.00%～50.00%时，以110～35 kV反向净负荷极值校核公用主变反向重过载；出现反向重过载时，通过技术经济比选采用增加变电容量、独立储能或新能源配储等措施[7]。与此同时，容量规划仍需参照按负荷增长分档的容载比范围，上限一般为2.00[5][7]。增加主变容量可能使容载比超过该上限，规划人员需要判断：反向容量或供电安全要求形成的增容需求，应如何与区域容载比控制值协调。</w:t>
      </w:r>
    </w:p>
    <w:p w14:paraId="15F08B50">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40.28%和8.69%。按上述电量估计，邳州已达到开展反向容量校核的参考水平。市区样本容量配置更多受正向供电及主变N-1条件影响。两地区适合用于分析新能源渗透指标与传统容载比之间的联系。</w:t>
      </w:r>
    </w:p>
    <w:p w14:paraId="4C3E2E95">
      <w:pPr>
        <w:pStyle w:val="2"/>
        <w:widowControl/>
        <w:spacing w:before="0" w:after="0" w:line="348" w:lineRule="exact"/>
        <w:ind w:firstLine="480"/>
        <w:jc w:val="both"/>
      </w:pPr>
      <w:r>
        <w:rPr>
          <w:rFonts w:ascii="Times New Roman" w:hAnsi="Times New Roman" w:eastAsia="方正仿宋_GBK"/>
          <w:b w:val="0"/>
          <w:sz w:val="24"/>
        </w:rPr>
        <w:t>本课题围绕这些规划问题开展研究。在相同负荷预测、设备初态和技术约束下，比较容载比按2.00上限控制与允许适度提高时的容量配置及评价期费用，分析源荷水平、负荷增长和峰段特征对结果的影响，提出分片区的弹性指标及其适用条件，为110 kV电网规划和工程比选提供依据。</w:t>
      </w:r>
    </w:p>
    <w:p w14:paraId="3F6819A3">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34E93CBE">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[8]。这一指标便于在站址和网络方案尚未完全确定时控制容量总量，具体取值需要与负荷发展和供电条件对应。</w:t>
      </w:r>
    </w:p>
    <w:p w14:paraId="6DF55C46">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69CA7DB4">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容量提高后，局部供电安全约束所需的储能可能减少；但主变购置、配套工程及后续运维费用也会增加。两种费用变化能否相抵，取决于主变规格、储能价格、95%峰值持续时间和负荷空间分布。研究以同措施集合、同价格和同初态比较方案，通过费用结果评价两类方案的经济性。</w:t>
      </w:r>
    </w:p>
    <w:p w14:paraId="14663E61">
      <w:pPr>
        <w:pStyle w:val="2"/>
        <w:widowControl/>
        <w:spacing w:before="0" w:after="0" w:line="348" w:lineRule="exact"/>
        <w:ind w:firstLine="480"/>
        <w:jc w:val="both"/>
      </w:pPr>
      <w:r>
        <w:rPr>
          <w:rFonts w:ascii="Times New Roman" w:hAnsi="Times New Roman" w:eastAsia="方正仿宋_GBK"/>
          <w:b w:val="0"/>
          <w:sz w:val="24"/>
        </w:rPr>
        <w:t>实际规划还应区分容量变化与负荷变化对年度容载比的影响。既有主变保持不变而年最大负荷下降，容载比会升高；这并不意味着当年新增了容量。反之，负荷增长快于容量增长时，新增主变后容载比仍可能降低。逐年方案需同时列出主变在役容量、采购容量和年度负荷，才能把指标变化与建设行为对应起来。</w:t>
      </w:r>
    </w:p>
    <w:p w14:paraId="7D02E9BC">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其直接价值是提供相应配置路径、价格参数与条件推荐矩阵，并明确推荐值随相关条件变化的范围。采用相似片区模板时，仍需核对实际容量和负荷分布。涉及具体接线、故障恢复时间、电压与保护配合的工程结论，应在接入系统或专项规划阶段另行校核。</w:t>
      </w:r>
    </w:p>
    <w:p w14:paraId="53B6DA55">
      <w:pPr>
        <w:pStyle w:val="4"/>
        <w:keepNext/>
        <w:numPr>
          <w:ilvl w:val="0"/>
          <w:numId w:val="0"/>
        </w:numPr>
        <w:spacing w:before="160" w:after="120" w:line="480" w:lineRule="exact"/>
        <w:ind w:firstLine="0"/>
      </w:pPr>
      <w:bookmarkStart w:id="7" w:name="主要概念与规范依据"/>
      <w:bookmarkStart w:id="8" w:name="h19"/>
      <w:r>
        <w:rPr>
          <w:rFonts w:ascii="Times New Roman" w:hAnsi="Times New Roman" w:eastAsia="方正仿宋_GBK"/>
          <w:b/>
          <w:sz w:val="32"/>
        </w:rPr>
        <w:t>1.2 主要概念与规范依据</w:t>
      </w:r>
      <w:bookmarkEnd w:id="7"/>
      <w:bookmarkEnd w:id="8"/>
    </w:p>
    <w:p w14:paraId="4C98404E">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4121BAB8">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6AC41526">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[8]。该概念用于解释相同区域容载比下不同站群可能具有不同的局部供电能力。</w:t>
      </w:r>
    </w:p>
    <w:p w14:paraId="1C60F162">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[9]。承载力重点评价分布式电源接入规模与电网约束之间的关系；容载比重点评价公用变电容量与区域供电负荷之间的关系。本项目以容载比选取为目标，同时在站级模型中校核正向供电与反向容量需求。</w:t>
      </w:r>
    </w:p>
    <w:p w14:paraId="1ECBF840">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5BA2B2E7">
      <w:pPr>
        <w:pStyle w:val="115"/>
        <w:widowControl/>
        <w:spacing w:before="0" w:after="0" w:line="348" w:lineRule="exact"/>
        <w:ind w:firstLine="480"/>
        <w:jc w:val="both"/>
      </w:pPr>
      <w:r>
        <w:rPr>
          <w:rFonts w:ascii="Times New Roman" w:hAnsi="Times New Roman" w:eastAsia="方正仿宋_GBK"/>
          <w:b w:val="0"/>
          <w:sz w:val="24"/>
        </w:rPr>
        <w:t>本研究将弹性容载比定义为：在满足相同技术约束条件下，经评价期费用比较确定、允许适度偏离一般容载比上限的取值。该名称用于本课题的规划研究。</w:t>
      </w:r>
    </w:p>
    <w:p w14:paraId="45A07C24">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导则修订稿第6.2.2.1条进一步提出，建议范围内不能满足供电安全准则时，可结合实际情况适当提高[7]。本课题结合高渗透率地区运行特征，分析适度提高容载比后的容量配置与费用变化。两类方案共用容载比2.00仿真起点，刚性方案后续各年按2.00上限控制，弹性方案在相同站级技术条件下开展高于2.00的容量配置比选，研究上限为2.60。</w:t>
      </w:r>
    </w:p>
    <w:p w14:paraId="11388497">
      <w:pPr>
        <w:pStyle w:val="2"/>
        <w:widowControl/>
        <w:spacing w:before="0" w:after="0" w:line="348" w:lineRule="exact"/>
        <w:ind w:firstLine="480"/>
        <w:jc w:val="both"/>
      </w:pPr>
      <w:r>
        <w:rPr>
          <w:rFonts w:ascii="Times New Roman" w:hAnsi="Times New Roman" w:eastAsia="方正仿宋_GBK"/>
          <w:b w:val="0"/>
          <w:sz w:val="24"/>
        </w:rPr>
        <w:t>两类方案采用相同的负荷预测、候选设备与工程价格，逐年比较主变容量、储能规模、站间负荷转接及评价期费用。推荐值与相应设备配置共同列示，供片区规划采用。</w:t>
      </w:r>
    </w:p>
    <w:p w14:paraId="67D537D6">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640AC69F">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[10,11,12]。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13746B01">
      <w:pPr>
        <w:pStyle w:val="2"/>
        <w:widowControl/>
        <w:spacing w:before="0" w:after="0" w:line="348" w:lineRule="exact"/>
        <w:ind w:firstLine="480"/>
        <w:jc w:val="both"/>
      </w:pPr>
      <w:r>
        <w:rPr>
          <w:rFonts w:ascii="Times New Roman" w:hAnsi="Times New Roman" w:eastAsia="方正仿宋_GBK"/>
          <w:b w:val="0"/>
          <w:sz w:val="24"/>
        </w:rPr>
        <w:t>层次分析法、多准则排序和可拓评价可用于比较技术可行方案的其他规划属性[13][14][15][16]。本项目采用评价期费用最小作为寻优目标，供电安全及设备容量作为约束，并结合片区源荷条件形成推荐范围。工程实施阶段可补充施工条件、土地资源及运行方式的综合评价。</w:t>
      </w:r>
    </w:p>
    <w:p w14:paraId="186F0B43">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64F1C40F">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2041—2025《分布式电源接入电力系统承载力评估导则》组织分布式电源容量校核[5][9]。GB/T 45418—2025《配电网通用技术导则》作为下级配电网技术分析的补充依据[17]。分布式电源装机渗透率和分布式电源电量渗透率采用《配电网规划设计技术导则（修订稿，2025年4月）》的指标定义[7]，用于描述片区源荷条件。</w:t>
      </w:r>
    </w:p>
    <w:p w14:paraId="79B12628">
      <w:pPr>
        <w:pStyle w:val="4"/>
        <w:keepNext/>
        <w:numPr>
          <w:ilvl w:val="0"/>
          <w:numId w:val="0"/>
        </w:numPr>
        <w:spacing w:before="160" w:after="120" w:line="480" w:lineRule="exact"/>
        <w:ind w:firstLine="0"/>
      </w:pPr>
      <w:bookmarkStart w:id="13" w:name="h33"/>
      <w:bookmarkStart w:id="14" w:name="研究范围与对象"/>
      <w:r>
        <w:rPr>
          <w:rFonts w:ascii="Times New Roman" w:hAnsi="Times New Roman" w:eastAsia="方正仿宋_GBK"/>
          <w:b/>
          <w:sz w:val="32"/>
        </w:rPr>
        <w:t>1.3 研究范围与对象</w:t>
      </w:r>
      <w:bookmarkEnd w:id="13"/>
      <w:bookmarkEnd w:id="14"/>
    </w:p>
    <w:p w14:paraId="7A12C946">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6B98C791">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5729—2023第6.3.3条，以行政区县作为最小统计分析范围[5]。本研究优化对象为邳州和市区。电网运行统计和规划优化均按110 kV范围开展。</w:t>
      </w:r>
    </w:p>
    <w:p w14:paraId="2EAF2AC1">
      <w:pPr>
        <w:pStyle w:val="2"/>
        <w:widowControl/>
        <w:spacing w:before="0" w:after="0" w:line="348" w:lineRule="exact"/>
        <w:ind w:firstLine="480"/>
        <w:jc w:val="both"/>
      </w:pPr>
      <w:r>
        <w:rPr>
          <w:rFonts w:ascii="Times New Roman" w:hAnsi="Times New Roman" w:eastAsia="方正仿宋_GBK"/>
          <w:b w:val="0"/>
          <w:sz w:val="24"/>
        </w:rPr>
        <w:t>邳州站级模型含20座110 kV变电站，市区含29座已映射或补充的仿真站。年网供最大负荷采用区县同电压等级年度降压负荷估计，站级空间分布由样本时序标定。区域年度负荷用于容载比计算，各站最大净负荷用于局部容量校核。</w:t>
      </w:r>
    </w:p>
    <w:p w14:paraId="77407743">
      <w:pPr>
        <w:pStyle w:val="2"/>
        <w:widowControl/>
        <w:spacing w:before="0" w:after="0" w:line="348" w:lineRule="exact"/>
        <w:ind w:firstLine="480"/>
        <w:jc w:val="both"/>
      </w:pPr>
      <w:r>
        <w:rPr>
          <w:rFonts w:ascii="Times New Roman" w:hAnsi="Times New Roman" w:eastAsia="方正仿宋_GBK"/>
          <w:b w:val="0"/>
          <w:sz w:val="24"/>
        </w:rPr>
        <w:t>供电区域分类按DL/T 5729—2023《配电网规划设计技术导则》表4.1.2核定，以饱和负荷密度为主要依据，并参考行政级别及发展水平[5]。A类对应饱和负荷密度15.00至低于30.00 MW/km²，B类为6.00至低于15.00 MW/km²，C类为1.00至低于6.00 MW/km²；主要分布地区作为参考，实际划分还需结合当地条件。邳州保留样本类别，市区统一按A类进行规划仿真，通用外推设置A类与B/C类站群，采用相应设备规格和转供能力范围。</w:t>
      </w:r>
    </w:p>
    <w:p w14:paraId="59EDC137">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6E4B19A5">
      <w:pPr>
        <w:pStyle w:val="115"/>
        <w:widowControl/>
        <w:spacing w:before="0" w:after="0" w:line="348" w:lineRule="exact"/>
        <w:ind w:firstLine="480"/>
        <w:jc w:val="both"/>
      </w:pPr>
      <w:r>
        <w:rPr>
          <w:rFonts w:ascii="Times New Roman" w:hAnsi="Times New Roman" w:eastAsia="方正仿宋_GBK"/>
          <w:b w:val="0"/>
          <w:sz w:val="24"/>
        </w:rPr>
        <w:t>2021—2025年资料用于分析负荷发展、光伏装机和设备运行特征。规划仿真采用共同的容载比2.00起点，以历史资料形成的年最大净负荷平均增长率构造后续四年负荷。现状统计与仿真规划分别列示，年度建设规模由满足约束的优化结果确定。</w:t>
      </w:r>
    </w:p>
    <w:p w14:paraId="4A6168E1">
      <w:pPr>
        <w:pStyle w:val="2"/>
        <w:widowControl/>
        <w:spacing w:before="0" w:after="0" w:line="348" w:lineRule="exact"/>
        <w:ind w:firstLine="480"/>
        <w:jc w:val="both"/>
      </w:pPr>
      <w:r>
        <w:rPr>
          <w:rFonts w:ascii="Times New Roman" w:hAnsi="Times New Roman" w:eastAsia="方正仿宋_GBK"/>
          <w:b w:val="0"/>
          <w:sz w:val="24"/>
        </w:rPr>
        <w:t>基期主变按离散规格配置，基期年网供最大负荷取公用主变总容量的二分之一。站级负荷沿用实际样本的空间分布，再按年度区域负荷标定。邳州和市区的刚性、弹性方案分别共用本地区的起点、负荷和价格。</w:t>
      </w:r>
    </w:p>
    <w:p w14:paraId="3430EFFA">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经济评价以2021年末为折现基准，评价截止于2041年。仿真第1—4年在计算文件中分别标记为2022—2025年，用于统一投运时间和现金流折现。主变、线路和储能的寿命、运维率采用第四章列明的研究参数[10,11,12]。</w:t>
      </w:r>
    </w:p>
    <w:p w14:paraId="0FD8B812">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4D664118">
      <w:pPr>
        <w:pStyle w:val="115"/>
        <w:widowControl/>
        <w:spacing w:before="0" w:after="0" w:line="348" w:lineRule="exact"/>
        <w:ind w:firstLine="480"/>
        <w:jc w:val="both"/>
      </w:pPr>
      <w:r>
        <w:rPr>
          <w:rFonts w:ascii="Times New Roman" w:hAnsi="Times New Roman" w:eastAsia="方正仿宋_GBK"/>
          <w:b w:val="0"/>
          <w:sz w:val="24"/>
        </w:rPr>
        <w:t>技术模型包括正向供电、反向功率压力、主变N-1后的静态供电安全容量以及正常负荷转接约束。储能按95%峰值持续时间折算充放电功率，联络通道按送受两端成对计量。模型采用峰段静态支撑进行规划比选。</w:t>
      </w:r>
    </w:p>
    <w:p w14:paraId="5BF95EA1">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7B88A1DA">
      <w:pPr>
        <w:pStyle w:val="2"/>
        <w:widowControl/>
        <w:spacing w:before="0" w:after="0" w:line="348" w:lineRule="exact"/>
        <w:ind w:firstLine="480"/>
        <w:jc w:val="both"/>
      </w:pPr>
      <w:r>
        <w:rPr>
          <w:rFonts w:ascii="Times New Roman" w:hAnsi="Times New Roman" w:eastAsia="方正仿宋_GBK"/>
          <w:b w:val="0"/>
          <w:sz w:val="24"/>
        </w:rPr>
        <w:t>两类方案均可选主变替换、扩建主变、配置储能、利用既有仿真通道转接负荷及新建联络线。市区初始站间转供率假定为50%；邳州采用六馈线样本测算的28.29%，在区县内部统一应用。新建10 kV联络线提供新增转供能力。各年容量配置与建设时点通过技术经济比选确定。</w:t>
      </w:r>
    </w:p>
    <w:p w14:paraId="4D43DDF4">
      <w:pPr>
        <w:pStyle w:val="4"/>
        <w:keepNext/>
        <w:numPr>
          <w:ilvl w:val="0"/>
          <w:numId w:val="0"/>
        </w:numPr>
        <w:spacing w:before="160" w:after="120" w:line="480" w:lineRule="exact"/>
        <w:ind w:firstLine="0"/>
      </w:pPr>
      <w:bookmarkStart w:id="18" w:name="h46"/>
      <w:bookmarkStart w:id="19" w:name="研究目标与内容"/>
      <w:r>
        <w:rPr>
          <w:rFonts w:ascii="Times New Roman" w:hAnsi="Times New Roman" w:eastAsia="方正仿宋_GBK"/>
          <w:b/>
          <w:sz w:val="32"/>
        </w:rPr>
        <w:t>1.4 研究目标与内容</w:t>
      </w:r>
      <w:bookmarkEnd w:id="18"/>
      <w:bookmarkEnd w:id="19"/>
    </w:p>
    <w:p w14:paraId="36217764">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5EF49367">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7A24E4A8">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避免仅凭单次投资比值决定规划方案。</w:t>
      </w:r>
    </w:p>
    <w:p w14:paraId="294AAF5A">
      <w:pPr>
        <w:pStyle w:val="2"/>
        <w:widowControl/>
        <w:spacing w:before="0" w:after="0" w:line="348" w:lineRule="exact"/>
        <w:ind w:firstLine="480"/>
        <w:jc w:val="both"/>
      </w:pPr>
      <w:r>
        <w:rPr>
          <w:rFonts w:ascii="Times New Roman" w:hAnsi="Times New Roman" w:eastAsia="方正仿宋_GBK"/>
          <w:b w:val="0"/>
          <w:sz w:val="24"/>
        </w:rPr>
        <w:t>在此基础上，形成后续四年同初态、同措施集合的刚性和弹性路径，给出每年主变容量、新购主变容量及建设安排、储能配置、正常负荷转接及费用。推荐容载比由这些实际决策计算得到，并满足正反向供电需求与供电安全要求。</w:t>
      </w:r>
    </w:p>
    <w:p w14:paraId="17848EF0">
      <w:pPr>
        <w:pStyle w:val="2"/>
        <w:widowControl/>
        <w:spacing w:before="0" w:after="0" w:line="348" w:lineRule="exact"/>
        <w:ind w:firstLine="480"/>
        <w:jc w:val="both"/>
      </w:pPr>
      <w:r>
        <w:rPr>
          <w:rFonts w:ascii="Times New Roman" w:hAnsi="Times New Roman" w:eastAsia="方正仿宋_GBK"/>
          <w:b w:val="0"/>
          <w:sz w:val="24"/>
        </w:rPr>
        <w:t>最后，围绕主变与线路、主变与储能两个单位功率投资比开展敏感性分析，结合源荷水平、95%峰值持续时间和年最大净负荷平均增长率构造条件矩阵。通用矩阵按参数分档给出按供电区域类别与负荷分散系数细分的容载比推荐区间，具体工程措施在方案结果和配套工作簿中列示。</w:t>
      </w:r>
    </w:p>
    <w:p w14:paraId="7E99F943">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147EE4D6">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2163A312">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主要价格依据，采用采购案例标定储能，采用公开规划造价形成线路参考情景。研究明确案例规模、包含工程内容与价格适用范围，给出成本系数的计算式。成本比例按各措施单位功率投资构造，并分别说明新购主变容量、可转负荷和储能充放电功率的计量依据。</w:t>
      </w:r>
    </w:p>
    <w:p w14:paraId="1EE343AF">
      <w:pPr>
        <w:pStyle w:val="2"/>
        <w:widowControl/>
        <w:spacing w:before="0" w:after="0" w:line="348" w:lineRule="exact"/>
        <w:ind w:firstLine="480"/>
        <w:jc w:val="both"/>
      </w:pPr>
      <w:r>
        <w:rPr>
          <w:rFonts w:ascii="Times New Roman" w:hAnsi="Times New Roman" w:eastAsia="方正仿宋_GBK"/>
          <w:b w:val="0"/>
          <w:sz w:val="24"/>
        </w:rPr>
        <w:t>规划采用混合整数线性优化。</w:t>
      </w:r>
      <w:r>
        <w:rPr>
          <w:rFonts w:ascii="Times New Roman" w:hAnsi="Times New Roman" w:eastAsia="方正仿宋_GBK"/>
          <w:b w:val="0"/>
          <w:sz w:val="24"/>
          <w:highlight w:val="yellow"/>
          <w:rPrChange w:id="1" w:author="白日梦想家" w:date="2026-10-08T09:29:21Z">
            <w:rPr>
              <w:rFonts w:ascii="Times New Roman" w:hAnsi="Times New Roman" w:eastAsia="方正仿宋_GBK"/>
              <w:b w:val="0"/>
              <w:sz w:val="24"/>
            </w:rPr>
          </w:rPrChange>
        </w:rPr>
        <w:t>主变按20.00、</w:t>
      </w:r>
      <w:commentRangeStart w:id="1"/>
      <w:r>
        <w:rPr>
          <w:rFonts w:ascii="Times New Roman" w:hAnsi="Times New Roman" w:eastAsia="方正仿宋_GBK"/>
          <w:b w:val="0"/>
          <w:sz w:val="24"/>
          <w:highlight w:val="yellow"/>
          <w:rPrChange w:id="2" w:author="白日梦想家" w:date="2026-10-08T09:29:21Z">
            <w:rPr>
              <w:rFonts w:ascii="Times New Roman" w:hAnsi="Times New Roman" w:eastAsia="方正仿宋_GBK"/>
              <w:b w:val="0"/>
              <w:sz w:val="24"/>
            </w:rPr>
          </w:rPrChange>
        </w:rPr>
        <w:t>31</w:t>
      </w:r>
      <w:commentRangeEnd w:id="1"/>
      <w:r>
        <w:rPr>
          <w:woUserID w:val="2"/>
        </w:rPr>
        <w:commentReference w:id="1"/>
      </w:r>
      <w:r>
        <w:rPr>
          <w:rFonts w:ascii="Times New Roman" w:hAnsi="Times New Roman" w:eastAsia="方正仿宋_GBK"/>
          <w:b w:val="0"/>
          <w:sz w:val="24"/>
          <w:highlight w:val="yellow"/>
          <w:rPrChange w:id="3" w:author="白日梦想家" w:date="2026-10-08T09:29:21Z">
            <w:rPr>
              <w:rFonts w:ascii="Times New Roman" w:hAnsi="Times New Roman" w:eastAsia="方正仿宋_GBK"/>
              <w:b w:val="0"/>
              <w:sz w:val="24"/>
            </w:rPr>
          </w:rPrChange>
        </w:rPr>
        <w:t>.50、40.00、50.00、63.00 MVA</w:t>
      </w:r>
      <w:r>
        <w:rPr>
          <w:rFonts w:ascii="Times New Roman" w:hAnsi="Times New Roman" w:eastAsia="方正仿宋_GBK"/>
          <w:b w:val="0"/>
          <w:sz w:val="24"/>
        </w:rPr>
        <w:t>等允许容量选择，扩建主变及联络线投运状态、储能柜数为整数决策；站间正常转接功率为连续决策。以新增措施评价期费用现值最小为主要目标，在共同技术约束下确定设备配置、建设时点和站间负荷转接量。</w:t>
      </w:r>
    </w:p>
    <w:p w14:paraId="1B4E4FB6">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0A288A21">
      <w:pPr>
        <w:pStyle w:val="2"/>
        <w:widowControl/>
        <w:spacing w:before="0" w:after="0" w:line="348" w:lineRule="exact"/>
        <w:ind w:firstLine="480"/>
        <w:jc w:val="both"/>
      </w:pPr>
      <w:r>
        <w:rPr>
          <w:rFonts w:ascii="Times New Roman" w:hAnsi="Times New Roman" w:eastAsia="方正仿宋_GBK"/>
          <w:b w:val="0"/>
          <w:sz w:val="24"/>
        </w:rPr>
        <w:t>参数研究在按A类和B/C类供电区域分别构造的五站仿真模板中拓展分布式电源装机渗透率、年最大净负荷平均增长率、95%峰值持续时间及两个单位功率投资比，求解25200组目标年静态方案，按参数分类形成通用容载比推荐区间。</w:t>
      </w:r>
    </w:p>
    <w:p w14:paraId="4D8F6A2B">
      <w:pPr>
        <w:pStyle w:val="4"/>
        <w:keepNext/>
        <w:numPr>
          <w:ilvl w:val="0"/>
          <w:numId w:val="0"/>
        </w:numPr>
        <w:spacing w:before="160" w:after="120" w:line="480" w:lineRule="exact"/>
        <w:ind w:firstLine="0"/>
      </w:pPr>
      <w:bookmarkStart w:id="22" w:name="研究方法与技术路线"/>
      <w:bookmarkStart w:id="23" w:name="h58"/>
      <w:r>
        <w:rPr>
          <w:rFonts w:ascii="Times New Roman" w:hAnsi="Times New Roman" w:eastAsia="方正仿宋_GBK"/>
          <w:b/>
          <w:sz w:val="32"/>
        </w:rPr>
        <w:t>1.5 研究方法与技术路线</w:t>
      </w:r>
      <w:bookmarkEnd w:id="22"/>
      <w:bookmarkEnd w:id="23"/>
    </w:p>
    <w:p w14:paraId="5FFF38D6">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5CF20208">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分析分布式电源渗透水平、双向净负荷及95%峰值持续时间。候选指标先核对资料完整性、统计范围和时间，再计算对应指标之间及其与容载比的相关系数；将存在共同分母或直接换算关系的指标合并使用，结合容量约束确定核心参数。</w:t>
      </w:r>
    </w:p>
    <w:p w14:paraId="6559761B">
      <w:pPr>
        <w:pStyle w:val="2"/>
        <w:widowControl/>
        <w:spacing w:before="0" w:after="0" w:line="348" w:lineRule="exact"/>
        <w:ind w:firstLine="480"/>
        <w:jc w:val="both"/>
      </w:pPr>
      <w:r>
        <w:rPr>
          <w:rFonts w:ascii="Times New Roman" w:hAnsi="Times New Roman" w:eastAsia="方正仿宋_GBK"/>
          <w:b w:val="0"/>
          <w:sz w:val="24"/>
          <w:highlight w:val="yellow"/>
          <w:rPrChange w:id="4" w:author="白日梦想家" w:date="2026-10-08T09:32:48Z">
            <w:rPr>
              <w:rFonts w:ascii="Times New Roman" w:hAnsi="Times New Roman" w:eastAsia="方正仿宋_GBK"/>
              <w:b w:val="0"/>
              <w:sz w:val="24"/>
            </w:rPr>
          </w:rPrChange>
        </w:rPr>
        <w:t>负荷增长估计采用2022—2025年四个同比增长率，权重依次为1∶2∶3∶4</w:t>
      </w:r>
      <w:r>
        <w:rPr>
          <w:rFonts w:ascii="Times New Roman" w:hAnsi="Times New Roman" w:eastAsia="方正仿宋_GBK"/>
          <w:b w:val="0"/>
          <w:sz w:val="24"/>
        </w:rPr>
        <w:t>。递增权重使较近年份对规划负荷的影响更大，同时保留前期变化，减少单一年份波动的影响。这是本研究的统计设定，第三章同时列出等权平均和复合年增长率，说明不同估计方法对增长分档的影响。</w:t>
      </w:r>
    </w:p>
    <w:p w14:paraId="29FC1762">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1F0A18C2">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74E79BBB">
      <w:pPr>
        <w:pStyle w:val="2"/>
        <w:widowControl/>
        <w:spacing w:before="0" w:after="0" w:line="348" w:lineRule="exact"/>
        <w:ind w:firstLine="480"/>
        <w:jc w:val="both"/>
      </w:pPr>
      <w:r>
        <w:rPr>
          <w:rFonts w:ascii="Times New Roman" w:hAnsi="Times New Roman" w:eastAsia="方正仿宋_GBK"/>
          <w:b w:val="0"/>
          <w:sz w:val="24"/>
        </w:rPr>
        <w:t>在联合寻优中，年度容载比约束与各变电站的技术约束同时进入模型，包括正常正向供电、反向输送、主变N-1剩余容量、储能持续支撑及送受端转供能力。区县内部转接改变站级负荷分配而保持区域总任务守恒；反向压力按电源原归属保守处理，负荷转出后的潜在反送压力同步校核。按上述方法计算邳州和市区的刚性、弹性方案，比较两地区的容量配置及费用差异。</w:t>
      </w:r>
    </w:p>
    <w:p w14:paraId="49B63C6C">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0E529709">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1002C4AD">
      <w:pPr>
        <w:pStyle w:val="115"/>
        <w:widowControl/>
        <w:spacing w:before="0" w:after="0" w:line="348" w:lineRule="exact"/>
        <w:ind w:firstLine="480"/>
        <w:jc w:val="both"/>
      </w:pPr>
      <w:r>
        <w:rPr>
          <w:rFonts w:ascii="Times New Roman" w:hAnsi="Times New Roman" w:eastAsia="方正仿宋_GBK"/>
          <w:b w:val="0"/>
          <w:sz w:val="24"/>
        </w:rPr>
        <w:t>推荐矩阵依据案例中的参数与配置关系建立五站仿真模板，再进行目标年参数外推。源荷水平和分布式电源电量渗透率用于说明片区能源条件，峰值持续时间和增长率用于组织容量需求，两个单位功率投资比用于改变措施经济关系。每个推荐区间由对应分类条件下的容量配置结果归纳，配套结果列示各计算点的容量、费用与约束校核。</w:t>
      </w:r>
    </w:p>
    <w:p w14:paraId="391E2E93">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4DD7DEC1">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计算工作簿与核验记录用于保存计算依据和结果复核。</w:t>
      </w:r>
    </w:p>
    <w:p w14:paraId="5F6ABF27">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758DD6B8">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采用第三章至第五章列明的输入、算式和约束，避免图表分析与规划计算使用不同数据。</w:t>
      </w:r>
    </w:p>
    <w:p w14:paraId="3C94DA19">
      <w:pPr>
        <w:pStyle w:val="2"/>
        <w:keepNext/>
        <w:spacing w:before="120" w:after="0" w:line="240" w:lineRule="auto"/>
        <w:ind w:firstLine="0"/>
        <w:jc w:val="center"/>
      </w:pPr>
      <w:r>
        <w:drawing>
          <wp:inline distT="0" distB="0" distL="114300" distR="114300">
            <wp:extent cx="5120640" cy="413893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4138946"/>
                    </a:xfrm>
                    <a:prstGeom prst="rect">
                      <a:avLst/>
                    </a:prstGeom>
                    <a:noFill/>
                    <a:ln w="9525">
                      <a:noFill/>
                    </a:ln>
                  </pic:spPr>
                </pic:pic>
              </a:graphicData>
            </a:graphic>
          </wp:inline>
        </w:drawing>
      </w:r>
    </w:p>
    <w:p w14:paraId="61338949">
      <w:pPr>
        <w:pStyle w:val="2"/>
        <w:spacing w:before="60" w:after="120" w:line="280" w:lineRule="exact"/>
        <w:ind w:firstLine="0"/>
        <w:jc w:val="center"/>
      </w:pPr>
      <w:r>
        <w:rPr>
          <w:rFonts w:ascii="Times New Roman" w:hAnsi="Times New Roman" w:eastAsia="宋体"/>
          <w:b w:val="0"/>
          <w:sz w:val="21"/>
        </w:rPr>
        <w:t>图1-1 逐年规划计算与推荐矩阵形成过程</w:t>
      </w:r>
    </w:p>
    <w:p w14:paraId="223AF4F9">
      <w:pPr>
        <w:pStyle w:val="4"/>
        <w:keepNext/>
        <w:numPr>
          <w:ilvl w:val="0"/>
          <w:numId w:val="0"/>
        </w:numPr>
        <w:spacing w:before="160" w:after="120" w:line="480" w:lineRule="exact"/>
        <w:ind w:firstLine="0"/>
      </w:pPr>
      <w:bookmarkStart w:id="28" w:name="h74"/>
      <w:bookmarkStart w:id="29" w:name="研究成果及应用"/>
      <w:r>
        <w:rPr>
          <w:rFonts w:ascii="Times New Roman" w:hAnsi="Times New Roman" w:eastAsia="方正仿宋_GBK"/>
          <w:b/>
          <w:sz w:val="32"/>
        </w:rPr>
        <w:t>1.6 研究成果及应用</w:t>
      </w:r>
      <w:bookmarkEnd w:id="28"/>
      <w:bookmarkEnd w:id="29"/>
    </w:p>
    <w:p w14:paraId="6639E733">
      <w:pPr>
        <w:pStyle w:val="115"/>
        <w:widowControl/>
        <w:spacing w:before="0" w:after="0" w:line="348" w:lineRule="exact"/>
        <w:ind w:firstLine="480"/>
        <w:jc w:val="both"/>
      </w:pPr>
      <w:r>
        <w:rPr>
          <w:rFonts w:ascii="Times New Roman" w:hAnsi="Times New Roman" w:eastAsia="方正仿宋_GBK"/>
          <w:b w:val="0"/>
          <w:sz w:val="24"/>
        </w:rPr>
        <w:t>本研究形成邳州、市区的刚性与弹性四年规划方案，给出年度主变容量、采购规模、储能配置、负荷转接及评价期费用。通用推荐矩阵列出供电区域类别、负荷分散系数、技术经济条件和容载比推荐区间，逐点设备配置和计算记录保存在配套工作簿中。</w:t>
      </w:r>
    </w:p>
    <w:p w14:paraId="33F2685F">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规划应用先核定实际在役资产、年网供最大负荷和站间转供能力，依据源荷水平、负荷增长与95%峰值持续时间选择比选范围，再以本地工程价格开展增容、配储和10 kV联络联合寻优。工程设计阶段继续校核实际线路、电压、保护及储能连续运行条件。</w:t>
      </w:r>
    </w:p>
    <w:p w14:paraId="353B39BF">
      <w:pPr>
        <w:pStyle w:val="3"/>
        <w:keepNext/>
        <w:pageBreakBefore/>
        <w:numPr>
          <w:ilvl w:val="0"/>
          <w:numId w:val="0"/>
        </w:numPr>
        <w:spacing w:before="0" w:after="120" w:line="540" w:lineRule="exact"/>
        <w:ind w:firstLine="0"/>
      </w:pPr>
      <w:bookmarkStart w:id="30" w:name="h77"/>
      <w:bookmarkStart w:id="31" w:name="第二章-国内外研究现状"/>
      <w:r>
        <w:rPr>
          <w:rFonts w:ascii="Times New Roman" w:hAnsi="Times New Roman" w:eastAsia="方正仿宋_GBK"/>
          <w:b/>
          <w:sz w:val="36"/>
        </w:rPr>
        <w:t>第二章 国内外研究现状</w:t>
      </w:r>
      <w:bookmarkEnd w:id="30"/>
      <w:bookmarkEnd w:id="31"/>
    </w:p>
    <w:p w14:paraId="3086D163">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724A632E">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29175FC">
      <w:pPr>
        <w:pStyle w:val="4"/>
        <w:keepNext/>
        <w:numPr>
          <w:ilvl w:val="0"/>
          <w:numId w:val="0"/>
        </w:numPr>
        <w:spacing w:before="160" w:after="120" w:line="480" w:lineRule="exact"/>
        <w:ind w:firstLine="0"/>
      </w:pPr>
      <w:bookmarkStart w:id="32" w:name="h80"/>
      <w:bookmarkStart w:id="33" w:name="国外研究现状"/>
      <w:r>
        <w:rPr>
          <w:rFonts w:ascii="Times New Roman" w:hAnsi="Times New Roman" w:eastAsia="方正仿宋_GBK"/>
          <w:b/>
          <w:sz w:val="32"/>
        </w:rPr>
        <w:t>2.1 国外研究现状</w:t>
      </w:r>
      <w:bookmarkEnd w:id="32"/>
      <w:bookmarkEnd w:id="33"/>
    </w:p>
    <w:p w14:paraId="3A35B3DF">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47D669D5">
      <w:pPr>
        <w:pStyle w:val="115"/>
        <w:widowControl/>
        <w:spacing w:before="0" w:after="0" w:line="348" w:lineRule="exact"/>
        <w:ind w:firstLine="480"/>
        <w:jc w:val="both"/>
      </w:pPr>
      <w:r>
        <w:rPr>
          <w:rFonts w:ascii="Times New Roman" w:hAnsi="Times New Roman" w:eastAsia="方正仿宋_GBK"/>
          <w:b w:val="0"/>
          <w:sz w:val="24"/>
        </w:rPr>
        <w:t>承载力评估从确定性运行断面分析逐步拓展到源荷不确定性、主动管理及动态评估。不同方法分别考虑电压、设备容量和风险约束，为高渗透率下的容量校核提供依据。在不确定性建模方面，Lin 等提出两阶段光伏（photovoltaic，PV）承载力计算模型，先采用鲁棒优化分析源荷不确定性下的最不利场景，再构建计及主动管理的混合整数二阶锥规划模型，算例分析表明，负荷降低及光伏出力提高可能使接入约束趋紧；对受过电压限制的网络主动管理（无功、SVC）提升明显、对受最大传输功率限制的网络效果有限；网络重构可使薄弱支路网络承载力提升超过 50%（达原值约 150%）[18]。</w:t>
      </w:r>
    </w:p>
    <w:p w14:paraId="57CD864A">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场景生成（夜间太阳辐照度设为零等物理约束）刻画源侧时序不确定性，以麻雀搜索算法寻优最大承载力，为承载力计算提供符合物理条件的出力场景[19]。</w:t>
      </w:r>
    </w:p>
    <w:p w14:paraId="640F92EC">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33.36%，超过 175% 渗透率后边际收益递减、风险非线性上升[20]。</w:t>
      </w:r>
    </w:p>
    <w:p w14:paraId="5F2690C1">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20%～34%，说明主动支撑及稳定约束对接入能力的影响[21]。</w:t>
      </w:r>
    </w:p>
    <w:p w14:paraId="64FADD7D">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281A2A23">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5A3D13B0">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691F6ACA">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23%，为以灵活资源平抑净负荷爬坡提供依据[22]。</w:t>
      </w:r>
    </w:p>
    <w:p w14:paraId="260A787C">
      <w:pPr>
        <w:pStyle w:val="2"/>
        <w:widowControl/>
        <w:spacing w:before="0" w:after="0" w:line="348" w:lineRule="exact"/>
        <w:ind w:firstLine="480"/>
        <w:jc w:val="both"/>
      </w:pPr>
      <w:r>
        <w:rPr>
          <w:rFonts w:ascii="Times New Roman" w:hAnsi="Times New Roman" w:eastAsia="方正仿宋_GBK"/>
          <w:b w:val="0"/>
          <w:sz w:val="24"/>
        </w:rPr>
        <w:t>在反向潮流引致的电压问题上，Xie 等结合主网与配网线路参数差异建立过电压计算方法，并验证抑制策略可使反向潮流引起的过电压由高于额定约 10% 降至 1.50%[23]；Ghorbansarvi 等以模型预测控制（MPC）联合管理母线电压与配变温度、最小化弃光，通过协调控制推迟配变过载的发生[24]。</w:t>
      </w:r>
    </w:p>
    <w:p w14:paraId="7705A906">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光伏有功削减、有载分接开关调节（OLTC）、配网重构及多柔性资源协调四类电压越限治理手段，并讨论了协调控制中调节时序与经济性考虑不足，以及低压网络模型简化对分析结果的影响[25]。</w:t>
      </w:r>
    </w:p>
    <w:p w14:paraId="1F1D85A8">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29729142">
      <w:pPr>
        <w:pStyle w:val="115"/>
        <w:widowControl/>
        <w:spacing w:before="0" w:after="0" w:line="348" w:lineRule="exact"/>
        <w:ind w:firstLine="480"/>
        <w:jc w:val="both"/>
      </w:pPr>
      <w:r>
        <w:rPr>
          <w:rFonts w:ascii="Times New Roman" w:hAnsi="Times New Roman" w:eastAsia="方正仿宋_GBK"/>
          <w:b w:val="0"/>
          <w:sz w:val="24"/>
        </w:rPr>
        <w:t>灵活资源研究关注储能、可调负荷及柔性互联对接入能力和容量需求的影响，并将相关方案与电网增容开展经济比较。在接入能力分析方面，Nair 等以确定性迭代、两阶段随机 MISOCP 与蒙特卡洛三法对比，表明动态资源协调可使 IEEE 123 馈线 PV 承载力由 48% 提升至 83%（两阶段随机规划达 98%），可行域体积扩大逾 22 倍，并指出动态方案波动性更高、临界性排序为电池＞热泵＞EV[26]；Wang 等（Nature Communications）提出基于智能软开关（SOP）的柔性配电网多资源动态协同规划，在风险小于 5% 内实现 100% 本地光伏消纳，且最优方案总成本较对照方案降低 6.70%～55.00%[27]。</w:t>
      </w:r>
    </w:p>
    <w:p w14:paraId="02E27A86">
      <w:pPr>
        <w:pStyle w:val="2"/>
        <w:widowControl/>
        <w:spacing w:before="0" w:after="0" w:line="348" w:lineRule="exact"/>
        <w:ind w:firstLine="480"/>
        <w:jc w:val="both"/>
      </w:pPr>
      <w:r>
        <w:rPr>
          <w:rFonts w:ascii="Times New Roman" w:hAnsi="Times New Roman" w:eastAsia="方正仿宋_GBK"/>
          <w:b w:val="0"/>
          <w:sz w:val="24"/>
        </w:rPr>
        <w:t>在储能与电网增容的经济比较方面，多项研究给出特定算例条件下的经济阈值：Martínez 等基于西班牙真实 500 节点中压网得出，专用分布式电池储能（BESS）替代网架增容仅在年负荷增长率不超过 0.16% 时净现值为正，移动式储能仅在不超过 0.25% 时可行[28]；Holweger 等在 CIGRE 低压网上得到分布式柔性优于网架增强的盈亏平衡点位于 PV 占年用电量的 110%～145% 区间（廉价变压器约 110%、昂贵变压器约 145%），且变压器为承载瓶颈元件[29]；Matthiss 等分别比较初始投资和年化费用，发现按投资成本储能远低于网架增强，但折算为计入电池 10 年寿命的年成本后差距明显收窄[30]。</w:t>
      </w:r>
    </w:p>
    <w:p w14:paraId="2F0BDB45">
      <w:pPr>
        <w:pStyle w:val="2"/>
        <w:widowControl/>
        <w:spacing w:before="0" w:after="0" w:line="348" w:lineRule="exact"/>
        <w:ind w:firstLine="480"/>
        <w:jc w:val="both"/>
      </w:pPr>
      <w:r>
        <w:rPr>
          <w:rFonts w:ascii="Times New Roman" w:hAnsi="Times New Roman" w:eastAsia="方正仿宋_GBK"/>
          <w:b w:val="0"/>
          <w:sz w:val="24"/>
        </w:rPr>
        <w:t>在储能定容方面，Xu 等以两阶段启发式优化最小化储能全寿命周期成本（LCC，包含投资、更换、运维及处置，并计及锂电池容量衰减），算例显示合理定容可使节点平均年化成本下降约 47%[10]；Wu 等以两阶段分布鲁棒优化并嵌入并网点短路电流约束做 PV+储能联合规划，较传统方法 PV 可装容量提升约 60%、电压偏差降低 16.70%，且“联合规划”优于“先 PV 后储能”[31]。</w:t>
      </w:r>
    </w:p>
    <w:p w14:paraId="2FFD981C">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26.85%～45.21%，但 99% 相对 81% 的边际收益已不显著（拐点约 81% 渗透率），且其孤岛恢复方案采用构网型光伏与储能[32]。</w:t>
      </w:r>
    </w:p>
    <w:p w14:paraId="523E1B18">
      <w:pPr>
        <w:pStyle w:val="2"/>
        <w:widowControl/>
        <w:spacing w:before="0" w:after="0" w:line="348" w:lineRule="exact"/>
        <w:ind w:firstLine="480"/>
        <w:jc w:val="both"/>
      </w:pPr>
      <w:r>
        <w:rPr>
          <w:rFonts w:ascii="Times New Roman" w:hAnsi="Times New Roman" w:eastAsia="方正仿宋_GBK"/>
          <w:b w:val="0"/>
          <w:sz w:val="24"/>
        </w:rPr>
        <w:t>面向高负荷密度与含可再生能源的变电容量优化，Huang 等以多元宇宙优化器同时优化主变容量与台数，算例表明，本地可再生能源供电可减少净负荷，并延缓主变建设[33]；Xu 等则从分时电价/需求侧响应改变负荷曲线的角度论证削峰可节省变电建设投资[34]，Nespoli 等给出无需历史数据量化柔性负荷经济价值的全局预测方法[35]。</w:t>
      </w:r>
    </w:p>
    <w:p w14:paraId="2B39E6BC">
      <w:pPr>
        <w:pStyle w:val="2"/>
        <w:widowControl/>
        <w:spacing w:before="0" w:after="0" w:line="348" w:lineRule="exact"/>
        <w:ind w:firstLine="480"/>
        <w:jc w:val="both"/>
      </w:pPr>
      <w:r>
        <w:rPr>
          <w:rFonts w:ascii="Times New Roman" w:hAnsi="Times New Roman" w:eastAsia="方正仿宋_GBK"/>
          <w:b w:val="0"/>
          <w:sz w:val="24"/>
        </w:rPr>
        <w:t>在源网荷储/柔性互联的国际期刊成果中，Zhu等的多区域E-SOP协同规划可使年总成本降低约 14.90%、电压不平衡全部降至 2% 以内[36]，SOP+储能联合规划使供电能力提升 31.25%[37]，源—网—储协同随机规划以仅增成本 2.23% 换取大幅消纳提升[38]，Shi等通过源网荷储多主体演化博弈，分析收益分配对储能配置及主体协同的影响[39]。</w:t>
      </w:r>
    </w:p>
    <w:p w14:paraId="2351A14A">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79F83839">
      <w:pPr>
        <w:pStyle w:val="115"/>
        <w:widowControl/>
        <w:spacing w:before="0" w:after="0" w:line="348" w:lineRule="exact"/>
        <w:ind w:firstLine="480"/>
        <w:jc w:val="both"/>
      </w:pPr>
      <w:r>
        <w:rPr>
          <w:rFonts w:ascii="Times New Roman" w:hAnsi="Times New Roman" w:eastAsia="方正仿宋_GBK"/>
          <w:b w:val="0"/>
          <w:sz w:val="24"/>
        </w:rPr>
        <w:t>在成本评价方面，Zeng 等基于全寿命周期成本（投资、运行、维护、故障）建立输电线路经济寿命区间法，并以改进 GM(1,1) 在小样本下预测成本、以区间法处理不确定性[11]；Zhu 等对 10 kV 三类线路建立显式包含投资、运维、故障与报废（discard）四部分的 LCC 模型，研究表明，高负载率下运维成本成为 LCC 最主要影响因素、三类线路 LCC 平衡点出现在第 7～8 年，为线路寿命和费用边界分析提供参考[12]。</w:t>
      </w:r>
    </w:p>
    <w:p w14:paraId="277CE0B1">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与累积前景理论用于电网规划方案适应性评价[40]；Fermatean 模糊 TOPSIS 配合 FAHP-熵权与 DEMATEL 因果分析处理专家评分不确定性[41]；最优最劣法（BWM）+ 反熵权 + 纳什博弈 + 马氏距离改进 TOPSIS 用于输电项目优选[42]；改进 AHP 叠加物元可拓评估实现效益分级[14]。多准则评价通过指标与权重表达方案差异，适用于技术可行方案的综合比较。</w:t>
      </w:r>
    </w:p>
    <w:p w14:paraId="75687892">
      <w:pPr>
        <w:pStyle w:val="4"/>
        <w:keepNext/>
        <w:numPr>
          <w:ilvl w:val="0"/>
          <w:numId w:val="0"/>
        </w:numPr>
        <w:spacing w:before="160" w:after="120" w:line="480" w:lineRule="exact"/>
        <w:ind w:firstLine="0"/>
      </w:pPr>
      <w:bookmarkStart w:id="38" w:name="国内研究现状"/>
      <w:bookmarkStart w:id="39" w:name="h102"/>
      <w:r>
        <w:rPr>
          <w:rFonts w:ascii="Times New Roman" w:hAnsi="Times New Roman" w:eastAsia="方正仿宋_GBK"/>
          <w:b/>
          <w:sz w:val="32"/>
        </w:rPr>
        <w:t>2.2 国内研究现状</w:t>
      </w:r>
      <w:bookmarkEnd w:id="38"/>
      <w:bookmarkEnd w:id="39"/>
    </w:p>
    <w:p w14:paraId="06F1F5AC">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4691A0B2">
      <w:pPr>
        <w:pStyle w:val="115"/>
        <w:widowControl/>
        <w:spacing w:before="0" w:after="0" w:line="348" w:lineRule="exact"/>
        <w:ind w:firstLine="480"/>
        <w:jc w:val="both"/>
      </w:pPr>
      <w:r>
        <w:rPr>
          <w:rFonts w:ascii="Times New Roman" w:hAnsi="Times New Roman" w:eastAsia="方正仿宋_GBK"/>
          <w:b w:val="0"/>
          <w:sz w:val="24"/>
        </w:rPr>
        <w:t>容量配置需要兼顾供电安全与投资效率，国内研究逐步从单电压等级容量配置拓展到多电压等级协同规划，并进一步细化相关参数及评价方法。在最优容载比计算上，陈浩等较早建立含高、低压两电压等级变电站的最优容载比优化模型，以年综合费用最小为目标、用离散粒子群算法求解[43]；王凯亮等进一步以建设成本最小为目标统筹 220/110/10 kV 协同规划，用贝叶斯优化—遗传算法（BOA-GA）求解多电压等级容载比配比，证明长时间尺度下容载比配比与整体投资近似呈二次关系，规划方案较实际网架降低建设成本约 7.60%，并给出按负荷密度（以 10 MW·km⁻² 为界）与负荷增长率分档的差异化容载比推荐表[44]。</w:t>
      </w:r>
    </w:p>
    <w:p w14:paraId="3ED007B9">
      <w:pPr>
        <w:pStyle w:val="2"/>
        <w:widowControl/>
        <w:spacing w:before="0" w:after="0" w:line="348" w:lineRule="exact"/>
        <w:ind w:firstLine="480"/>
        <w:jc w:val="both"/>
      </w:pPr>
      <w:r>
        <w:rPr>
          <w:rFonts w:ascii="Times New Roman" w:hAnsi="Times New Roman" w:eastAsia="方正仿宋_GBK"/>
          <w:b w:val="0"/>
          <w:sz w:val="24"/>
        </w:rPr>
        <w:t>在指标精细化上，刘文霞等针对导则容载比区间过宽、与可靠性脱钩的问题提出“容载比色带”，以理想值为基准的带状标尺可视化表达充裕性，以供电可靠性和发展阶段评价区域容量储备[45]；刘炜彬等则从负荷分散系数、储备系数、变压器安全运行率、平均功率因数四参数入手，用 BP 神经网络拟合负荷同时率、将 N-1 通过率纳入安全运行率，实现容载比精细化与差异化配置[46]。</w:t>
      </w:r>
    </w:p>
    <w:p w14:paraId="5DB91BF5">
      <w:pPr>
        <w:pStyle w:val="2"/>
        <w:widowControl/>
        <w:spacing w:before="0" w:after="0" w:line="348" w:lineRule="exact"/>
        <w:ind w:firstLine="480"/>
        <w:jc w:val="both"/>
      </w:pPr>
      <w:r>
        <w:rPr>
          <w:rFonts w:ascii="Times New Roman" w:hAnsi="Times New Roman" w:eastAsia="方正仿宋_GBK"/>
          <w:b w:val="0"/>
          <w:sz w:val="24"/>
        </w:rPr>
        <w:t>在最大供电能力方面，肖峻等以 TSC 理论（计及主变与下级网络转带、满足 N-1）量化容载比与下级网络强弱的关系，研究表明，网络转带能力增强后可降低相应变电容量储备需求：达到 TSC 时容载比理论范围约 1.10～2.00，常见城市配电网联络度 0.40～0.50 时对应容载比 1.50～1.60，其算例相较1.80～2.00的取值范围，可承接负荷增加约20%，并建议互联程度高的城市配电网容载比控制在 1.60 左右[8]；张锐等进一步以改进供电能力指标指导低压柔性互联装置规划，将设备容量与实际供电能力分别评价[47]；马雨欣、林凌雪提出面向精准规划的 TSC 评估方法并将分布式电源场景纳入供电能力计算[48]。</w:t>
      </w:r>
    </w:p>
    <w:p w14:paraId="291CC6D5">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125E67F1">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[49]。</w:t>
      </w:r>
    </w:p>
    <w:p w14:paraId="377CB98B">
      <w:pPr>
        <w:pStyle w:val="2"/>
        <w:widowControl/>
        <w:spacing w:before="0" w:after="0" w:line="348" w:lineRule="exact"/>
        <w:ind w:firstLine="480"/>
        <w:jc w:val="both"/>
      </w:pPr>
      <w:r>
        <w:rPr>
          <w:rFonts w:ascii="Times New Roman" w:hAnsi="Times New Roman" w:eastAsia="方正仿宋_GBK"/>
          <w:b w:val="0"/>
          <w:sz w:val="24"/>
        </w:rPr>
        <w:t>在概率/区间评估上，王方敏等提出基于历史场景的分层分级概率评估，以反向负载率分级并将薄弱环节分为红/黄/蓝/绿四级，可按不同置信水平给出各供电区域光伏可新增容量（依据DL/T 2041开展评估）[50]；徐非非等提出计及不确定性的承载能力区间分析方法[51]；张伟等针对含储能与软开关的柔性配电网，以确定性模型刻画最乐观、双层鲁棒优化刻画最悲观，构成消纳能力区间，并验证随 E-SOP 端口容量增大区间整体抬升、宽度收窄（由 7.93～10.89 MW 升至 9.32～11.34 MW）[52]。</w:t>
      </w:r>
    </w:p>
    <w:p w14:paraId="5774ABA0">
      <w:pPr>
        <w:pStyle w:val="2"/>
        <w:widowControl/>
        <w:spacing w:before="0" w:after="0" w:line="348" w:lineRule="exact"/>
        <w:ind w:firstLine="480"/>
        <w:jc w:val="both"/>
      </w:pPr>
      <w:r>
        <w:rPr>
          <w:rFonts w:ascii="Times New Roman" w:hAnsi="Times New Roman" w:eastAsia="方正仿宋_GBK"/>
          <w:b w:val="0"/>
          <w:sz w:val="24"/>
        </w:rPr>
        <w:t>在安全经济承载力上，宋钰等构建兼顾安全与经济的分布式光伏承载力评估方法[53]，李敬如等研究主配协同条件下的安全经济承载力计算[54]，二者均强调“先满足电压、设备容量与运行安全约束，再比较扩网、储能与调节措施经济性”。</w:t>
      </w:r>
    </w:p>
    <w:p w14:paraId="203F6AD3">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龚锐等则提出“综合承载力”概念，将运行状态评估结果折算为系数与接入容量相乘得“期望接入容量”，通过运行评价系数反映接入容量的质量差异[55]。</w:t>
      </w:r>
    </w:p>
    <w:p w14:paraId="3CE48B8D">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181C5E18">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[56]。</w:t>
      </w:r>
    </w:p>
    <w:p w14:paraId="7CFDD954">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型”，为分析江苏地区负荷与气温的关系提供参考[57]。</w:t>
      </w:r>
    </w:p>
    <w:p w14:paraId="5BA8569C">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[58]，吕达夫等以多场景源荷不确定性模型评估承载能力、得出“储能提升承载能力优于需求响应”[59]，刘克权等则以甘肃为例定性论证高比例新能源下“承载力不足/潮流反转/N-1 不满足/网架联络率低”的真实困境[60]。</w:t>
      </w:r>
    </w:p>
    <w:p w14:paraId="27F6653E">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5ED91B0E">
      <w:pPr>
        <w:pStyle w:val="115"/>
        <w:widowControl/>
        <w:spacing w:before="0" w:after="0" w:line="348" w:lineRule="exact"/>
        <w:ind w:firstLine="480"/>
        <w:jc w:val="both"/>
      </w:pPr>
      <w:r>
        <w:rPr>
          <w:rFonts w:ascii="Times New Roman" w:hAnsi="Times New Roman" w:eastAsia="方正仿宋_GBK"/>
          <w:b w:val="0"/>
          <w:sz w:val="24"/>
        </w:rPr>
        <w:t>国内源网荷储/柔性互联协同规划成果丰富，研究关注柔性互联及储能的联合配置对潮流、供电能力和投资的影响。综述类研究系统梳理了分布式光伏规模化并网关键技术[61]、主动配电网规划[62]与新型配电网分布式储能配置[63]。在 SOP/柔性互联协同上，贺春光等以混合整数二阶锥规划做多电压等级 SOP 协同规划，算例中年综合成本由 457.30 万元降至 357.70 万元、各节点电压维持在 [0.95,1.05]、缓解 220 kV 变电站潮流倒送[64]。在“源—网—储”联合扩展规划上，徐峰亮等提出三层扩展规划并定义净负荷适应率、净负荷波动率、线路负载裕度均衡性三个运行灵活性指标，其推荐方案在五种方案中总成本最低（1300.50 万元）、DG 渗透率最高（57.10%）[65]；乐健等以 Frank-Copula 刻画源荷时空相关、蒙特卡洛生成并削减典型场景，比较基准与差异化源网储方案的全寿命费用（25 节点方案 4 综合成本较方案 2 降约 44.90%）[66]。</w:t>
      </w:r>
    </w:p>
    <w:p w14:paraId="0F9EE282">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6141C03A">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6561B7AB">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97.87%、RMSE 7.38 元/(kV·A)，为工程造价的参数化分析提供参考[69]。</w:t>
      </w:r>
    </w:p>
    <w:p w14:paraId="517DF68B">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4B3742D0">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732FA4C4">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容载比纳入评价指标并给出四级分级阈值，用于区域电网分类和综合评价[15]。</w:t>
      </w:r>
    </w:p>
    <w:p w14:paraId="48645C7E">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[16]；汪志才等的“考虑功能差异的输变电项目效益评价及投资优化”将不同项目的工程功能纳入评价[71]。</w:t>
      </w:r>
    </w:p>
    <w:p w14:paraId="0D0850D4">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5A57BE6A">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51160B2E">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二阶锥松弛做多层级配电网消纳空间分解测算，论证层间协调可提升总消纳空间（但其算例为 IEEE 6/7/9/10/12/15 合成测试系统，用于检验多层级协调方法）[75]。</w:t>
      </w:r>
    </w:p>
    <w:p w14:paraId="2D94CBF6">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099474FD">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677AF053">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585DFA82">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29866A35">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[46]；王凯亮等研究多电压等级协同规划，说明上级容量与下级网络条件需要共同考虑[44]。这些研究为容载比按片区条件调整提供了依据。</w:t>
      </w:r>
    </w:p>
    <w:p w14:paraId="3E256FED">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2900C3C9">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5B3B6E7B">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2041—2025《分布式电源接入电力系统承载力评估导则》规定系统级及设备级承载力计算、结果校核和可开放容量评估方法[9]。GB/T 45418—2025《配电网通用技术导则》为下级配电网技术分析提供补充依据[17]。《配电网规划设计技术导则（修订稿，2025年4月）》提出分布式电源装机渗透率和分布式电源电量渗透率指标，用于判断源荷发展水平及反向容量校核需求[7]。</w:t>
      </w:r>
    </w:p>
    <w:p w14:paraId="04D61F28">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123B1D4F">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03448F10">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4EA7CD72">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3851B1AA">
      <w:pPr>
        <w:pStyle w:val="4"/>
        <w:keepNext/>
        <w:numPr>
          <w:ilvl w:val="0"/>
          <w:numId w:val="0"/>
        </w:numPr>
        <w:spacing w:before="160" w:after="120" w:line="480" w:lineRule="exact"/>
        <w:ind w:firstLine="0"/>
      </w:pPr>
      <w:bookmarkStart w:id="50" w:name="国内外研究对比与述评"/>
      <w:bookmarkStart w:id="51" w:name="h140"/>
      <w:r>
        <w:rPr>
          <w:rFonts w:ascii="Times New Roman" w:hAnsi="Times New Roman" w:eastAsia="方正仿宋_GBK"/>
          <w:b/>
          <w:sz w:val="32"/>
        </w:rPr>
        <w:t>2.3 国内外研究对比与述评</w:t>
      </w:r>
      <w:bookmarkEnd w:id="50"/>
      <w:bookmarkEnd w:id="51"/>
    </w:p>
    <w:p w14:paraId="5B85437F">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2CB04408">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26156F0D">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4D4AD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9F526C3">
            <w:pPr>
              <w:keepNext/>
              <w:spacing w:before="20" w:after="20" w:line="260" w:lineRule="exact"/>
              <w:ind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1DF4A4EE">
            <w:pPr>
              <w:keepNext/>
              <w:spacing w:before="20" w:after="20" w:line="260" w:lineRule="exact"/>
              <w:ind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44E81996">
            <w:pPr>
              <w:keepNext/>
              <w:spacing w:before="20" w:after="20" w:line="260" w:lineRule="exact"/>
              <w:ind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0A506D88">
            <w:pPr>
              <w:keepNext/>
              <w:spacing w:before="20" w:after="20" w:line="260" w:lineRule="exact"/>
              <w:ind w:firstLine="0" w:firstLineChars="0"/>
              <w:jc w:val="center"/>
            </w:pPr>
            <w:r>
              <w:rPr>
                <w:rFonts w:ascii="Times New Roman" w:hAnsi="Times New Roman" w:eastAsia="宋体"/>
                <w:b/>
                <w:sz w:val="18"/>
              </w:rPr>
              <w:t>本课题研究内容</w:t>
            </w:r>
          </w:p>
        </w:tc>
      </w:tr>
      <w:tr w14:paraId="0700C9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09DCDC3">
            <w:pPr>
              <w:keepNext/>
              <w:spacing w:before="20" w:after="20" w:line="260" w:lineRule="exact"/>
              <w:ind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50A3F04F">
            <w:pPr>
              <w:keepNext/>
              <w:spacing w:before="20" w:after="20" w:line="260" w:lineRule="exact"/>
              <w:ind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4D0EF3B6">
            <w:pPr>
              <w:keepNext/>
              <w:spacing w:before="20" w:after="20" w:line="260" w:lineRule="exact"/>
              <w:ind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22DE5BB8">
            <w:pPr>
              <w:keepNext/>
              <w:spacing w:before="20" w:after="20" w:line="260" w:lineRule="exact"/>
              <w:ind w:firstLine="0" w:firstLineChars="0"/>
              <w:jc w:val="center"/>
            </w:pPr>
            <w:r>
              <w:rPr>
                <w:rFonts w:ascii="Times New Roman" w:hAnsi="Times New Roman" w:eastAsia="宋体"/>
                <w:b w:val="0"/>
                <w:sz w:val="18"/>
              </w:rPr>
              <w:t>结合110 kV容量配置开展规划比选</w:t>
            </w:r>
          </w:p>
        </w:tc>
      </w:tr>
      <w:tr w14:paraId="16EC4F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1AA6388">
            <w:pPr>
              <w:keepNext/>
              <w:spacing w:before="20" w:after="20" w:line="260" w:lineRule="exact"/>
              <w:ind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41FA4B2F">
            <w:pPr>
              <w:keepNext/>
              <w:spacing w:before="20" w:after="20" w:line="260" w:lineRule="exact"/>
              <w:ind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77B4287C">
            <w:pPr>
              <w:keepNext/>
              <w:spacing w:before="20" w:after="20" w:line="260" w:lineRule="exact"/>
              <w:ind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2601ADDA">
            <w:pPr>
              <w:keepNext/>
              <w:spacing w:before="20" w:after="20" w:line="260" w:lineRule="exact"/>
              <w:ind w:firstLine="0" w:firstLineChars="0"/>
              <w:jc w:val="center"/>
            </w:pPr>
            <w:r>
              <w:rPr>
                <w:rFonts w:ascii="Times New Roman" w:hAnsi="Times New Roman" w:eastAsia="宋体"/>
                <w:b w:val="0"/>
                <w:sz w:val="18"/>
              </w:rPr>
              <w:t>区分区域正向净峰与站级反向峰</w:t>
            </w:r>
          </w:p>
        </w:tc>
      </w:tr>
      <w:tr w14:paraId="6AEB9A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5278E14">
            <w:pPr>
              <w:keepNext/>
              <w:spacing w:before="20" w:after="20" w:line="260" w:lineRule="exact"/>
              <w:ind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33BC79F0">
            <w:pPr>
              <w:keepNext/>
              <w:spacing w:before="20" w:after="20" w:line="260" w:lineRule="exact"/>
              <w:ind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6969B5E1">
            <w:pPr>
              <w:keepNext/>
              <w:spacing w:before="20" w:after="20" w:line="260" w:lineRule="exact"/>
              <w:ind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3746C363">
            <w:pPr>
              <w:keepNext/>
              <w:spacing w:before="20" w:after="20" w:line="260" w:lineRule="exact"/>
              <w:ind w:firstLine="0" w:firstLineChars="0"/>
              <w:jc w:val="center"/>
            </w:pPr>
            <w:r>
              <w:rPr>
                <w:rFonts w:ascii="Times New Roman" w:hAnsi="Times New Roman" w:eastAsia="宋体"/>
                <w:b w:val="0"/>
                <w:sz w:val="18"/>
              </w:rPr>
              <w:t>比较主变、储能及已具备资料的局部互济</w:t>
            </w:r>
          </w:p>
        </w:tc>
      </w:tr>
      <w:tr w14:paraId="4ED1F6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0BC30E3">
            <w:pPr>
              <w:keepNext/>
              <w:spacing w:before="20" w:after="20" w:line="260" w:lineRule="exact"/>
              <w:ind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36ED4DB1">
            <w:pPr>
              <w:keepNext/>
              <w:spacing w:before="20" w:after="20" w:line="260" w:lineRule="exact"/>
              <w:ind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25341DF2">
            <w:pPr>
              <w:keepNext/>
              <w:spacing w:before="20" w:after="20" w:line="260" w:lineRule="exact"/>
              <w:ind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4B58008C">
            <w:pPr>
              <w:keepNext/>
              <w:spacing w:before="20" w:after="20" w:line="260" w:lineRule="exact"/>
              <w:ind w:firstLine="0" w:firstLineChars="0"/>
              <w:jc w:val="center"/>
            </w:pPr>
            <w:r>
              <w:rPr>
                <w:rFonts w:ascii="Times New Roman" w:hAnsi="Times New Roman" w:eastAsia="宋体"/>
                <w:b w:val="0"/>
                <w:sz w:val="18"/>
              </w:rPr>
              <w:t>以统一评价期费用比较完整规划路径</w:t>
            </w:r>
          </w:p>
        </w:tc>
      </w:tr>
      <w:tr w14:paraId="48D84B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46B1C1C">
            <w:pPr>
              <w:keepNext w:val="0"/>
              <w:spacing w:before="20" w:after="20" w:line="260" w:lineRule="exact"/>
              <w:ind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7A797B51">
            <w:pPr>
              <w:keepNext w:val="0"/>
              <w:spacing w:before="20" w:after="20" w:line="260" w:lineRule="exact"/>
              <w:ind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37465C61">
            <w:pPr>
              <w:keepNext w:val="0"/>
              <w:spacing w:before="20" w:after="20" w:line="260" w:lineRule="exact"/>
              <w:ind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5BA6F003">
            <w:pPr>
              <w:keepNext w:val="0"/>
              <w:spacing w:before="20" w:after="20" w:line="260" w:lineRule="exact"/>
              <w:ind w:firstLine="0" w:firstLineChars="0"/>
              <w:jc w:val="center"/>
            </w:pPr>
            <w:r>
              <w:rPr>
                <w:rFonts w:ascii="Times New Roman" w:hAnsi="Times New Roman" w:eastAsia="宋体"/>
                <w:b w:val="0"/>
                <w:sz w:val="18"/>
              </w:rPr>
              <w:t>分析邳州20站及市区29站的配置差异</w:t>
            </w:r>
          </w:p>
        </w:tc>
      </w:tr>
    </w:tbl>
    <w:p w14:paraId="1D9A7BA1">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7EF537B6">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48AF0EA5">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分布式电源发展决定站级正反向净负荷，变电容量与下级网络决定可供负荷，储能及联络措施在技术可行范围内影响费用。</w:t>
      </w:r>
    </w:p>
    <w:p w14:paraId="7F85F713">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6ED913CD">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18BD6A8C">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00996AAF">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退出后的供电需求，费用结果因而能够对应明确的设备配置。</w:t>
      </w:r>
    </w:p>
    <w:p w14:paraId="3D0D9EEE">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2F1F7408">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[44][45][73]。本项目从邳州与市区案例出发，将地区名称和规模转换为五站仿真模板结构，保留分布式电源装机渗透率、负荷增长、持续时间及相对工程费用作为可比较参数。</w:t>
      </w:r>
    </w:p>
    <w:p w14:paraId="1EEF3566">
      <w:pPr>
        <w:pStyle w:val="2"/>
        <w:widowControl/>
        <w:spacing w:before="0" w:after="0" w:line="348" w:lineRule="exact"/>
        <w:ind w:firstLine="480"/>
        <w:jc w:val="both"/>
      </w:pPr>
      <w:r>
        <w:rPr>
          <w:rFonts w:ascii="Times New Roman" w:hAnsi="Times New Roman" w:eastAsia="方正仿宋_GBK"/>
          <w:b w:val="0"/>
          <w:sz w:val="24"/>
        </w:rPr>
        <w:t>推荐矩阵按供电区域类别与负荷分散系数细分，归纳不同源荷及经济条件下的容载比区间；逐站方案说明容量取值与建设措施的联系。片区源荷条件或费用发生变化时，可以先调整对应参数档，再通过实际设备和网络条件重新确定主变、储能与联络组合。</w:t>
      </w:r>
    </w:p>
    <w:p w14:paraId="771E6451">
      <w:pPr>
        <w:pStyle w:val="4"/>
        <w:keepNext/>
        <w:numPr>
          <w:ilvl w:val="0"/>
          <w:numId w:val="0"/>
        </w:numPr>
        <w:spacing w:before="160" w:after="120" w:line="480" w:lineRule="exact"/>
        <w:ind w:firstLine="0"/>
      </w:pPr>
      <w:bookmarkStart w:id="55" w:name="容载比与供电能力的理论联系"/>
      <w:bookmarkStart w:id="56" w:name="h154"/>
      <w:r>
        <w:rPr>
          <w:rFonts w:ascii="Times New Roman" w:hAnsi="Times New Roman" w:eastAsia="方正仿宋_GBK"/>
          <w:b/>
          <w:sz w:val="32"/>
        </w:rPr>
        <w:t>2.4 容载比与供电能力的理论联系</w:t>
      </w:r>
      <w:bookmarkEnd w:id="55"/>
      <w:bookmarkEnd w:id="56"/>
    </w:p>
    <w:p w14:paraId="33D8417A">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2F6F15E7">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w:t>
      </w:r>
      <w:ins w:id="5" w:author="白日梦想家" w:date="2026-10-08T09:37:46Z">
        <w:commentRangeStart w:id="2"/>
        <w:r>
          <w:rPr>
            <w:rFonts w:hint="eastAsia"/>
            <w:b w:val="0"/>
            <w:sz w:val="24"/>
            <w:lang w:eastAsia="zh"/>
            <w:woUserID w:val="2"/>
          </w:rPr>
          <w:t>主变</w:t>
        </w:r>
      </w:ins>
      <w:ins w:id="6" w:author="白日梦想家" w:date="2026-10-08T09:37:48Z">
        <w:r>
          <w:rPr>
            <w:rFonts w:hint="eastAsia"/>
            <w:b w:val="0"/>
            <w:sz w:val="24"/>
            <w:lang w:eastAsia="zh"/>
            <w:woUserID w:val="2"/>
          </w:rPr>
          <w:t>N-</w:t>
        </w:r>
        <w:commentRangeEnd w:id="2"/>
      </w:ins>
      <w:r>
        <w:rPr>
          <w:woUserID w:val="2"/>
        </w:rPr>
        <w:commentReference w:id="2"/>
      </w:r>
      <w:ins w:id="7" w:author="白日梦想家" w:date="2026-10-08T09:37:49Z">
        <w:r>
          <w:rPr>
            <w:rFonts w:hint="eastAsia"/>
            <w:b w:val="0"/>
            <w:sz w:val="24"/>
            <w:lang w:eastAsia="zh"/>
            <w:woUserID w:val="2"/>
          </w:rPr>
          <w:t>1</w:t>
        </w:r>
      </w:ins>
      <w:del w:id="8" w:author="白日梦想家" w:date="2026-10-08T09:37:46Z">
        <w:r>
          <w:rPr>
            <w:rFonts w:ascii="Times New Roman" w:hAnsi="Times New Roman" w:eastAsia="方正仿宋_GBK"/>
            <w:b w:val="0"/>
            <w:sz w:val="24"/>
            <w:highlight w:val="yellow"/>
            <w:rPrChange w:id="9" w:author="白日梦想家" w:date="2026-10-08T09:37:43Z">
              <w:rPr>
                <w:rFonts w:ascii="Times New Roman" w:hAnsi="Times New Roman" w:eastAsia="方正仿宋_GBK"/>
                <w:b w:val="0"/>
                <w:sz w:val="24"/>
              </w:rPr>
            </w:rPrChange>
          </w:rPr>
          <w:delText>设备退出</w:delText>
        </w:r>
      </w:del>
      <w:r>
        <w:rPr>
          <w:rFonts w:ascii="Times New Roman" w:hAnsi="Times New Roman" w:eastAsia="方正仿宋_GBK"/>
          <w:b w:val="0"/>
          <w:sz w:val="24"/>
        </w:rPr>
        <w:t>时还需考虑剩余主变、可转负荷与相邻站剩余容量[5][8]。区域内即使有较多空余容量，若下级网络不能把重载站的负荷转接出去，仍可能需要局部增容。容载比相同的两个地区，其局部供电能力和工程需求仍受站级结构影响。</w:t>
      </w:r>
    </w:p>
    <w:p w14:paraId="7FC390E0">
      <w:pPr>
        <w:pStyle w:val="2"/>
        <w:widowControl/>
        <w:spacing w:before="0" w:after="0" w:line="348" w:lineRule="exact"/>
        <w:ind w:firstLine="480"/>
        <w:jc w:val="both"/>
      </w:pPr>
      <w:r>
        <w:rPr>
          <w:rFonts w:ascii="Times New Roman" w:hAnsi="Times New Roman" w:eastAsia="方正仿宋_GBK"/>
          <w:b w:val="0"/>
          <w:sz w:val="24"/>
        </w:rPr>
        <w:t>在多主变站中，容量总和不能直接替代主变N-1后的剩余容量。两台容量相同的主变退出其中一台，站内剩余容量为原总容量的一半；三台同规格主变退出一台，剩余比例为三分之二。扩建主变可以同时改变总容量和退出后的剩余容量，其作用需要结合主变规格和供电需求分析。本研究将主变扩建作为独立建设变量，根据预留位置确定扩建条件，并计入相应工程费用。</w:t>
      </w:r>
    </w:p>
    <w:p w14:paraId="30A01AA6">
      <w:pPr>
        <w:pStyle w:val="2"/>
        <w:widowControl/>
        <w:spacing w:before="0" w:after="0" w:line="348" w:lineRule="exact"/>
        <w:ind w:firstLine="480"/>
        <w:jc w:val="both"/>
      </w:pPr>
      <w:r>
        <w:rPr>
          <w:rFonts w:ascii="Times New Roman" w:hAnsi="Times New Roman" w:eastAsia="方正仿宋_GBK"/>
          <w:b w:val="0"/>
          <w:sz w:val="24"/>
        </w:rPr>
        <w:t>区域容量配置还受主变规格的离散性影响。某站需要增加的有效供电能力可能小于一个推荐规格的容量增量，采购整台设备后出现一定容量储备。随着负荷增加，储备被逐步使用，年度容载比下降。若直接求解连续容量再按最邻近规格取整，取整后的供电安全或费用最优性可能不成立。本项目将可选规格直接纳入整数模型，年度指标从实际规格合计得到。</w:t>
      </w:r>
    </w:p>
    <w:p w14:paraId="573E11DE">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560B7BD7">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[8]。工程上需要分别核实负荷是否可分段、通道是否可用、受端主变是否有余量。可转负荷由通道条件与两端容量共同确定。</w:t>
      </w:r>
    </w:p>
    <w:p w14:paraId="63BDBD4F">
      <w:pPr>
        <w:pStyle w:val="2"/>
        <w:widowControl/>
        <w:spacing w:before="0" w:after="0" w:line="348" w:lineRule="exact"/>
        <w:ind w:firstLine="480"/>
        <w:jc w:val="both"/>
      </w:pPr>
      <w:r>
        <w:rPr>
          <w:rFonts w:ascii="Times New Roman" w:hAnsi="Times New Roman" w:eastAsia="方正仿宋_GBK"/>
          <w:b w:val="0"/>
          <w:sz w:val="24"/>
        </w:rPr>
        <w:t>正常负荷转接改变站级供电任务，可以使部分站原有储备承担邻站负荷，减少局部新增容量或储能。对区县整体而言，用户需求保持不变，送出和接收应成对计量。忽略线路损耗时，区域负荷总量守恒；联络容量也不属于主变铭牌容量。本研究在模型中保留两端约束，使联络收益表现为设备配置变化，而非容载比分母的人为下降。</w:t>
      </w:r>
    </w:p>
    <w:p w14:paraId="6D599A1C">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站间转移比例处于相关故障或检修语境[5]。本报告采用市区50%、邳州28.29%的初始能力参数，用于区县内部负荷配置。负荷经正常转接后，主变N-1容量按调整后的站级任务校核，校核中采用相应剩余主变容量和储能支撑能力。</w:t>
      </w:r>
    </w:p>
    <w:p w14:paraId="7144A359">
      <w:pPr>
        <w:pStyle w:val="2"/>
        <w:widowControl/>
        <w:spacing w:before="0" w:after="0" w:line="348" w:lineRule="exact"/>
        <w:ind w:firstLine="480"/>
        <w:jc w:val="both"/>
      </w:pPr>
      <w:r>
        <w:rPr>
          <w:rFonts w:ascii="Times New Roman" w:hAnsi="Times New Roman" w:eastAsia="方正仿宋_GBK"/>
          <w:b w:val="0"/>
          <w:sz w:val="24"/>
        </w:rPr>
        <w:t>本研究分别建立既有与新增转供能力预算。既有能力按初始转供率计取，新建联络按项目提高能力；送端可转负荷、受端容量及反向压力共同限制其使用量。工程费用决定能力不足时采用新建联络、增容或储能的组合。</w:t>
      </w:r>
    </w:p>
    <w:p w14:paraId="6215C7A0">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5E43B775">
      <w:pPr>
        <w:pStyle w:val="115"/>
        <w:widowControl/>
        <w:spacing w:before="0" w:after="0" w:line="348" w:lineRule="exact"/>
        <w:ind w:firstLine="480"/>
        <w:jc w:val="both"/>
      </w:pPr>
      <w:r>
        <w:rPr>
          <w:rFonts w:ascii="Times New Roman" w:hAnsi="Times New Roman" w:eastAsia="方正仿宋_GBK"/>
          <w:b w:val="0"/>
          <w:sz w:val="24"/>
        </w:rPr>
        <w:t>负荷发展储备与规划年份直接相关。建设一台主变通常不能按年度自由缩减，负荷则可能在不同年份上升或下降。年度规划路径因此需要处理资产持续在役和负荷波动的共同影响。用一个规划末年容量倒推全部年度，会遗漏提前建设费用与中间年份的容量约束。</w:t>
      </w:r>
    </w:p>
    <w:p w14:paraId="763217D6">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档位[5]。对本项目四个同比增长率采用近年权重较高的平均值，可以减弱单一年度作为判断依据的影响，规划预测结合统计范围、气象条件、新增用户、产业计划及负荷兑现情况确定。本研究将年最大净负荷平均增长率用于容载比2.00起点后的四年需求推演，历史年度数据用于现状分析。</w:t>
      </w:r>
    </w:p>
    <w:p w14:paraId="238BB406">
      <w:pPr>
        <w:pStyle w:val="2"/>
        <w:widowControl/>
        <w:spacing w:before="0" w:after="0" w:line="348" w:lineRule="exact"/>
        <w:ind w:firstLine="480"/>
        <w:jc w:val="both"/>
      </w:pPr>
      <w:r>
        <w:rPr>
          <w:rFonts w:ascii="Times New Roman" w:hAnsi="Times New Roman" w:eastAsia="方正仿宋_GBK"/>
          <w:b w:val="0"/>
          <w:sz w:val="24"/>
        </w:rPr>
        <w:t>增长参数影响供电需求，同时影响容载比分母。在资产非减条件下，较低增长可能使已配置容量对应的容载比较高；较高增长可能触发新的主变或储能建设。离散措施使变化呈台阶形态，推荐矩阵按分档情景归纳容量变化。</w:t>
      </w:r>
    </w:p>
    <w:p w14:paraId="0C488918">
      <w:pPr>
        <w:pStyle w:val="4"/>
        <w:keepNext/>
        <w:numPr>
          <w:ilvl w:val="0"/>
          <w:numId w:val="0"/>
        </w:numPr>
        <w:spacing w:before="160" w:after="120" w:line="480" w:lineRule="exact"/>
        <w:ind w:firstLine="0"/>
      </w:pPr>
      <w:bookmarkStart w:id="60" w:name="高渗透率下的源荷特征与容量压力"/>
      <w:bookmarkStart w:id="61" w:name="h168"/>
      <w:r>
        <w:rPr>
          <w:rFonts w:ascii="Times New Roman" w:hAnsi="Times New Roman" w:eastAsia="方正仿宋_GBK"/>
          <w:b/>
          <w:sz w:val="32"/>
        </w:rPr>
        <w:t>2.5 高渗透率下的源荷特征与容量压力</w:t>
      </w:r>
      <w:bookmarkEnd w:id="60"/>
      <w:bookmarkEnd w:id="61"/>
    </w:p>
    <w:p w14:paraId="50BF3CC5">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0A39B688">
      <w:pPr>
        <w:pStyle w:val="115"/>
        <w:widowControl/>
        <w:spacing w:before="0" w:after="0" w:line="348" w:lineRule="exact"/>
        <w:ind w:firstLine="480"/>
        <w:jc w:val="both"/>
      </w:pPr>
      <w:r>
        <w:rPr>
          <w:rFonts w:ascii="Times New Roman" w:hAnsi="Times New Roman" w:eastAsia="方正仿宋_GBK"/>
          <w:b w:val="0"/>
          <w:sz w:val="24"/>
        </w:rPr>
        <w:t>用户负荷表达用户实际用电需求，网供负荷表达电网向用户供电的剩余任务。分布式电源参与本地供电后，二者需要通过同一范围的发电和交换功率对应。在忽略损耗的简化关系中，净负荷为用户用电功率减去本地发电功率。正值表示受电，负值表示反送。源荷平衡按同一时段和统计范围建立。</w:t>
      </w:r>
    </w:p>
    <w:p w14:paraId="2B0D23E9">
      <w:pPr>
        <w:pStyle w:val="2"/>
        <w:widowControl/>
        <w:spacing w:before="0" w:after="0" w:line="348" w:lineRule="exact"/>
        <w:ind w:firstLine="480"/>
        <w:jc w:val="both"/>
        <w:rPr>
          <w:highlight w:val="none"/>
          <w:rPrChange w:id="10" w:author="白日梦想家" w:date="2026-10-08T15:35:45Z">
            <w:rPr/>
          </w:rPrChange>
        </w:rPr>
      </w:pPr>
      <w:r>
        <w:rPr>
          <w:rFonts w:ascii="Times New Roman" w:hAnsi="Times New Roman" w:eastAsia="方正仿宋_GBK"/>
          <w:b w:val="0"/>
          <w:sz w:val="24"/>
          <w:highlight w:val="none"/>
          <w:rPrChange w:id="11" w:author="白日梦想家" w:date="2026-10-08T15:35:45Z">
            <w:rPr>
              <w:rFonts w:ascii="Times New Roman" w:hAnsi="Times New Roman" w:eastAsia="方正仿宋_GBK"/>
              <w:b w:val="0"/>
              <w:sz w:val="24"/>
            </w:rPr>
          </w:rPrChange>
        </w:rPr>
        <w:t>分布式电源装机渗透率的分母是用户最大负荷，</w:t>
      </w:r>
      <w:r>
        <w:rPr>
          <w:rFonts w:ascii="Times New Roman" w:hAnsi="Times New Roman" w:eastAsia="方正仿宋_GBK"/>
          <w:b w:val="0"/>
          <w:sz w:val="24"/>
          <w:highlight w:val="none"/>
          <w:rPrChange w:id="12" w:author="白日梦想家" w:date="2026-10-08T15:35:45Z">
            <w:rPr>
              <w:rFonts w:ascii="Times New Roman" w:hAnsi="Times New Roman" w:eastAsia="方正仿宋_GBK"/>
              <w:b w:val="0"/>
              <w:sz w:val="24"/>
              <w:highlight w:val="yellow"/>
            </w:rPr>
          </w:rPrChange>
        </w:rPr>
        <w:t>容载比的</w:t>
      </w:r>
      <w:ins w:id="13" w:author="白日梦想家" w:date="2026-10-08T15:35:25Z">
        <w:r>
          <w:rPr>
            <w:rFonts w:hint="eastAsia"/>
            <w:b w:val="0"/>
            <w:sz w:val="24"/>
            <w:highlight w:val="none"/>
            <w:lang w:eastAsia="zh"/>
            <w:rPrChange w:id="14" w:author="白日梦想家" w:date="2026-10-08T15:35:45Z">
              <w:rPr>
                <w:rFonts w:hint="eastAsia"/>
                <w:b w:val="0"/>
                <w:sz w:val="24"/>
                <w:highlight w:val="yellow"/>
                <w:lang w:eastAsia="zh"/>
                <w:woUserID w:val="2"/>
              </w:rPr>
            </w:rPrChange>
            <w:woUserID w:val="2"/>
          </w:rPr>
          <w:t>分母</w:t>
        </w:r>
      </w:ins>
      <w:del w:id="16" w:author="白日梦想家" w:date="2026-10-08T15:35:24Z">
        <w:r>
          <w:rPr>
            <w:rFonts w:hint="eastAsia"/>
            <w:b w:val="0"/>
            <w:sz w:val="24"/>
            <w:highlight w:val="none"/>
            <w:lang w:eastAsia="zh"/>
            <w:rPrChange w:id="17" w:author="白日梦想家" w:date="2026-10-08T15:35:45Z">
              <w:rPr>
                <w:rFonts w:hint="eastAsia"/>
                <w:b w:val="0"/>
                <w:sz w:val="24"/>
                <w:highlight w:val="yellow"/>
                <w:lang w:eastAsia="zh"/>
                <w:woUserID w:val="2"/>
              </w:rPr>
            </w:rPrChange>
            <w:woUserID w:val="2"/>
          </w:rPr>
          <w:delText>分子</w:delText>
        </w:r>
      </w:del>
      <w:r>
        <w:rPr>
          <w:rFonts w:ascii="Times New Roman" w:hAnsi="Times New Roman" w:eastAsia="方正仿宋_GBK"/>
          <w:b w:val="0"/>
          <w:sz w:val="24"/>
          <w:highlight w:val="none"/>
          <w:rPrChange w:id="19" w:author="白日梦想家" w:date="2026-10-08T15:35:45Z">
            <w:rPr>
              <w:rFonts w:ascii="Times New Roman" w:hAnsi="Times New Roman" w:eastAsia="方正仿宋_GBK"/>
              <w:b w:val="0"/>
              <w:sz w:val="24"/>
              <w:highlight w:val="yellow"/>
            </w:rPr>
          </w:rPrChange>
        </w:rPr>
        <w:t>是年网供最大负荷</w:t>
      </w:r>
      <w:r>
        <w:rPr>
          <w:rFonts w:ascii="Times New Roman" w:hAnsi="Times New Roman" w:eastAsia="方正仿宋_GBK"/>
          <w:b w:val="0"/>
          <w:sz w:val="24"/>
          <w:highlight w:val="none"/>
          <w:rPrChange w:id="20" w:author="白日梦想家" w:date="2026-10-08T15:35:45Z">
            <w:rPr>
              <w:rFonts w:ascii="Times New Roman" w:hAnsi="Times New Roman" w:eastAsia="方正仿宋_GBK"/>
              <w:b w:val="0"/>
              <w:sz w:val="24"/>
            </w:rPr>
          </w:rPrChange>
        </w:rPr>
        <w:t>；前者用于表达装机与用电规模，后者用于表达主变容量与区域供电峰值[5][7]。光伏增长时，两种分母可能发生不同变化。如果把降压负荷直接作为用户最大负荷，可能将电网承担的剩余负荷误作用户全部用电需求，从而高估源荷比，影响地区间比较。</w:t>
      </w:r>
    </w:p>
    <w:p w14:paraId="1349D472">
      <w:pPr>
        <w:pStyle w:val="2"/>
        <w:widowControl/>
        <w:spacing w:before="0" w:after="0" w:line="348" w:lineRule="exact"/>
        <w:ind w:firstLine="480"/>
        <w:jc w:val="both"/>
      </w:pPr>
      <w:r>
        <w:rPr>
          <w:rFonts w:ascii="Times New Roman" w:hAnsi="Times New Roman" w:eastAsia="方正仿宋_GBK"/>
          <w:b w:val="0"/>
          <w:sz w:val="24"/>
          <w:highlight w:val="none"/>
          <w:rPrChange w:id="21" w:author="白日梦想家" w:date="2026-10-08T15:35:45Z">
            <w:rPr>
              <w:rFonts w:ascii="Times New Roman" w:hAnsi="Times New Roman" w:eastAsia="方正仿宋_GBK"/>
              <w:b w:val="0"/>
              <w:sz w:val="24"/>
            </w:rPr>
          </w:rPrChange>
        </w:rPr>
        <w:t>分布式电源电量渗透率按</w:t>
      </w:r>
      <w:r>
        <w:rPr>
          <w:rFonts w:ascii="Times New Roman" w:hAnsi="Times New Roman" w:eastAsia="方正仿宋_GBK"/>
          <w:b w:val="0"/>
          <w:sz w:val="24"/>
        </w:rPr>
        <w:t>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6B88A579">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0963BF9F">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585B2DE7">
      <w:pPr>
        <w:pStyle w:val="2"/>
        <w:widowControl/>
        <w:spacing w:before="0" w:after="0" w:line="348" w:lineRule="exact"/>
        <w:ind w:firstLine="480"/>
        <w:jc w:val="both"/>
      </w:pPr>
      <w:r>
        <w:rPr>
          <w:rFonts w:ascii="Times New Roman" w:hAnsi="Times New Roman" w:eastAsia="方正仿宋_GBK"/>
          <w:b w:val="0"/>
          <w:sz w:val="24"/>
        </w:rPr>
        <w:t>正向与反向场景的网络和保护条件可能不同。正向供电安全涉及用户恢复供电，反向接入还涉及上级网络、电压和保护配合。把两个方向压缩为绝对峰值后，仍需分别分析功率方向及对应场景。正反向净负荷分别对应相应技术约束。</w:t>
      </w:r>
    </w:p>
    <w:p w14:paraId="46BC0FCF">
      <w:pPr>
        <w:pStyle w:val="2"/>
        <w:widowControl/>
        <w:spacing w:before="0" w:after="0" w:line="348" w:lineRule="exact"/>
        <w:ind w:firstLine="480"/>
        <w:jc w:val="both"/>
      </w:pPr>
      <w:r>
        <w:rPr>
          <w:rFonts w:ascii="Times New Roman" w:hAnsi="Times New Roman" w:eastAsia="方正仿宋_GBK"/>
          <w:b w:val="0"/>
          <w:sz w:val="24"/>
        </w:rPr>
        <w:t>站级各自最大反送功率相加，一般不等于区域同步反送峰值。各站非同时反向峰值之和仅用于反向容量压力的上界分析；形成区域峰值时，应先在同一时间轴上逐时汇总，再取极值。本项目站级技术约束和区县容载比分母分开设置，避免将各站独立最大值之和写作区域年最大负荷。</w:t>
      </w:r>
    </w:p>
    <w:p w14:paraId="71C59133">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5239B80B">
      <w:pPr>
        <w:pStyle w:val="115"/>
        <w:widowControl/>
        <w:spacing w:before="0" w:after="0" w:line="348" w:lineRule="exact"/>
        <w:ind w:firstLine="480"/>
        <w:jc w:val="both"/>
      </w:pPr>
      <w:r>
        <w:rPr>
          <w:rFonts w:ascii="Times New Roman" w:hAnsi="Times New Roman" w:eastAsia="方正仿宋_GBK"/>
          <w:b w:val="0"/>
          <w:sz w:val="24"/>
        </w:rPr>
        <w:t>95%峰值持续时间在本项目中指功率达到相应方向峰值95%以上的连续时段长度。95%是相对幅值门槛，不表示全年功率样本的第95百分位，也不表示95%的保障概率。采用最长连续峰段，可以表达单次尖峰对持续支撑能力的要求；全年达到门槛的累计小时则反映出现频度，两者用途不同。</w:t>
      </w:r>
    </w:p>
    <w:p w14:paraId="3BB042C9">
      <w:pPr>
        <w:pStyle w:val="2"/>
        <w:widowControl/>
        <w:spacing w:before="0" w:after="0" w:line="348" w:lineRule="exact"/>
        <w:ind w:firstLine="480"/>
        <w:jc w:val="both"/>
      </w:pPr>
      <w:r>
        <w:rPr>
          <w:rFonts w:ascii="Times New Roman" w:hAnsi="Times New Roman" w:eastAsia="方正仿宋_GBK"/>
          <w:b w:val="0"/>
          <w:sz w:val="24"/>
        </w:rPr>
        <w:t xml:space="preserve">对储能配置，仅有年度峰值幅度还不够。相同的5 MW缺口若持续1 </w:t>
      </w:r>
      <m:oMath>
        <m:r>
          <m:rPr/>
          <m:t>h</m:t>
        </m:r>
      </m:oMath>
      <w:r>
        <w:rPr>
          <w:rFonts w:ascii="Times New Roman" w:hAnsi="Times New Roman" w:eastAsia="方正仿宋_GBK"/>
          <w:b w:val="0"/>
          <w:sz w:val="24"/>
        </w:rPr>
        <w:t xml:space="preserve">，最低理想放电能量为5 MWh；若持续5 </w:t>
      </w:r>
      <m:oMath>
        <m:r>
          <m:rPr/>
          <m:t>h</m:t>
        </m:r>
      </m:oMath>
      <w:r>
        <w:rPr>
          <w:rFonts w:ascii="Times New Roman" w:hAnsi="Times New Roman" w:eastAsia="方正仿宋_GBK"/>
          <w:b w:val="0"/>
          <w:sz w:val="24"/>
        </w:rPr>
        <w:t>，所需能量相应增加。这是功率与能量的直接关系，实际工程还需考虑效率、可用荷电状态及容量衰减[28][10]。本项目静态模型以铭牌功率和峰段可持续能量共同限制储能支撑。</w:t>
      </w:r>
    </w:p>
    <w:p w14:paraId="110BCFA7">
      <w:pPr>
        <w:pStyle w:val="2"/>
        <w:widowControl/>
        <w:spacing w:before="0" w:after="0" w:line="348" w:lineRule="exact"/>
        <w:ind w:firstLine="480"/>
        <w:jc w:val="both"/>
      </w:pPr>
      <w:r>
        <w:rPr>
          <w:rFonts w:ascii="Times New Roman" w:hAnsi="Times New Roman" w:eastAsia="方正仿宋_GBK"/>
          <w:b w:val="0"/>
          <w:sz w:val="24"/>
        </w:rPr>
        <w:t>峰值持续时间对缺测处理较敏感。缺失小时落在尖峰区间内，可能把同一连续事件拆成两段，也可能因插值而人为连接两个事件。年度时序存在较长缺口时，应保留缺测状态，报告统计的是已观测峰段或有明确补值规则的估计峰段。持续时间分析采用同一缺测处理规则。</w:t>
      </w:r>
    </w:p>
    <w:p w14:paraId="718B0E49">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20C7966B">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分布式电源电量渗透率提高与最大负载率下降因此不存在无条件对应关系[3][4][58]。容量配置、负荷时段和统计边界都会影响两者的相关方向。</w:t>
      </w:r>
    </w:p>
    <w:p w14:paraId="78A42D0A">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049643B5">
      <w:pPr>
        <w:pStyle w:val="2"/>
        <w:widowControl/>
        <w:spacing w:before="0" w:after="0" w:line="348" w:lineRule="exact"/>
        <w:ind w:firstLine="480"/>
        <w:jc w:val="both"/>
      </w:pPr>
      <w:r>
        <w:rPr>
          <w:rFonts w:ascii="Times New Roman" w:hAnsi="Times New Roman" w:eastAsia="方正仿宋_GBK"/>
          <w:b w:val="0"/>
          <w:sz w:val="24"/>
        </w:rPr>
        <w:t>邳州和市区的资料分别反映县域与市区的源荷条件。年度地区指标用于比较相对水平。对具有月度同范围资料的地区，可计算月度关联并说明样本内性质，为后续扩大实际数据样本提供依据。</w:t>
      </w:r>
    </w:p>
    <w:p w14:paraId="59DAE9E7">
      <w:pPr>
        <w:pStyle w:val="4"/>
        <w:keepNext/>
        <w:numPr>
          <w:ilvl w:val="0"/>
          <w:numId w:val="0"/>
        </w:numPr>
        <w:spacing w:before="160" w:after="120" w:line="480" w:lineRule="exact"/>
        <w:ind w:firstLine="0"/>
      </w:pPr>
      <w:bookmarkStart w:id="66" w:name="主变联络与储能的经济替代条件"/>
      <w:bookmarkStart w:id="67" w:name="h185"/>
      <w:r>
        <w:rPr>
          <w:rFonts w:ascii="Times New Roman" w:hAnsi="Times New Roman" w:eastAsia="方正仿宋_GBK"/>
          <w:b/>
          <w:sz w:val="32"/>
        </w:rPr>
        <w:t>2.6 主变、联络与储能的经济替代条件</w:t>
      </w:r>
      <w:bookmarkEnd w:id="66"/>
      <w:bookmarkEnd w:id="67"/>
    </w:p>
    <w:p w14:paraId="6C9E3B92">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6772492B">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[8]，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3455D714">
      <w:pPr>
        <w:pStyle w:val="2"/>
        <w:widowControl/>
        <w:spacing w:before="0" w:after="0" w:line="348" w:lineRule="exact"/>
        <w:ind w:firstLine="480"/>
        <w:jc w:val="both"/>
      </w:pPr>
      <w:r>
        <w:rPr>
          <w:rFonts w:ascii="Times New Roman" w:hAnsi="Times New Roman" w:eastAsia="方正仿宋_GBK"/>
          <w:b w:val="0"/>
          <w:sz w:val="24"/>
        </w:rPr>
        <w:t>主变替换工程采购50 MVA、退出20 MVA时，新增容量为30 MVA。如果目标函数按新购容量计价，价格比应与新购主变折算有功功率对应；若说明工程每净增MW的投资，则需另按30 MVA计算。工程费用按新购容量计算，净增MW费用另用于说明替换项目的增量效果。本报告对这两种用途分别给出算式[85]。</w:t>
      </w:r>
    </w:p>
    <w:p w14:paraId="2222F9DC">
      <w:pPr>
        <w:pStyle w:val="2"/>
        <w:widowControl/>
        <w:spacing w:before="0" w:after="0" w:line="348" w:lineRule="exact"/>
        <w:ind w:firstLine="480"/>
        <w:jc w:val="both"/>
      </w:pPr>
      <w:r>
        <w:rPr>
          <w:rFonts w:ascii="Times New Roman" w:hAnsi="Times New Roman" w:eastAsia="方正仿宋_GBK"/>
          <w:b w:val="0"/>
          <w:sz w:val="24"/>
        </w:rPr>
        <w:t>新增联络线的可转负荷还取决于受端剩余容量。线路热限充足而受端没有容量，通道无法完成所设负荷任务；受端空余充足而负荷不能分段，同样不能按整条线路额定能力计收益。公开线路单位造价能够提供价格参考，实际可转任务需要网络资料支撑[8]。</w:t>
      </w:r>
    </w:p>
    <w:p w14:paraId="202495BC">
      <w:pPr>
        <w:pStyle w:val="2"/>
        <w:widowControl/>
        <w:spacing w:before="0" w:after="0" w:line="348" w:lineRule="exact"/>
        <w:ind w:firstLine="480"/>
        <w:jc w:val="both"/>
      </w:pPr>
      <w:r>
        <w:rPr>
          <w:rFonts w:ascii="Times New Roman" w:hAnsi="Times New Roman" w:eastAsia="方正仿宋_GBK"/>
          <w:b w:val="0"/>
          <w:sz w:val="24"/>
        </w:rPr>
        <w:t xml:space="preserve">储能单位充放电功率投资随95%峰值持续时间增加。将10柜组合的投资除以1 MW，只适用于允许额定功率持续输出的时段条件。持续时间为3 </w:t>
      </w:r>
      <m:oMath>
        <m:r>
          <m:rPr/>
          <m:t>h</m:t>
        </m:r>
      </m:oMath>
      <w:r>
        <w:rPr>
          <w:rFonts w:ascii="Times New Roman" w:hAnsi="Times New Roman" w:eastAsia="方正仿宋_GBK"/>
          <w:b w:val="0"/>
          <w:sz w:val="24"/>
        </w:rPr>
        <w:t>时，2.15 MWh能量对应的理想持续功率仅为0.72 MW，储能单位充放电功率投资相应提高。单位功率投资比按各场景持续时间计算[10][86]。</w:t>
      </w:r>
    </w:p>
    <w:p w14:paraId="27201592">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1064DC0F">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[11][12]。如果储能寿命短于网架设备，评价期内可能出现更新投资。只比较初始造价会遗漏这一差异，并高估储能替代长期容量建设的经济性。相反，延后投运减少早期资金占用，也可能影响费用现值。</w:t>
      </w:r>
    </w:p>
    <w:p w14:paraId="295E29F7">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敏感性分析检验价格变化对选择的影响，实际项目采用核定概算。</w:t>
      </w:r>
    </w:p>
    <w:p w14:paraId="7912203B">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未另设价格通胀。折现率与固定实价的评价方法相匹配，储能更新按相同实价计算。为简化参数分析，价格变化集中于主变／线路和主变／储能两个比例。未来储能价格下降通过储能初始及更新价格共同降低的情景表达，价格情景用于比较措施的相对费用。</w:t>
      </w:r>
    </w:p>
    <w:p w14:paraId="233F7091">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131E7A03">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供电安全容量不足的方案即使费用较低，也不能与可行方案并列推荐。因而，首先要明确正反向供电能力及主变N-1后剩余供电能力的计算方法，再比较设备采购和投运年份。</w:t>
      </w:r>
    </w:p>
    <w:p w14:paraId="21E87EEC">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多准则评价适于对已通过技术筛查的方案比较实施条件和规划适应性[14][15][16]。本报告以费用最小形成计算推荐，供电安全和设备规格作为硬约束，工程实施条件作为应用前核对项。</w:t>
      </w:r>
    </w:p>
    <w:p w14:paraId="326A45FC">
      <w:pPr>
        <w:pStyle w:val="2"/>
        <w:widowControl/>
        <w:spacing w:before="0" w:after="0" w:line="348" w:lineRule="exact"/>
        <w:ind w:firstLine="480"/>
        <w:jc w:val="both"/>
      </w:pPr>
      <w:r>
        <w:rPr>
          <w:rFonts w:ascii="Times New Roman" w:hAnsi="Times New Roman" w:eastAsia="方正仿宋_GBK"/>
          <w:b w:val="0"/>
          <w:sz w:val="24"/>
        </w:rPr>
        <w:t>在矩阵中，推荐值应与价格比、峰段时间和负荷条件一起给出。同一推荐容载比可对应不同设备布局，费用相同也可能出现多组可行配置。推荐区间结合主变与储能配置、建设时序和站间负荷转接结果确定，相应方案在第五章逐站列示。</w:t>
      </w:r>
    </w:p>
    <w:p w14:paraId="627C490A">
      <w:pPr>
        <w:pStyle w:val="4"/>
        <w:keepNext/>
        <w:numPr>
          <w:ilvl w:val="0"/>
          <w:numId w:val="0"/>
        </w:numPr>
        <w:spacing w:before="160" w:after="120" w:line="480" w:lineRule="exact"/>
        <w:ind w:firstLine="0"/>
      </w:pPr>
      <w:bookmarkStart w:id="71" w:name="规划寻优方法与本项目选型"/>
      <w:bookmarkStart w:id="72" w:name="h199"/>
      <w:r>
        <w:rPr>
          <w:rFonts w:ascii="Times New Roman" w:hAnsi="Times New Roman" w:eastAsia="方正仿宋_GBK"/>
          <w:b/>
          <w:sz w:val="32"/>
        </w:rPr>
        <w:t>2.7 规划寻优方法与本项目选型</w:t>
      </w:r>
      <w:bookmarkEnd w:id="71"/>
      <w:bookmarkEnd w:id="72"/>
    </w:p>
    <w:p w14:paraId="6E83099A">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71D9EAF7">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[43][44]。</w:t>
      </w:r>
    </w:p>
    <w:p w14:paraId="4D22B5D5">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7EE191BB">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整数规划将设备规格与工程数量直接作为决策变量，在正常运行和供电安全约束下比较措施费用。年度设备状态连续衔接，避免容量连续求解后取整造成的配置偏差。</w:t>
      </w:r>
    </w:p>
    <w:p w14:paraId="41C14245">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11CB2F0C">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4CF38D03">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0AEE0EFD">
      <w:pPr>
        <w:pStyle w:val="2"/>
        <w:widowControl/>
        <w:spacing w:before="0" w:after="0" w:line="348" w:lineRule="exact"/>
        <w:ind w:firstLine="480"/>
        <w:jc w:val="both"/>
      </w:pPr>
      <w:r>
        <w:rPr>
          <w:rFonts w:ascii="Times New Roman" w:hAnsi="Times New Roman" w:eastAsia="方正仿宋_GBK"/>
          <w:b w:val="0"/>
          <w:sz w:val="24"/>
        </w:rPr>
        <w:t>费用相近时可以出现多组可行配置。代表方案的确定兼顾弹性容量储备与负荷转接需求，逐年设备和站级转接记录作为相应规划结果的计算依据。</w:t>
      </w:r>
    </w:p>
    <w:p w14:paraId="0FBC4C58">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0C20CC0E">
      <w:pPr>
        <w:pStyle w:val="115"/>
        <w:widowControl/>
        <w:spacing w:before="0" w:after="0" w:line="348" w:lineRule="exact"/>
        <w:ind w:firstLine="480"/>
        <w:jc w:val="both"/>
      </w:pPr>
      <w:r>
        <w:rPr>
          <w:rFonts w:ascii="Times New Roman" w:hAnsi="Times New Roman" w:eastAsia="方正仿宋_GBK"/>
          <w:b w:val="0"/>
          <w:sz w:val="24"/>
        </w:rPr>
        <w:t>连续参数变化与离散设备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7BC059B4">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两类五站仿真模板在合理参数范围内构造情景。推荐矩阵表达在这些结构和假定下的计算范围。应用于其他片区时，需要核对主变初态、供电区域类别及负荷分散系数等关键条件，再以矩阵作为扫描和比选依据。</w:t>
      </w:r>
    </w:p>
    <w:p w14:paraId="475267D9">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适于压力敏感性，尚不等同于完整年度光伏与负荷共同预测。分布式电源电量渗透率在此类情景中只作为条件标签，不宣称模型已经优化全年消纳电量。</w:t>
      </w:r>
    </w:p>
    <w:p w14:paraId="4EAD8A15">
      <w:pPr>
        <w:pStyle w:val="4"/>
        <w:keepNext/>
        <w:numPr>
          <w:ilvl w:val="0"/>
          <w:numId w:val="0"/>
        </w:numPr>
        <w:spacing w:before="160" w:after="120" w:line="480" w:lineRule="exact"/>
        <w:ind w:firstLine="0"/>
      </w:pPr>
      <w:bookmarkStart w:id="76" w:name="h212"/>
      <w:bookmarkStart w:id="77" w:name="本项目方法选择与工程衔接"/>
      <w:r>
        <w:rPr>
          <w:rFonts w:ascii="Times New Roman" w:hAnsi="Times New Roman" w:eastAsia="方正仿宋_GBK"/>
          <w:b/>
          <w:sz w:val="32"/>
        </w:rPr>
        <w:t>2.8 本项目方法选择与工程衔接</w:t>
      </w:r>
      <w:bookmarkEnd w:id="76"/>
      <w:bookmarkEnd w:id="77"/>
    </w:p>
    <w:p w14:paraId="42DE31B7">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64B7F3C0">
      <w:pPr>
        <w:pStyle w:val="115"/>
        <w:widowControl/>
        <w:spacing w:before="0" w:after="0" w:line="348" w:lineRule="exact"/>
        <w:ind w:firstLine="480"/>
        <w:jc w:val="both"/>
      </w:pPr>
      <w:r>
        <w:rPr>
          <w:rFonts w:ascii="Times New Roman" w:hAnsi="Times New Roman" w:eastAsia="方正仿宋_GBK"/>
          <w:b w:val="0"/>
          <w:sz w:val="24"/>
        </w:rPr>
        <w:t>负荷与光伏研究强调日内、季节和空间分布[3][57]；供电能力研究强调主变结构及下级网络互济[8][45]。本项目据此分别提取最大正向、反向净负荷及95%峰值持续时间，构造正常运行和主变N-1容量约束。站间转接保持区县负荷总量，原站电源保留归属，转出负荷后的反向压力同步校核。</w:t>
      </w:r>
    </w:p>
    <w:p w14:paraId="214506F6">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6E59E4AD">
      <w:pPr>
        <w:pStyle w:val="115"/>
        <w:widowControl/>
        <w:spacing w:before="0" w:after="0" w:line="348" w:lineRule="exact"/>
        <w:ind w:firstLine="480"/>
        <w:jc w:val="both"/>
      </w:pPr>
      <w:r>
        <w:rPr>
          <w:rFonts w:ascii="Times New Roman" w:hAnsi="Times New Roman" w:eastAsia="方正仿宋_GBK"/>
          <w:b w:val="0"/>
          <w:sz w:val="24"/>
        </w:rPr>
        <w:t>主变规格、主变扩建位置、储能柜数和联络项目属于离散决策，站间转接功率属于连续决策，采用混合整数线性规划共同求解。工程费用按购置批次和投运年份形成现金流，以建设、固定运维与寿命更新的现值之和比较方案[10,11,12][43][44]。同一区县刚性、弹性方案使用相同仿真起点和措施集合，全部配置满足当年技术约束。</w:t>
      </w:r>
    </w:p>
    <w:p w14:paraId="554351DD">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6563398E">
      <w:pPr>
        <w:pStyle w:val="115"/>
        <w:widowControl/>
        <w:spacing w:before="0" w:after="0" w:line="348" w:lineRule="exact"/>
        <w:ind w:firstLine="480"/>
        <w:jc w:val="both"/>
      </w:pPr>
      <w:r>
        <w:rPr>
          <w:rFonts w:ascii="Times New Roman" w:hAnsi="Times New Roman" w:eastAsia="方正仿宋_GBK"/>
          <w:b w:val="0"/>
          <w:sz w:val="24"/>
        </w:rPr>
        <w:t>案例按四年设备状态连续寻优，说明负荷增长、离散增容、峰段支撑及转供能力对容载比和费用的影响。通用矩阵依据这些计算关系设置两类五站仿真模板，在合理参数范围内进行25200组目标年静态比选。矩阵按源荷特征及工程单位功率投资比分档汇总推荐区间。</w:t>
      </w:r>
    </w:p>
    <w:p w14:paraId="2ECF00F3">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587C880C">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[8]。</w:t>
      </w:r>
    </w:p>
    <w:p w14:paraId="115A71F0">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但不能直接互换。某站峰值出现在夏季午后，另一站峰值出现在晚间时，区域同时峰值可能低于两站独立峰值之和；各站主变仍分别需要满足本站高峰。负荷分散系数由此为区域容载比与站级容量之间的联系提供补充信息[46]。</w:t>
      </w:r>
    </w:p>
    <w:p w14:paraId="4F42E972">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[7]。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45EF8F3D">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[7]。当分析设备容量压力时，可以比较两个方向的峰值幅度；当分析电量时，则需要保留符号积分。将反向功率直接取绝对值后计算全年受电量，会把反送电量误计为用电，改变电量平衡关系。</w:t>
      </w:r>
    </w:p>
    <w:p w14:paraId="29ECB19A">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4965D63C">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MW额定功率也对应不同持续时间。研究通过功率与能量共同约束进行比较，避免仅按一种容量指标确定投资。</w:t>
      </w:r>
    </w:p>
    <w:p w14:paraId="039BCC22">
      <w:pPr>
        <w:pStyle w:val="5"/>
        <w:keepNext/>
        <w:numPr>
          <w:ilvl w:val="0"/>
          <w:numId w:val="0"/>
        </w:numPr>
        <w:spacing w:before="160" w:after="120" w:line="390" w:lineRule="exact"/>
        <w:ind w:firstLine="0"/>
      </w:pPr>
      <w:bookmarkStart w:id="82" w:name="分类推荐与文献方法的衔接"/>
      <w:r>
        <w:rPr>
          <w:rFonts w:ascii="Times New Roman" w:hAnsi="Times New Roman" w:eastAsia="方正仿宋_GBK"/>
          <w:b/>
          <w:sz w:val="26"/>
        </w:rPr>
        <w:t>2.8.5 分类推荐与文献方法的衔接</w:t>
      </w:r>
      <w:bookmarkEnd w:id="82"/>
    </w:p>
    <w:p w14:paraId="21FB85AC">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[44]，刘炜彬等从负荷分散系数、安全运行及发展储备等因素分析参数取值[46]。这些方法共同强调区域条件与容量储备的对应关系。本报告在相应研究基础上，将供电区域类别和负荷分散系数作为分类条件，结合分布式电源装机渗透率、增长水平、持续时间及相对投资形成推荐区间。</w:t>
      </w:r>
    </w:p>
    <w:p w14:paraId="6248BC4E">
      <w:pPr>
        <w:pStyle w:val="2"/>
        <w:widowControl/>
        <w:spacing w:before="0" w:after="0" w:line="348" w:lineRule="exact"/>
        <w:ind w:firstLine="480"/>
        <w:jc w:val="both"/>
      </w:pPr>
      <w:r>
        <w:rPr>
          <w:rFonts w:ascii="Times New Roman" w:hAnsi="Times New Roman" w:eastAsia="方正仿宋_GBK"/>
          <w:b w:val="0"/>
          <w:sz w:val="24"/>
        </w:rPr>
        <w:t>分类的作用是把具有不同容量配置条件的计算结果分别归纳。例如同一分布式电源装机渗透率范围内，A类与B/C类站群的初始主变规格和转供条件不同；相同区域同时峰值下，负荷分散系数不同又会改变各站独立峰值之和。把这些结果合并为一个区间，会同时包含多种设备结构的端点。按类别分别列示后，使用者能够选择与片区更接近的范围。</w:t>
      </w:r>
    </w:p>
    <w:p w14:paraId="045EC62C">
      <w:pPr>
        <w:pStyle w:val="2"/>
        <w:widowControl/>
        <w:spacing w:before="0" w:after="0" w:line="348" w:lineRule="exact"/>
        <w:ind w:firstLine="480"/>
        <w:jc w:val="both"/>
      </w:pPr>
      <w:r>
        <w:rPr>
          <w:rFonts w:ascii="Times New Roman" w:hAnsi="Times New Roman" w:eastAsia="方正仿宋_GBK"/>
          <w:b w:val="0"/>
          <w:sz w:val="24"/>
        </w:rPr>
        <w:t>推荐区间的宽度还与参数分组有关。源荷、增长及价格范围较宽时，同一分类内可能包含多种主变规格和储能规模；细分站群条件后，仍可能保留一定区间宽度。端点来自已计算配置，不能为了缩小范围而删去合理结果。分类表的目的在于解释哪些条件对应哪些容量水平，并为具体设备比选提供有依据的范围。</w:t>
      </w:r>
    </w:p>
    <w:p w14:paraId="07E56D5B">
      <w:pPr>
        <w:pStyle w:val="2"/>
        <w:widowControl/>
        <w:spacing w:before="0" w:after="0" w:line="348" w:lineRule="exact"/>
        <w:ind w:firstLine="480"/>
        <w:jc w:val="both"/>
      </w:pPr>
      <w:r>
        <w:rPr>
          <w:rFonts w:ascii="Times New Roman" w:hAnsi="Times New Roman" w:eastAsia="方正仿宋_GBK"/>
          <w:b w:val="0"/>
          <w:sz w:val="24"/>
        </w:rPr>
        <w:t>工程比选最终需要落实到设备规格。主变只能按允许容量和台数建设，容载比因此呈离散变化；相邻两组计算点可以跨越某一规格切换位置。推荐区间内并非每一个小数值都对应独立的最优配置。规划采用区间时，可先按年网供最大负荷估算容量规模，再结合主变规格、站间转供和储能条件选出实际方案[43][44]。</w:t>
      </w:r>
    </w:p>
    <w:p w14:paraId="14085A42">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42037929">
      <w:pPr>
        <w:pStyle w:val="115"/>
        <w:widowControl/>
        <w:spacing w:before="0" w:after="0" w:line="348" w:lineRule="exact"/>
        <w:ind w:firstLine="480"/>
        <w:jc w:val="both"/>
      </w:pPr>
      <w:r>
        <w:rPr>
          <w:rFonts w:ascii="Times New Roman" w:hAnsi="Times New Roman" w:eastAsia="方正仿宋_GBK"/>
          <w:b w:val="0"/>
          <w:sz w:val="24"/>
        </w:rPr>
        <w:t>文献中的储能与网架建设比较，既有按初始投资判断的研究，也有计及运行、更新和寿命的费用分析[30][28][10]。比较目的不同，费用范围也随之变化。初始投资适合解释设备采购和工程规模；评价期费用适合比较不同建设年份及运维水平；包含收益的财务分析则还需电价、运行策略和市场机制。使用研究结论时，应先确认其所回答的经济问题。</w:t>
      </w:r>
    </w:p>
    <w:p w14:paraId="60AAB113">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价格比本身不决定技术可替代性，站级容量和转供条件决定各措施能够承担的负荷，费用目标再比较相应建设组合。</w:t>
      </w:r>
    </w:p>
    <w:p w14:paraId="35102F9E">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均有工程意义。将“未改变容载比”解释为“该参数不需要分析”会遗漏费用作用；将“费用发生变化”解释为“容载比必然变化”则会混淆价格与容量两个结果。本报告在第五章分别列示容载比、设备规模和费用变化。</w:t>
      </w:r>
    </w:p>
    <w:p w14:paraId="4A452BAA">
      <w:pPr>
        <w:pStyle w:val="4"/>
        <w:keepNext/>
        <w:numPr>
          <w:ilvl w:val="0"/>
          <w:numId w:val="0"/>
        </w:numPr>
        <w:spacing w:before="160" w:after="120" w:line="480" w:lineRule="exact"/>
        <w:ind w:firstLine="0"/>
      </w:pPr>
      <w:bookmarkStart w:id="84" w:name="h235"/>
      <w:bookmarkStart w:id="85" w:name="本章小结"/>
      <w:r>
        <w:rPr>
          <w:rFonts w:ascii="Times New Roman" w:hAnsi="Times New Roman" w:eastAsia="方正仿宋_GBK"/>
          <w:b/>
          <w:sz w:val="32"/>
        </w:rPr>
        <w:t>2.9 本章小结</w:t>
      </w:r>
      <w:bookmarkEnd w:id="84"/>
      <w:bookmarkEnd w:id="85"/>
    </w:p>
    <w:p w14:paraId="3C3DC6CA">
      <w:pPr>
        <w:pStyle w:val="115"/>
        <w:widowControl/>
        <w:spacing w:before="0" w:after="0" w:line="348" w:lineRule="exact"/>
        <w:ind w:firstLine="480"/>
        <w:jc w:val="both"/>
      </w:pPr>
      <w:r>
        <w:rPr>
          <w:rFonts w:ascii="Times New Roman" w:hAnsi="Times New Roman" w:eastAsia="方正仿宋_GBK"/>
          <w:b w:val="0"/>
          <w:sz w:val="24"/>
        </w:rPr>
        <w:t>相关研究为高渗透率地区容量规划提供了源荷场景、下级网络供电能力和灵活资源费用比较方法。本研究采用区县容载比与站级容量约束相结合的规划模型，以实际工程和采购案例标定费用，在统一起点后比较增容、储能与10 kV联络方案，并通过五站仿真模板的参数外推形成通用推荐矩阵。</w:t>
      </w:r>
    </w:p>
    <w:p w14:paraId="6CC3D20D">
      <w:pPr>
        <w:pStyle w:val="3"/>
        <w:keepNext/>
        <w:pageBreakBefore/>
        <w:numPr>
          <w:ilvl w:val="0"/>
          <w:numId w:val="0"/>
        </w:numPr>
        <w:spacing w:before="0" w:after="120" w:line="540" w:lineRule="exact"/>
        <w:ind w:firstLine="0"/>
      </w:pPr>
      <w:bookmarkStart w:id="86" w:name="h237"/>
      <w:bookmarkStart w:id="87" w:name="第三章-徐州典型地区运行特征分析"/>
      <w:r>
        <w:rPr>
          <w:rFonts w:ascii="Times New Roman" w:hAnsi="Times New Roman" w:eastAsia="方正仿宋_GBK"/>
          <w:b/>
          <w:sz w:val="36"/>
        </w:rPr>
        <w:t>第三章 徐州典型地区运行特征分析</w:t>
      </w:r>
      <w:bookmarkEnd w:id="86"/>
      <w:bookmarkEnd w:id="87"/>
    </w:p>
    <w:p w14:paraId="0E5E34E5">
      <w:pPr>
        <w:pStyle w:val="4"/>
        <w:keepNext/>
        <w:numPr>
          <w:ilvl w:val="0"/>
          <w:numId w:val="0"/>
        </w:numPr>
        <w:spacing w:before="160" w:after="120" w:line="480" w:lineRule="exact"/>
        <w:ind w:firstLine="0"/>
      </w:pPr>
      <w:bookmarkStart w:id="88" w:name="研究地区与原始资料"/>
      <w:bookmarkStart w:id="89" w:name="h238"/>
      <w:r>
        <w:rPr>
          <w:rFonts w:ascii="Times New Roman" w:hAnsi="Times New Roman" w:eastAsia="方正仿宋_GBK"/>
          <w:b/>
          <w:sz w:val="32"/>
        </w:rPr>
        <w:t>3.1 研究地区与原始资料</w:t>
      </w:r>
      <w:bookmarkEnd w:id="88"/>
      <w:bookmarkEnd w:id="89"/>
    </w:p>
    <w:p w14:paraId="22FE9829">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0AC8DA77">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27AFEEC1">
      <w:pPr>
        <w:pStyle w:val="2"/>
        <w:widowControl/>
        <w:spacing w:before="0" w:after="0" w:line="348" w:lineRule="exact"/>
        <w:ind w:firstLine="480"/>
        <w:jc w:val="both"/>
      </w:pPr>
      <w:r>
        <w:rPr>
          <w:rFonts w:ascii="Times New Roman" w:hAnsi="Times New Roman" w:eastAsia="方正仿宋_GBK"/>
          <w:b w:val="0"/>
          <w:sz w:val="24"/>
        </w:rPr>
        <w:t>站级研究样本包括邳州20座和市区29座110 kV变电站，覆盖主变配置、负荷水平及正反向运行特征。市区年度负荷采用同一行政范围的110 kV降压负荷统计，站级资料用于分析负荷在各站之间的分布。区域容载比按同一区县、同一电压等级统计，各站独立峰值用于局部容量校核[5]。</w:t>
      </w:r>
    </w:p>
    <w:p w14:paraId="417BAE21">
      <w:pPr>
        <w:pStyle w:val="5"/>
        <w:keepNext/>
        <w:numPr>
          <w:ilvl w:val="0"/>
          <w:numId w:val="0"/>
        </w:numPr>
        <w:spacing w:before="160" w:after="120" w:line="390" w:lineRule="exact"/>
        <w:ind w:firstLine="0"/>
      </w:pPr>
      <w:bookmarkStart w:id="91" w:name="历史分析与规划参数的衔接"/>
      <w:r>
        <w:rPr>
          <w:rFonts w:ascii="Times New Roman" w:hAnsi="Times New Roman" w:eastAsia="方正仿宋_GBK"/>
          <w:b/>
          <w:sz w:val="26"/>
        </w:rPr>
        <w:t>3.1.2 历史分析与规划参数的衔接</w:t>
      </w:r>
      <w:bookmarkEnd w:id="91"/>
    </w:p>
    <w:p w14:paraId="61B00DA3">
      <w:pPr>
        <w:pStyle w:val="115"/>
        <w:widowControl/>
        <w:spacing w:before="0" w:after="0" w:line="348" w:lineRule="exact"/>
        <w:ind w:firstLine="480"/>
        <w:jc w:val="both"/>
      </w:pPr>
      <w:r>
        <w:rPr>
          <w:rFonts w:ascii="Times New Roman" w:hAnsi="Times New Roman" w:eastAsia="方正仿宋_GBK"/>
          <w:b w:val="0"/>
          <w:sz w:val="24"/>
        </w:rPr>
        <w:t>本章分析历史负荷、光伏及设备结构，并说明规划仿真采用的参数。年度区域负荷统一换算为MW，作为年网供最大负荷估计值。规划站级正向、反向净负荷采用2025年分布，按仿真年度规模缩放。图表中2021—2022年光伏装机采用几何回推，2023—2025年采用月末记录。</w:t>
      </w:r>
    </w:p>
    <w:p w14:paraId="48C7FC36">
      <w:pPr>
        <w:pStyle w:val="2"/>
        <w:widowControl/>
        <w:spacing w:before="0" w:after="0" w:line="348" w:lineRule="exact"/>
        <w:ind w:firstLine="480"/>
        <w:jc w:val="both"/>
      </w:pPr>
      <w:r>
        <w:rPr>
          <w:rFonts w:ascii="Times New Roman" w:hAnsi="Times New Roman" w:eastAsia="方正仿宋_GBK"/>
          <w:b w:val="0"/>
          <w:sz w:val="24"/>
        </w:rPr>
        <w:t>历史容量和负荷用于本章现状分析。第五章将两地区分别标定到容载比2.00的共同仿真起点，后续容量由逐年优化确定。设备统计形成允许规格、供电区域类别及主变扩建位置；正常负荷调整使用相同仿真通道。资料来源与统计范围见配套数据说明。</w:t>
      </w:r>
    </w:p>
    <w:p w14:paraId="2417B953">
      <w:pPr>
        <w:pStyle w:val="5"/>
        <w:keepNext/>
        <w:numPr>
          <w:ilvl w:val="0"/>
          <w:numId w:val="0"/>
        </w:numPr>
        <w:spacing w:before="160" w:after="120" w:line="390" w:lineRule="exact"/>
        <w:ind w:firstLine="0"/>
      </w:pPr>
      <w:bookmarkStart w:id="92" w:name="时序处理与模型适用范围"/>
      <w:r>
        <w:rPr>
          <w:rFonts w:ascii="Times New Roman" w:hAnsi="Times New Roman" w:eastAsia="方正仿宋_GBK"/>
          <w:b/>
          <w:sz w:val="26"/>
        </w:rPr>
        <w:t>3.1.3 时序处理与模型适用范围</w:t>
      </w:r>
      <w:bookmarkEnd w:id="92"/>
    </w:p>
    <w:p w14:paraId="61C6FE7D">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容量、功率、电量分别使用MVA、MW、MWh，净功率受入为正、反送为负。年度电量统一在2025年非闰年8760小时轴上估计。邳州缺失1 h以邻近均值补值，市区代表时序421个补值小时按同周类型处理，二者均保留估计性质。</w:t>
      </w:r>
    </w:p>
    <w:p w14:paraId="315B3522">
      <w:pPr>
        <w:pStyle w:val="2"/>
        <w:widowControl/>
        <w:spacing w:before="0" w:after="0" w:line="348" w:lineRule="exact"/>
        <w:ind w:firstLine="480"/>
        <w:jc w:val="both"/>
      </w:pPr>
      <w:r>
        <w:rPr>
          <w:rFonts w:ascii="Times New Roman" w:hAnsi="Times New Roman" w:eastAsia="方正仿宋_GBK"/>
          <w:b w:val="0"/>
          <w:sz w:val="24"/>
        </w:rPr>
        <w:t>峰段分析采用2025年最长连续峰段模板，用于储能静态容量折算；年度电量估计用于源荷背景分析。各站独立峰值用于局部校核，区域同期负荷用于容载比计算。</w:t>
      </w:r>
    </w:p>
    <w:p w14:paraId="672C43FA">
      <w:pPr>
        <w:pStyle w:val="4"/>
        <w:keepNext/>
        <w:numPr>
          <w:ilvl w:val="0"/>
          <w:numId w:val="0"/>
        </w:numPr>
        <w:spacing w:before="160" w:after="120" w:line="480" w:lineRule="exact"/>
        <w:ind w:firstLine="0"/>
      </w:pPr>
      <w:bookmarkStart w:id="93" w:name="年度容量负荷与增长特征"/>
      <w:bookmarkStart w:id="94" w:name="h248"/>
      <w:r>
        <w:rPr>
          <w:rFonts w:ascii="Times New Roman" w:hAnsi="Times New Roman" w:eastAsia="方正仿宋_GBK"/>
          <w:b/>
          <w:sz w:val="32"/>
        </w:rPr>
        <w:t>3.2 年度容量、负荷与增长特征</w:t>
      </w:r>
      <w:bookmarkEnd w:id="93"/>
      <w:bookmarkEnd w:id="94"/>
    </w:p>
    <w:p w14:paraId="115CC45D">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00CF1630">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11DBA97C">
      <w:pPr>
        <w:pStyle w:val="2"/>
        <w:widowControl/>
        <w:spacing w:before="0" w:after="0" w:line="348" w:lineRule="exact"/>
        <w:ind w:firstLine="480"/>
        <w:jc w:val="both"/>
      </w:pPr>
      <w:r>
        <w:rPr>
          <w:rFonts w:ascii="Times New Roman" w:hAnsi="Times New Roman" w:eastAsia="方正仿宋_GBK"/>
          <w:b w:val="0"/>
          <w:sz w:val="24"/>
        </w:rPr>
        <w:t>历史统计保留原始年度波动，用于计算负荷增长和解释运行特征。仿真规划的基期与后续四年负荷在第五章另行列示。</w:t>
      </w:r>
    </w:p>
    <w:p w14:paraId="7119BB6D">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5C89F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5A492CED">
            <w:pPr>
              <w:keepNext/>
              <w:spacing w:before="20" w:after="20" w:line="260" w:lineRule="exact"/>
              <w:ind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369B0B40">
            <w:pPr>
              <w:keepNext/>
              <w:spacing w:before="20" w:after="20" w:line="260" w:lineRule="exact"/>
              <w:ind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036EB019">
            <w:pPr>
              <w:keepNext/>
              <w:spacing w:before="20" w:after="20" w:line="260" w:lineRule="exact"/>
              <w:ind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5AF357E6">
            <w:pPr>
              <w:keepNext/>
              <w:spacing w:before="20" w:after="20" w:line="260" w:lineRule="exact"/>
              <w:ind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10BA263F">
            <w:pPr>
              <w:keepNext/>
              <w:spacing w:before="20" w:after="20" w:line="260" w:lineRule="exact"/>
              <w:ind w:firstLine="0" w:firstLineChars="0"/>
              <w:jc w:val="center"/>
            </w:pPr>
            <w:r>
              <w:rPr>
                <w:rFonts w:ascii="Times New Roman" w:hAnsi="Times New Roman" w:eastAsia="宋体"/>
                <w:b/>
                <w:sz w:val="18"/>
              </w:rPr>
              <w:t>容载比</w:t>
            </w:r>
          </w:p>
        </w:tc>
      </w:tr>
      <w:tr w14:paraId="2E4C5B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A89B0BC">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B468F66">
            <w:pPr>
              <w:keepNext w:val="0"/>
              <w:spacing w:before="20" w:after="20" w:line="260" w:lineRule="exact"/>
              <w:ind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5AF352AC">
            <w:pPr>
              <w:keepNext w:val="0"/>
              <w:spacing w:before="20" w:after="20" w:line="260" w:lineRule="exact"/>
              <w:ind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5974AC19">
            <w:pPr>
              <w:keepNext w:val="0"/>
              <w:spacing w:before="20" w:after="20" w:line="260" w:lineRule="exact"/>
              <w:ind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0D4E709A">
            <w:pPr>
              <w:keepNext w:val="0"/>
              <w:spacing w:before="20" w:after="20" w:line="260" w:lineRule="exact"/>
              <w:ind w:firstLine="0" w:firstLineChars="0"/>
              <w:jc w:val="center"/>
            </w:pPr>
            <w:r>
              <w:rPr>
                <w:rFonts w:ascii="Times New Roman" w:hAnsi="Times New Roman" w:eastAsia="宋体"/>
                <w:b w:val="0"/>
                <w:sz w:val="18"/>
              </w:rPr>
              <w:t>2.77</w:t>
            </w:r>
          </w:p>
        </w:tc>
      </w:tr>
      <w:tr w14:paraId="27C906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6DB2805">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DF11E9C">
            <w:pPr>
              <w:keepNext w:val="0"/>
              <w:spacing w:before="20" w:after="20" w:line="260" w:lineRule="exact"/>
              <w:ind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4BA75155">
            <w:pPr>
              <w:keepNext w:val="0"/>
              <w:spacing w:before="20" w:after="20" w:line="260" w:lineRule="exact"/>
              <w:ind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111DFBD5">
            <w:pPr>
              <w:keepNext w:val="0"/>
              <w:spacing w:before="20" w:after="20" w:line="260" w:lineRule="exact"/>
              <w:ind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3C3562AF">
            <w:pPr>
              <w:keepNext w:val="0"/>
              <w:spacing w:before="20" w:after="20" w:line="260" w:lineRule="exact"/>
              <w:ind w:firstLine="0" w:firstLineChars="0"/>
              <w:jc w:val="center"/>
            </w:pPr>
            <w:r>
              <w:rPr>
                <w:rFonts w:ascii="Times New Roman" w:hAnsi="Times New Roman" w:eastAsia="宋体"/>
                <w:b w:val="0"/>
                <w:sz w:val="18"/>
              </w:rPr>
              <w:t>2.48</w:t>
            </w:r>
          </w:p>
        </w:tc>
      </w:tr>
      <w:tr w14:paraId="066F78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06B3169">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A48186B">
            <w:pPr>
              <w:keepNext w:val="0"/>
              <w:spacing w:before="20" w:after="20" w:line="260" w:lineRule="exact"/>
              <w:ind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41A1A90">
            <w:pPr>
              <w:keepNext w:val="0"/>
              <w:spacing w:before="20" w:after="20" w:line="260" w:lineRule="exact"/>
              <w:ind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31DEF9DA">
            <w:pPr>
              <w:keepNext w:val="0"/>
              <w:spacing w:before="20" w:after="20" w:line="260" w:lineRule="exact"/>
              <w:ind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3ED499DA">
            <w:pPr>
              <w:keepNext w:val="0"/>
              <w:spacing w:before="20" w:after="20" w:line="260" w:lineRule="exact"/>
              <w:ind w:firstLine="0" w:firstLineChars="0"/>
              <w:jc w:val="center"/>
            </w:pPr>
            <w:r>
              <w:rPr>
                <w:rFonts w:ascii="Times New Roman" w:hAnsi="Times New Roman" w:eastAsia="宋体"/>
                <w:b w:val="0"/>
                <w:sz w:val="18"/>
              </w:rPr>
              <w:t>2.83</w:t>
            </w:r>
          </w:p>
        </w:tc>
      </w:tr>
      <w:tr w14:paraId="557556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F204247">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2340F15">
            <w:pPr>
              <w:keepNext w:val="0"/>
              <w:spacing w:before="20" w:after="20" w:line="260" w:lineRule="exact"/>
              <w:ind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32E7BC9C">
            <w:pPr>
              <w:keepNext w:val="0"/>
              <w:spacing w:before="20" w:after="20" w:line="260" w:lineRule="exact"/>
              <w:ind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0E818FD0">
            <w:pPr>
              <w:keepNext w:val="0"/>
              <w:spacing w:before="20" w:after="20" w:line="260" w:lineRule="exact"/>
              <w:ind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0A7406AB">
            <w:pPr>
              <w:keepNext w:val="0"/>
              <w:spacing w:before="20" w:after="20" w:line="260" w:lineRule="exact"/>
              <w:ind w:firstLine="0" w:firstLineChars="0"/>
              <w:jc w:val="center"/>
            </w:pPr>
            <w:r>
              <w:rPr>
                <w:rFonts w:ascii="Times New Roman" w:hAnsi="Times New Roman" w:eastAsia="宋体"/>
                <w:b w:val="0"/>
                <w:sz w:val="18"/>
              </w:rPr>
              <w:t>2.51</w:t>
            </w:r>
          </w:p>
        </w:tc>
      </w:tr>
      <w:tr w14:paraId="66DC5D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3DAB32B">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0CEED4F">
            <w:pPr>
              <w:keepNext w:val="0"/>
              <w:spacing w:before="20" w:after="20" w:line="260" w:lineRule="exact"/>
              <w:ind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A942521">
            <w:pPr>
              <w:keepNext w:val="0"/>
              <w:spacing w:before="20" w:after="20" w:line="260" w:lineRule="exact"/>
              <w:ind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04704D83">
            <w:pPr>
              <w:keepNext w:val="0"/>
              <w:spacing w:before="20" w:after="20" w:line="260" w:lineRule="exact"/>
              <w:ind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63CD0499">
            <w:pPr>
              <w:keepNext w:val="0"/>
              <w:spacing w:before="20" w:after="20" w:line="260" w:lineRule="exact"/>
              <w:ind w:firstLine="0" w:firstLineChars="0"/>
              <w:jc w:val="center"/>
            </w:pPr>
            <w:r>
              <w:rPr>
                <w:rFonts w:ascii="Times New Roman" w:hAnsi="Times New Roman" w:eastAsia="宋体"/>
                <w:b w:val="0"/>
                <w:sz w:val="18"/>
              </w:rPr>
              <w:t>2.24</w:t>
            </w:r>
          </w:p>
        </w:tc>
      </w:tr>
      <w:tr w14:paraId="13B16A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6EB4AE6">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2CE92BA">
            <w:pPr>
              <w:keepNext w:val="0"/>
              <w:spacing w:before="20" w:after="20" w:line="260" w:lineRule="exact"/>
              <w:ind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474F391D">
            <w:pPr>
              <w:keepNext w:val="0"/>
              <w:spacing w:before="20" w:after="20" w:line="260" w:lineRule="exact"/>
              <w:ind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16758037">
            <w:pPr>
              <w:keepNext w:val="0"/>
              <w:spacing w:before="20" w:after="20" w:line="260" w:lineRule="exact"/>
              <w:ind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71C47C9B">
            <w:pPr>
              <w:keepNext w:val="0"/>
              <w:spacing w:before="20" w:after="20" w:line="260" w:lineRule="exact"/>
              <w:ind w:firstLine="0" w:firstLineChars="0"/>
              <w:jc w:val="center"/>
            </w:pPr>
            <w:r>
              <w:rPr>
                <w:rFonts w:ascii="Times New Roman" w:hAnsi="Times New Roman" w:eastAsia="宋体"/>
                <w:b w:val="0"/>
                <w:sz w:val="18"/>
              </w:rPr>
              <w:t>2.15</w:t>
            </w:r>
          </w:p>
        </w:tc>
      </w:tr>
      <w:tr w14:paraId="179F7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EB5575F">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280A419">
            <w:pPr>
              <w:keepNext w:val="0"/>
              <w:spacing w:before="20" w:after="20" w:line="260" w:lineRule="exact"/>
              <w:ind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3096F9CD">
            <w:pPr>
              <w:keepNext w:val="0"/>
              <w:spacing w:before="20" w:after="20" w:line="260" w:lineRule="exact"/>
              <w:ind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2DB49141">
            <w:pPr>
              <w:keepNext w:val="0"/>
              <w:spacing w:before="20" w:after="20" w:line="260" w:lineRule="exact"/>
              <w:ind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3600D958">
            <w:pPr>
              <w:keepNext w:val="0"/>
              <w:spacing w:before="20" w:after="20" w:line="260" w:lineRule="exact"/>
              <w:ind w:firstLine="0" w:firstLineChars="0"/>
              <w:jc w:val="center"/>
            </w:pPr>
            <w:r>
              <w:rPr>
                <w:rFonts w:ascii="Times New Roman" w:hAnsi="Times New Roman" w:eastAsia="宋体"/>
                <w:b w:val="0"/>
                <w:sz w:val="18"/>
              </w:rPr>
              <w:t>2.34</w:t>
            </w:r>
          </w:p>
        </w:tc>
      </w:tr>
      <w:tr w14:paraId="253FA5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47FD387">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EAA8F6">
            <w:pPr>
              <w:keepNext w:val="0"/>
              <w:spacing w:before="20" w:after="20" w:line="260" w:lineRule="exact"/>
              <w:ind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5B856F7F">
            <w:pPr>
              <w:keepNext w:val="0"/>
              <w:spacing w:before="20" w:after="20" w:line="260" w:lineRule="exact"/>
              <w:ind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37E892F0">
            <w:pPr>
              <w:keepNext w:val="0"/>
              <w:spacing w:before="20" w:after="20" w:line="260" w:lineRule="exact"/>
              <w:ind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43CC9BB5">
            <w:pPr>
              <w:keepNext w:val="0"/>
              <w:spacing w:before="20" w:after="20" w:line="260" w:lineRule="exact"/>
              <w:ind w:firstLine="0" w:firstLineChars="0"/>
              <w:jc w:val="center"/>
            </w:pPr>
            <w:r>
              <w:rPr>
                <w:rFonts w:ascii="Times New Roman" w:hAnsi="Times New Roman" w:eastAsia="宋体"/>
                <w:b w:val="0"/>
                <w:sz w:val="18"/>
              </w:rPr>
              <w:t>2.32</w:t>
            </w:r>
          </w:p>
        </w:tc>
      </w:tr>
      <w:tr w14:paraId="0A5874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E7CE54B">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F6A743">
            <w:pPr>
              <w:keepNext w:val="0"/>
              <w:spacing w:before="20" w:after="20" w:line="260" w:lineRule="exact"/>
              <w:ind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711F64B0">
            <w:pPr>
              <w:keepNext w:val="0"/>
              <w:spacing w:before="20" w:after="20" w:line="260" w:lineRule="exact"/>
              <w:ind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060C5F7B">
            <w:pPr>
              <w:keepNext w:val="0"/>
              <w:spacing w:before="20" w:after="20" w:line="260" w:lineRule="exact"/>
              <w:ind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2BEF7EB5">
            <w:pPr>
              <w:keepNext w:val="0"/>
              <w:spacing w:before="20" w:after="20" w:line="260" w:lineRule="exact"/>
              <w:ind w:firstLine="0" w:firstLineChars="0"/>
              <w:jc w:val="center"/>
            </w:pPr>
            <w:r>
              <w:rPr>
                <w:rFonts w:ascii="Times New Roman" w:hAnsi="Times New Roman" w:eastAsia="宋体"/>
                <w:b w:val="0"/>
                <w:sz w:val="18"/>
              </w:rPr>
              <w:t>2.54</w:t>
            </w:r>
          </w:p>
        </w:tc>
      </w:tr>
      <w:tr w14:paraId="317ABB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9C13AB5">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B0B9CBD">
            <w:pPr>
              <w:keepNext w:val="0"/>
              <w:spacing w:before="20" w:after="20" w:line="260" w:lineRule="exact"/>
              <w:ind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5A64B5B4">
            <w:pPr>
              <w:keepNext w:val="0"/>
              <w:spacing w:before="20" w:after="20" w:line="260" w:lineRule="exact"/>
              <w:ind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31CA1DE8">
            <w:pPr>
              <w:keepNext w:val="0"/>
              <w:spacing w:before="20" w:after="20" w:line="260" w:lineRule="exact"/>
              <w:ind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7C8B9724">
            <w:pPr>
              <w:keepNext w:val="0"/>
              <w:spacing w:before="20" w:after="20" w:line="260" w:lineRule="exact"/>
              <w:ind w:firstLine="0" w:firstLineChars="0"/>
              <w:jc w:val="center"/>
            </w:pPr>
            <w:r>
              <w:rPr>
                <w:rFonts w:ascii="Times New Roman" w:hAnsi="Times New Roman" w:eastAsia="宋体"/>
                <w:b w:val="0"/>
                <w:sz w:val="18"/>
              </w:rPr>
              <w:t>2.42</w:t>
            </w:r>
          </w:p>
        </w:tc>
      </w:tr>
    </w:tbl>
    <w:p w14:paraId="70EDDB45">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53294887">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63891725">
      <w:pPr>
        <w:pStyle w:val="2"/>
        <w:widowControl/>
        <w:spacing w:before="0" w:after="0" w:line="348" w:lineRule="exact"/>
        <w:ind w:firstLine="480"/>
        <w:jc w:val="both"/>
      </w:pPr>
      <w:r>
        <w:rPr>
          <w:rFonts w:ascii="Times New Roman" w:hAnsi="Times New Roman" w:eastAsia="方正仿宋_GBK"/>
          <w:b w:val="0"/>
          <w:sz w:val="24"/>
        </w:rPr>
        <w:t>市区29座仿真站保留样本负荷的空间分布，供电区域按A类规划。第五章以统一起点和平均增长情景进行方案比较。</w:t>
      </w:r>
    </w:p>
    <w:p w14:paraId="3AE708BA">
      <w:pPr>
        <w:pStyle w:val="2"/>
        <w:keepNext/>
        <w:spacing w:before="120" w:after="0" w:line="240" w:lineRule="auto"/>
        <w:ind w:firstLine="0"/>
        <w:jc w:val="center"/>
      </w:pPr>
      <w:r>
        <w:drawing>
          <wp:inline distT="0" distB="0" distL="114300" distR="114300">
            <wp:extent cx="5120640" cy="278765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3"/>
                    <a:stretch>
                      <a:fillRect/>
                    </a:stretch>
                  </pic:blipFill>
                  <pic:spPr>
                    <a:xfrm>
                      <a:off x="0" y="0"/>
                      <a:ext cx="5120640" cy="2787963"/>
                    </a:xfrm>
                    <a:prstGeom prst="rect">
                      <a:avLst/>
                    </a:prstGeom>
                    <a:noFill/>
                    <a:ln w="9525">
                      <a:noFill/>
                    </a:ln>
                  </pic:spPr>
                </pic:pic>
              </a:graphicData>
            </a:graphic>
          </wp:inline>
        </w:drawing>
      </w:r>
    </w:p>
    <w:p w14:paraId="21ECC218">
      <w:pPr>
        <w:pStyle w:val="2"/>
        <w:spacing w:before="60" w:after="120" w:line="280" w:lineRule="exact"/>
        <w:ind w:firstLine="0"/>
        <w:jc w:val="center"/>
      </w:pPr>
      <w:r>
        <w:rPr>
          <w:rFonts w:ascii="Times New Roman" w:hAnsi="Times New Roman" w:eastAsia="宋体"/>
          <w:b w:val="0"/>
          <w:sz w:val="21"/>
        </w:rPr>
        <w:t>图3-1 邳州和市区年网供最大负荷</w:t>
      </w:r>
    </w:p>
    <w:p w14:paraId="1B2C5D37">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466E047D">
      <w:pPr>
        <w:pStyle w:val="115"/>
        <w:widowControl/>
        <w:spacing w:before="0" w:after="0" w:line="348" w:lineRule="exact"/>
        <w:ind w:firstLine="480"/>
        <w:jc w:val="both"/>
      </w:pPr>
      <w:r>
        <w:rPr>
          <w:rFonts w:ascii="Times New Roman" w:hAnsi="Times New Roman" w:eastAsia="方正仿宋_GBK"/>
          <w:b w:val="0"/>
          <w:sz w:val="24"/>
        </w:rPr>
        <w:t>年度增长率按相邻年度负荷统计计算。对2022—2025年赋予1、2、3、4的权重，得到本研究平滑参数。式（3-1）为项目采用的统计方法；DL/T 5729—2023表6.3.4按负荷增长水平给出容载比范围[5]；本报告的增长指标名称采用导则修订稿表2的“年最大净负荷平均增长率”，加权方法为本研究统计处理[7]。</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733B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left w:w="0" w:type="dxa"/>
              <w:right w:w="0" w:type="dxa"/>
            </w:tcMar>
            <w:vAlign w:val="center"/>
          </w:tcPr>
          <w:p w14:paraId="2B8F8260">
            <w:pPr>
              <w:spacing w:before="0" w:after="0"/>
              <w:ind w:firstLine="0" w:firstLineChars="0"/>
            </w:pPr>
          </w:p>
        </w:tc>
        <w:tc>
          <w:tcPr>
            <w:tcW w:w="6838" w:type="dxa"/>
            <w:tcMar>
              <w:left w:w="0" w:type="dxa"/>
              <w:right w:w="0" w:type="dxa"/>
            </w:tcMar>
            <w:vAlign w:val="center"/>
          </w:tcPr>
          <w:p w14:paraId="6029D899">
            <w:pPr>
              <w:pStyle w:val="2"/>
              <w:keepNext/>
              <w:spacing w:before="100" w:after="100" w:line="276" w:lineRule="auto"/>
              <w:ind w:firstLine="0" w:firstLineChars="0"/>
              <w:jc w:val="center"/>
            </w:pPr>
            <m:oMathPara>
              <m:oMathParaPr>
                <m:jc m:val="center"/>
              </m:oMathParaPr>
              <m:oMath>
                <m:sSub>
                  <m:sSubPr/>
                  <m:e>
                    <m:r>
                      <m:rPr/>
                      <m:t>g</m:t>
                    </m:r>
                  </m:e>
                  <m:sub>
                    <m:r>
                      <m:rPr/>
                      <m:t>y</m:t>
                    </m:r>
                  </m:sub>
                </m:sSub>
                <m:r>
                  <m:rPr/>
                  <m:t>=</m:t>
                </m:r>
                <m:sSub>
                  <m:sSubPr/>
                  <m:e>
                    <m:r>
                      <m:rPr/>
                      <m:t>P</m:t>
                    </m:r>
                  </m:e>
                  <m:sub>
                    <m:r>
                      <m:rPr/>
                      <m:t>y</m:t>
                    </m:r>
                  </m:sub>
                </m:sSub>
                <m:r>
                  <m:rPr/>
                  <m:t>/</m:t>
                </m:r>
                <m:sSub>
                  <m:sSubPr/>
                  <m:e>
                    <m:r>
                      <m:rPr/>
                      <m:t>P</m:t>
                    </m:r>
                  </m:e>
                  <m:sub>
                    <m:r>
                      <m:rPr/>
                      <m:t>y−1</m:t>
                    </m:r>
                  </m:sub>
                </m:sSub>
                <m:r>
                  <m:rPr/>
                  <m:t>−1,  </m:t>
                </m:r>
                <m:acc>
                  <m:accPr>
                    <m:chr m:val="‾"/>
                  </m:accPr>
                  <m:e>
                    <m:r>
                      <m:rPr/>
                      <m:t>g</m:t>
                    </m:r>
                  </m:e>
                </m:acc>
                <m:r>
                  <m:rPr/>
                  <m:t>=</m:t>
                </m:r>
                <m:f>
                  <m:fPr/>
                  <m:num>
                    <m:sSub>
                      <m:sSubPr/>
                      <m:e>
                        <m:r>
                          <m:rPr/>
                          <m:t>g</m:t>
                        </m:r>
                      </m:e>
                      <m:sub>
                        <m:r>
                          <m:rPr/>
                          <m:t>2022</m:t>
                        </m:r>
                      </m:sub>
                    </m:sSub>
                    <m:r>
                      <m:rPr/>
                      <m:t>+2</m:t>
                    </m:r>
                    <m:sSub>
                      <m:sSubPr/>
                      <m:e>
                        <m:r>
                          <m:rPr/>
                          <m:t>g</m:t>
                        </m:r>
                      </m:e>
                      <m:sub>
                        <m:r>
                          <m:rPr/>
                          <m:t>2023</m:t>
                        </m:r>
                      </m:sub>
                    </m:sSub>
                    <m:r>
                      <m:rPr/>
                      <m:t>+3</m:t>
                    </m:r>
                    <m:sSub>
                      <m:sSubPr/>
                      <m:e>
                        <m:r>
                          <m:rPr/>
                          <m:t>g</m:t>
                        </m:r>
                      </m:e>
                      <m:sub>
                        <m:r>
                          <m:rPr/>
                          <m:t>2024</m:t>
                        </m:r>
                      </m:sub>
                    </m:sSub>
                    <m:r>
                      <m:rPr/>
                      <m:t>+4</m:t>
                    </m:r>
                    <m:sSub>
                      <m:sSubPr/>
                      <m:e>
                        <m:r>
                          <m:rPr/>
                          <m:t>g</m:t>
                        </m:r>
                      </m:e>
                      <m:sub>
                        <m:r>
                          <m:rPr/>
                          <m:t>2025</m:t>
                        </m:r>
                      </m:sub>
                    </m:sSub>
                  </m:num>
                  <m:den>
                    <m:r>
                      <m:rPr/>
                      <m:t>10</m:t>
                    </m:r>
                  </m:den>
                </m:f>
                <m:r>
                  <m:rPr/>
                  <m:t>.</m:t>
                </m:r>
              </m:oMath>
            </m:oMathPara>
          </w:p>
        </w:tc>
        <w:tc>
          <w:tcPr>
            <w:tcW w:w="737" w:type="dxa"/>
            <w:tcMar>
              <w:left w:w="0" w:type="dxa"/>
              <w:right w:w="0" w:type="dxa"/>
            </w:tcMar>
            <w:vAlign w:val="center"/>
          </w:tcPr>
          <w:p w14:paraId="2EB0B6D7">
            <w:pPr>
              <w:spacing w:before="0" w:after="0"/>
              <w:ind w:firstLine="0" w:firstLineChars="0"/>
              <w:jc w:val="right"/>
            </w:pPr>
            <w:r>
              <w:rPr>
                <w:rFonts w:ascii="Times New Roman" w:hAnsi="Times New Roman" w:eastAsia="方正仿宋_GBK"/>
                <w:b w:val="0"/>
                <w:sz w:val="18"/>
              </w:rPr>
              <w:t>（3-1）</w:t>
            </w:r>
          </w:p>
        </w:tc>
      </w:tr>
    </w:tbl>
    <w:p w14:paraId="122F7A7E">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P</m:t>
            </m:r>
          </m:e>
          <m:sub>
            <m:r>
              <m:rPr/>
              <m:t>y</m:t>
            </m:r>
          </m:sub>
        </m:sSub>
      </m:oMath>
      <w:r>
        <w:rPr>
          <w:rFonts w:ascii="Times New Roman" w:hAnsi="Times New Roman" w:eastAsia="方正仿宋_GBK"/>
          <w:b w:val="0"/>
          <w:sz w:val="24"/>
        </w:rPr>
        <w:t>为第</w:t>
      </w:r>
      <m:oMath>
        <m:r>
          <m:rPr/>
          <m:t>y</m:t>
        </m:r>
      </m:oMath>
      <w:r>
        <w:rPr>
          <w:rFonts w:ascii="Times New Roman" w:hAnsi="Times New Roman" w:eastAsia="方正仿宋_GBK"/>
          <w:b w:val="0"/>
          <w:sz w:val="24"/>
        </w:rPr>
        <w:t>年网供最大负荷，单位MW，采用降压负荷估计；</w:t>
      </w:r>
      <m:oMath>
        <m:sSub>
          <m:sSubPr/>
          <m:e>
            <m:r>
              <m:rPr/>
              <m:t>g</m:t>
            </m:r>
          </m:e>
          <m:sub>
            <m:r>
              <m:rPr/>
              <m:t>y</m:t>
            </m:r>
          </m:sub>
        </m:sSub>
      </m:oMath>
      <w:r>
        <w:rPr>
          <w:rFonts w:ascii="Times New Roman" w:hAnsi="Times New Roman" w:eastAsia="方正仿宋_GBK"/>
          <w:b w:val="0"/>
          <w:sz w:val="24"/>
        </w:rPr>
        <w:t>为该年同比增长率，</w:t>
      </w:r>
      <m:oMath>
        <m:acc>
          <m:accPr>
            <m:chr m:val="‾"/>
          </m:accPr>
          <m:e>
            <m:r>
              <m:rPr/>
              <m:t>g</m:t>
            </m:r>
          </m:e>
        </m:acc>
      </m:oMath>
      <w:r>
        <w:rPr>
          <w:rFonts w:ascii="Times New Roman" w:hAnsi="Times New Roman" w:eastAsia="方正仿宋_GBK"/>
          <w:b w:val="0"/>
          <w:sz w:val="24"/>
        </w:rPr>
        <w:t>为年最大净负荷平均增长率，均为无量纲量。本研究采用递增权重估计该参数。邳州加权平均为8.07%，市区为1.80%。按加权增长率对应导则建议分档，邳州为1.80～2.00，市区为1.50～1.70。邳州复合增长率为6.92%，与加权值8.07%跨越7.00%分档节点，因此工程应用时可补充比较两种增长情景；本次正式方案仍采用加权增长率。市区三种方法均处于较低增长档。该分档用于解释一般规划参考值，本研究刚性统一上限2.00仍为项目方案设定。</w:t>
      </w:r>
    </w:p>
    <w:p w14:paraId="4932A131">
      <w:pPr>
        <w:pStyle w:val="2"/>
        <w:keepNext/>
        <w:spacing w:before="120" w:after="80" w:line="280" w:lineRule="exact"/>
        <w:ind w:firstLine="0"/>
        <w:jc w:val="center"/>
      </w:pPr>
      <w:r>
        <w:rPr>
          <w:rFonts w:ascii="Times New Roman" w:hAnsi="Times New Roman" w:eastAsia="宋体"/>
          <w:b w:val="0"/>
          <w:sz w:val="21"/>
        </w:rPr>
        <w:t>表3-2 年最大净负荷平均增长率计算（式3-1）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3EE67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C1CC8BE">
            <w:pPr>
              <w:keepNext/>
              <w:spacing w:before="20" w:after="20" w:line="260" w:lineRule="exact"/>
              <w:ind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6A77BFB6">
            <w:pPr>
              <w:keepNext/>
              <w:spacing w:before="20" w:after="20" w:line="260" w:lineRule="exact"/>
              <w:ind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73847462">
            <w:pPr>
              <w:keepNext/>
              <w:spacing w:before="20" w:after="20" w:line="260" w:lineRule="exact"/>
              <w:ind w:firstLine="0" w:firstLineChars="0"/>
              <w:jc w:val="center"/>
            </w:pPr>
            <w:r>
              <w:rPr>
                <w:rFonts w:ascii="Times New Roman" w:hAnsi="Times New Roman" w:eastAsia="宋体"/>
                <w:b/>
                <w:sz w:val="18"/>
              </w:rPr>
              <w:t>年最大净负荷同比增长率</w:t>
            </w:r>
          </w:p>
        </w:tc>
        <w:tc>
          <w:tcPr>
            <w:tcW w:w="2078" w:type="dxa"/>
            <w:tcMar>
              <w:left w:w="70" w:type="dxa"/>
              <w:right w:w="70" w:type="dxa"/>
            </w:tcMar>
            <w:vAlign w:val="center"/>
          </w:tcPr>
          <w:p w14:paraId="33F162FE">
            <w:pPr>
              <w:keepNext/>
              <w:spacing w:before="20" w:after="20" w:line="260" w:lineRule="exact"/>
              <w:ind w:firstLine="0" w:firstLineChars="0"/>
              <w:jc w:val="center"/>
            </w:pPr>
            <w:r>
              <w:rPr>
                <w:rFonts w:ascii="Times New Roman" w:hAnsi="Times New Roman" w:eastAsia="宋体"/>
                <w:b/>
                <w:sz w:val="18"/>
              </w:rPr>
              <w:t>权重</w:t>
            </w:r>
          </w:p>
        </w:tc>
      </w:tr>
      <w:tr w14:paraId="26D7AF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B4D0189">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6E53511">
            <w:pPr>
              <w:keepNext w:val="0"/>
              <w:spacing w:before="20" w:after="20" w:line="260" w:lineRule="exact"/>
              <w:ind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21E42A3A">
            <w:pPr>
              <w:keepNext w:val="0"/>
              <w:spacing w:before="20" w:after="20" w:line="260" w:lineRule="exact"/>
              <w:ind w:firstLine="0" w:firstLineChars="0"/>
              <w:jc w:val="center"/>
            </w:pPr>
            <w:r>
              <w:rPr>
                <w:rFonts w:ascii="Times New Roman" w:hAnsi="Times New Roman" w:eastAsia="宋体"/>
                <w:b w:val="0"/>
                <w:sz w:val="18"/>
              </w:rPr>
              <w:t>12.74%</w:t>
            </w:r>
          </w:p>
        </w:tc>
        <w:tc>
          <w:tcPr>
            <w:tcW w:w="2078" w:type="dxa"/>
            <w:tcMar>
              <w:left w:w="70" w:type="dxa"/>
              <w:right w:w="70" w:type="dxa"/>
            </w:tcMar>
            <w:vAlign w:val="center"/>
          </w:tcPr>
          <w:p w14:paraId="392FF639">
            <w:pPr>
              <w:keepNext w:val="0"/>
              <w:spacing w:before="20" w:after="20" w:line="260" w:lineRule="exact"/>
              <w:ind w:firstLine="0" w:firstLineChars="0"/>
              <w:jc w:val="center"/>
            </w:pPr>
            <w:r>
              <w:rPr>
                <w:rFonts w:ascii="Times New Roman" w:hAnsi="Times New Roman" w:eastAsia="宋体"/>
                <w:b w:val="0"/>
                <w:sz w:val="18"/>
              </w:rPr>
              <w:t>1</w:t>
            </w:r>
          </w:p>
        </w:tc>
      </w:tr>
      <w:tr w14:paraId="17CF1E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7D6BEB6">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5882E83">
            <w:pPr>
              <w:keepNext w:val="0"/>
              <w:spacing w:before="20" w:after="20" w:line="260" w:lineRule="exact"/>
              <w:ind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2B1D1513">
            <w:pPr>
              <w:keepNext w:val="0"/>
              <w:spacing w:before="20" w:after="20" w:line="260" w:lineRule="exact"/>
              <w:ind w:firstLine="0" w:firstLineChars="0"/>
              <w:jc w:val="center"/>
            </w:pPr>
            <w:r>
              <w:rPr>
                <w:rFonts w:ascii="Times New Roman" w:hAnsi="Times New Roman" w:eastAsia="宋体"/>
                <w:b w:val="0"/>
                <w:sz w:val="18"/>
              </w:rPr>
              <w:t>-7.73%</w:t>
            </w:r>
          </w:p>
        </w:tc>
        <w:tc>
          <w:tcPr>
            <w:tcW w:w="2078" w:type="dxa"/>
            <w:tcMar>
              <w:left w:w="70" w:type="dxa"/>
              <w:right w:w="70" w:type="dxa"/>
            </w:tcMar>
            <w:vAlign w:val="center"/>
          </w:tcPr>
          <w:p w14:paraId="3F9A7619">
            <w:pPr>
              <w:keepNext w:val="0"/>
              <w:spacing w:before="20" w:after="20" w:line="260" w:lineRule="exact"/>
              <w:ind w:firstLine="0" w:firstLineChars="0"/>
              <w:jc w:val="center"/>
            </w:pPr>
            <w:r>
              <w:rPr>
                <w:rFonts w:ascii="Times New Roman" w:hAnsi="Times New Roman" w:eastAsia="宋体"/>
                <w:b w:val="0"/>
                <w:sz w:val="18"/>
              </w:rPr>
              <w:t>2</w:t>
            </w:r>
          </w:p>
        </w:tc>
      </w:tr>
      <w:tr w14:paraId="494324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96EBBDA">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0796C45F">
            <w:pPr>
              <w:keepNext w:val="0"/>
              <w:spacing w:before="20" w:after="20" w:line="260" w:lineRule="exact"/>
              <w:ind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371FDE3">
            <w:pPr>
              <w:keepNext w:val="0"/>
              <w:spacing w:before="20" w:after="20" w:line="260" w:lineRule="exact"/>
              <w:ind w:firstLine="0" w:firstLineChars="0"/>
              <w:jc w:val="center"/>
            </w:pPr>
            <w:r>
              <w:rPr>
                <w:rFonts w:ascii="Times New Roman" w:hAnsi="Times New Roman" w:eastAsia="宋体"/>
                <w:b w:val="0"/>
                <w:sz w:val="18"/>
              </w:rPr>
              <w:t>13.32%</w:t>
            </w:r>
          </w:p>
        </w:tc>
        <w:tc>
          <w:tcPr>
            <w:tcW w:w="2078" w:type="dxa"/>
            <w:tcMar>
              <w:left w:w="70" w:type="dxa"/>
              <w:right w:w="70" w:type="dxa"/>
            </w:tcMar>
            <w:vAlign w:val="center"/>
          </w:tcPr>
          <w:p w14:paraId="73B439D5">
            <w:pPr>
              <w:keepNext w:val="0"/>
              <w:spacing w:before="20" w:after="20" w:line="260" w:lineRule="exact"/>
              <w:ind w:firstLine="0" w:firstLineChars="0"/>
              <w:jc w:val="center"/>
            </w:pPr>
            <w:r>
              <w:rPr>
                <w:rFonts w:ascii="Times New Roman" w:hAnsi="Times New Roman" w:eastAsia="宋体"/>
                <w:b w:val="0"/>
                <w:sz w:val="18"/>
              </w:rPr>
              <w:t>3</w:t>
            </w:r>
          </w:p>
        </w:tc>
      </w:tr>
      <w:tr w14:paraId="426CB5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E28E467">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014FF2A7">
            <w:pPr>
              <w:keepNext w:val="0"/>
              <w:spacing w:before="20" w:after="20" w:line="260" w:lineRule="exact"/>
              <w:ind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604A1D5">
            <w:pPr>
              <w:keepNext w:val="0"/>
              <w:spacing w:before="20" w:after="20" w:line="260" w:lineRule="exact"/>
              <w:ind w:firstLine="0" w:firstLineChars="0"/>
              <w:jc w:val="center"/>
            </w:pPr>
            <w:r>
              <w:rPr>
                <w:rFonts w:ascii="Times New Roman" w:hAnsi="Times New Roman" w:eastAsia="宋体"/>
                <w:b w:val="0"/>
                <w:sz w:val="18"/>
              </w:rPr>
              <w:t>10.87%</w:t>
            </w:r>
          </w:p>
        </w:tc>
        <w:tc>
          <w:tcPr>
            <w:tcW w:w="2078" w:type="dxa"/>
            <w:tcMar>
              <w:left w:w="70" w:type="dxa"/>
              <w:right w:w="70" w:type="dxa"/>
            </w:tcMar>
            <w:vAlign w:val="center"/>
          </w:tcPr>
          <w:p w14:paraId="08D4F287">
            <w:pPr>
              <w:keepNext w:val="0"/>
              <w:spacing w:before="20" w:after="20" w:line="260" w:lineRule="exact"/>
              <w:ind w:firstLine="0" w:firstLineChars="0"/>
              <w:jc w:val="center"/>
            </w:pPr>
            <w:r>
              <w:rPr>
                <w:rFonts w:ascii="Times New Roman" w:hAnsi="Times New Roman" w:eastAsia="宋体"/>
                <w:b w:val="0"/>
                <w:sz w:val="18"/>
              </w:rPr>
              <w:t>4</w:t>
            </w:r>
          </w:p>
        </w:tc>
      </w:tr>
      <w:tr w14:paraId="4BDCD4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1B4F369">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DD53382">
            <w:pPr>
              <w:keepNext w:val="0"/>
              <w:spacing w:before="20" w:after="20" w:line="260" w:lineRule="exact"/>
              <w:ind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67CCA821">
            <w:pPr>
              <w:keepNext w:val="0"/>
              <w:spacing w:before="20" w:after="20" w:line="260" w:lineRule="exact"/>
              <w:ind w:firstLine="0" w:firstLineChars="0"/>
              <w:jc w:val="center"/>
            </w:pPr>
            <w:r>
              <w:rPr>
                <w:rFonts w:ascii="Times New Roman" w:hAnsi="Times New Roman" w:eastAsia="宋体"/>
                <w:b w:val="0"/>
                <w:sz w:val="18"/>
              </w:rPr>
              <w:t>8.07%</w:t>
            </w:r>
          </w:p>
        </w:tc>
        <w:tc>
          <w:tcPr>
            <w:tcW w:w="2078" w:type="dxa"/>
            <w:tcMar>
              <w:left w:w="70" w:type="dxa"/>
              <w:right w:w="70" w:type="dxa"/>
            </w:tcMar>
            <w:vAlign w:val="center"/>
          </w:tcPr>
          <w:p w14:paraId="48936D2D">
            <w:pPr>
              <w:keepNext w:val="0"/>
              <w:spacing w:before="20" w:after="20" w:line="260" w:lineRule="exact"/>
              <w:ind w:firstLine="0" w:firstLineChars="0"/>
              <w:jc w:val="center"/>
            </w:pPr>
            <w:r>
              <w:rPr>
                <w:rFonts w:ascii="Times New Roman" w:hAnsi="Times New Roman" w:eastAsia="宋体"/>
                <w:b w:val="0"/>
                <w:sz w:val="18"/>
              </w:rPr>
              <w:t>Σ权重=10</w:t>
            </w:r>
          </w:p>
        </w:tc>
      </w:tr>
      <w:tr w14:paraId="076BCB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C00AC44">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E09426F">
            <w:pPr>
              <w:keepNext w:val="0"/>
              <w:spacing w:before="20" w:after="20" w:line="260" w:lineRule="exact"/>
              <w:ind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70022FCC">
            <w:pPr>
              <w:keepNext w:val="0"/>
              <w:spacing w:before="20" w:after="20" w:line="260" w:lineRule="exact"/>
              <w:ind w:firstLine="0" w:firstLineChars="0"/>
              <w:jc w:val="center"/>
            </w:pPr>
            <w:r>
              <w:rPr>
                <w:rFonts w:ascii="Times New Roman" w:hAnsi="Times New Roman" w:eastAsia="宋体"/>
                <w:b w:val="0"/>
                <w:sz w:val="18"/>
              </w:rPr>
              <w:t>-1.20%</w:t>
            </w:r>
          </w:p>
        </w:tc>
        <w:tc>
          <w:tcPr>
            <w:tcW w:w="2078" w:type="dxa"/>
            <w:tcMar>
              <w:left w:w="70" w:type="dxa"/>
              <w:right w:w="70" w:type="dxa"/>
            </w:tcMar>
            <w:vAlign w:val="center"/>
          </w:tcPr>
          <w:p w14:paraId="178F1D09">
            <w:pPr>
              <w:keepNext w:val="0"/>
              <w:spacing w:before="20" w:after="20" w:line="260" w:lineRule="exact"/>
              <w:ind w:firstLine="0" w:firstLineChars="0"/>
              <w:jc w:val="center"/>
            </w:pPr>
            <w:r>
              <w:rPr>
                <w:rFonts w:ascii="Times New Roman" w:hAnsi="Times New Roman" w:eastAsia="宋体"/>
                <w:b w:val="0"/>
                <w:sz w:val="18"/>
              </w:rPr>
              <w:t>1</w:t>
            </w:r>
          </w:p>
        </w:tc>
      </w:tr>
      <w:tr w14:paraId="4B2BF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9A2105B">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7404874">
            <w:pPr>
              <w:keepNext w:val="0"/>
              <w:spacing w:before="20" w:after="20" w:line="260" w:lineRule="exact"/>
              <w:ind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7C8B340A">
            <w:pPr>
              <w:keepNext w:val="0"/>
              <w:spacing w:before="20" w:after="20" w:line="260" w:lineRule="exact"/>
              <w:ind w:firstLine="0" w:firstLineChars="0"/>
              <w:jc w:val="center"/>
            </w:pPr>
            <w:r>
              <w:rPr>
                <w:rFonts w:ascii="Times New Roman" w:hAnsi="Times New Roman" w:eastAsia="宋体"/>
                <w:b w:val="0"/>
                <w:sz w:val="18"/>
              </w:rPr>
              <w:t>7.67%</w:t>
            </w:r>
          </w:p>
        </w:tc>
        <w:tc>
          <w:tcPr>
            <w:tcW w:w="2078" w:type="dxa"/>
            <w:tcMar>
              <w:left w:w="70" w:type="dxa"/>
              <w:right w:w="70" w:type="dxa"/>
            </w:tcMar>
            <w:vAlign w:val="center"/>
          </w:tcPr>
          <w:p w14:paraId="0BA50505">
            <w:pPr>
              <w:keepNext w:val="0"/>
              <w:spacing w:before="20" w:after="20" w:line="260" w:lineRule="exact"/>
              <w:ind w:firstLine="0" w:firstLineChars="0"/>
              <w:jc w:val="center"/>
            </w:pPr>
            <w:r>
              <w:rPr>
                <w:rFonts w:ascii="Times New Roman" w:hAnsi="Times New Roman" w:eastAsia="宋体"/>
                <w:b w:val="0"/>
                <w:sz w:val="18"/>
              </w:rPr>
              <w:t>2</w:t>
            </w:r>
          </w:p>
        </w:tc>
      </w:tr>
      <w:tr w14:paraId="524C2B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F51FED0">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3A4D92FF">
            <w:pPr>
              <w:keepNext w:val="0"/>
              <w:spacing w:before="20" w:after="20" w:line="260" w:lineRule="exact"/>
              <w:ind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253F44F1">
            <w:pPr>
              <w:keepNext w:val="0"/>
              <w:spacing w:before="20" w:after="20" w:line="260" w:lineRule="exact"/>
              <w:ind w:firstLine="0" w:firstLineChars="0"/>
              <w:jc w:val="center"/>
            </w:pPr>
            <w:r>
              <w:rPr>
                <w:rFonts w:ascii="Times New Roman" w:hAnsi="Times New Roman" w:eastAsia="宋体"/>
                <w:b w:val="0"/>
                <w:sz w:val="18"/>
              </w:rPr>
              <w:t>-6.02%</w:t>
            </w:r>
          </w:p>
        </w:tc>
        <w:tc>
          <w:tcPr>
            <w:tcW w:w="2078" w:type="dxa"/>
            <w:tcMar>
              <w:left w:w="70" w:type="dxa"/>
              <w:right w:w="70" w:type="dxa"/>
            </w:tcMar>
            <w:vAlign w:val="center"/>
          </w:tcPr>
          <w:p w14:paraId="4B5505C7">
            <w:pPr>
              <w:keepNext w:val="0"/>
              <w:spacing w:before="20" w:after="20" w:line="260" w:lineRule="exact"/>
              <w:ind w:firstLine="0" w:firstLineChars="0"/>
              <w:jc w:val="center"/>
            </w:pPr>
            <w:r>
              <w:rPr>
                <w:rFonts w:ascii="Times New Roman" w:hAnsi="Times New Roman" w:eastAsia="宋体"/>
                <w:b w:val="0"/>
                <w:sz w:val="18"/>
              </w:rPr>
              <w:t>3</w:t>
            </w:r>
          </w:p>
        </w:tc>
      </w:tr>
      <w:tr w14:paraId="74C6B9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73C26B7">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4D629C1">
            <w:pPr>
              <w:keepNext w:val="0"/>
              <w:spacing w:before="20" w:after="20" w:line="260" w:lineRule="exact"/>
              <w:ind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6214B159">
            <w:pPr>
              <w:keepNext w:val="0"/>
              <w:spacing w:before="20" w:after="20" w:line="260" w:lineRule="exact"/>
              <w:ind w:firstLine="0" w:firstLineChars="0"/>
              <w:jc w:val="center"/>
            </w:pPr>
            <w:r>
              <w:rPr>
                <w:rFonts w:ascii="Times New Roman" w:hAnsi="Times New Roman" w:eastAsia="宋体"/>
                <w:b w:val="0"/>
                <w:sz w:val="18"/>
              </w:rPr>
              <w:t>5.48%</w:t>
            </w:r>
          </w:p>
        </w:tc>
        <w:tc>
          <w:tcPr>
            <w:tcW w:w="2078" w:type="dxa"/>
            <w:tcMar>
              <w:left w:w="70" w:type="dxa"/>
              <w:right w:w="70" w:type="dxa"/>
            </w:tcMar>
            <w:vAlign w:val="center"/>
          </w:tcPr>
          <w:p w14:paraId="53927555">
            <w:pPr>
              <w:keepNext w:val="0"/>
              <w:spacing w:before="20" w:after="20" w:line="260" w:lineRule="exact"/>
              <w:ind w:firstLine="0" w:firstLineChars="0"/>
              <w:jc w:val="center"/>
            </w:pPr>
            <w:r>
              <w:rPr>
                <w:rFonts w:ascii="Times New Roman" w:hAnsi="Times New Roman" w:eastAsia="宋体"/>
                <w:b w:val="0"/>
                <w:sz w:val="18"/>
              </w:rPr>
              <w:t>4</w:t>
            </w:r>
          </w:p>
        </w:tc>
      </w:tr>
      <w:tr w14:paraId="2D6222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8A772FC">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32A03D03">
            <w:pPr>
              <w:keepNext w:val="0"/>
              <w:spacing w:before="20" w:after="20" w:line="260" w:lineRule="exact"/>
              <w:ind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7757071E">
            <w:pPr>
              <w:keepNext w:val="0"/>
              <w:spacing w:before="20" w:after="20" w:line="260" w:lineRule="exact"/>
              <w:ind w:firstLine="0" w:firstLineChars="0"/>
              <w:jc w:val="center"/>
            </w:pPr>
            <w:r>
              <w:rPr>
                <w:rFonts w:ascii="Times New Roman" w:hAnsi="Times New Roman" w:eastAsia="宋体"/>
                <w:b w:val="0"/>
                <w:sz w:val="18"/>
              </w:rPr>
              <w:t>1.80%</w:t>
            </w:r>
          </w:p>
        </w:tc>
        <w:tc>
          <w:tcPr>
            <w:tcW w:w="2078" w:type="dxa"/>
            <w:tcMar>
              <w:left w:w="70" w:type="dxa"/>
              <w:right w:w="70" w:type="dxa"/>
            </w:tcMar>
            <w:vAlign w:val="center"/>
          </w:tcPr>
          <w:p w14:paraId="727F3D01">
            <w:pPr>
              <w:keepNext w:val="0"/>
              <w:spacing w:before="20" w:after="20" w:line="260" w:lineRule="exact"/>
              <w:ind w:firstLine="0" w:firstLineChars="0"/>
              <w:jc w:val="center"/>
            </w:pPr>
            <w:r>
              <w:rPr>
                <w:rFonts w:ascii="Times New Roman" w:hAnsi="Times New Roman" w:eastAsia="宋体"/>
                <w:b w:val="0"/>
                <w:sz w:val="18"/>
              </w:rPr>
              <w:t>Σ权重=10</w:t>
            </w:r>
          </w:p>
        </w:tc>
      </w:tr>
    </w:tbl>
    <w:p w14:paraId="6C33A0FA">
      <w:pPr>
        <w:pStyle w:val="2"/>
        <w:widowControl/>
        <w:spacing w:before="0" w:after="0" w:line="348" w:lineRule="exact"/>
        <w:ind w:firstLine="480"/>
        <w:jc w:val="both"/>
      </w:pPr>
      <w:r>
        <w:rPr>
          <w:rFonts w:ascii="Times New Roman" w:hAnsi="Times New Roman" w:eastAsia="方正仿宋_GBK"/>
          <w:b w:val="0"/>
          <w:sz w:val="24"/>
        </w:rPr>
        <w:t>本次规划将上述加权增长率作为未来四年的统一增长假定。滚动规划时，使用最近五年的同范围负荷，重新计算四个同比增长率，并沿用1∶2∶3∶4权重。若区县或电压等级统计范围发生变化，应先调整为同一范围。</w:t>
      </w:r>
    </w:p>
    <w:p w14:paraId="2F3555D1">
      <w:pPr>
        <w:pStyle w:val="2"/>
        <w:keepNext/>
        <w:spacing w:before="120" w:after="80" w:line="280" w:lineRule="exact"/>
        <w:ind w:firstLine="0"/>
        <w:jc w:val="center"/>
      </w:pPr>
      <w:r>
        <w:rPr>
          <w:rFonts w:ascii="Times New Roman" w:hAnsi="Times New Roman" w:eastAsia="宋体"/>
          <w:b w:val="0"/>
          <w:sz w:val="21"/>
        </w:rPr>
        <w:t>表3-3 三种年增长率估计方法</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2963D8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03D880A8">
            <w:pPr>
              <w:keepNext/>
              <w:spacing w:before="20" w:after="20" w:line="260" w:lineRule="exact"/>
              <w:ind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2EEAFEFC">
            <w:pPr>
              <w:keepNext/>
              <w:spacing w:before="20" w:after="20" w:line="260" w:lineRule="exact"/>
              <w:ind w:firstLine="0" w:firstLineChars="0"/>
              <w:jc w:val="center"/>
            </w:pPr>
            <w:r>
              <w:rPr>
                <w:rFonts w:ascii="Times New Roman" w:hAnsi="Times New Roman" w:eastAsia="宋体"/>
                <w:b/>
                <w:sz w:val="18"/>
              </w:rPr>
              <w:t>递增加权平均</w:t>
            </w:r>
          </w:p>
        </w:tc>
        <w:tc>
          <w:tcPr>
            <w:tcW w:w="2078" w:type="dxa"/>
            <w:tcMar>
              <w:left w:w="70" w:type="dxa"/>
              <w:right w:w="70" w:type="dxa"/>
            </w:tcMar>
            <w:vAlign w:val="center"/>
          </w:tcPr>
          <w:p w14:paraId="75273567">
            <w:pPr>
              <w:keepNext/>
              <w:spacing w:before="20" w:after="20" w:line="260" w:lineRule="exact"/>
              <w:ind w:firstLine="0" w:firstLineChars="0"/>
              <w:jc w:val="center"/>
            </w:pPr>
            <w:r>
              <w:rPr>
                <w:rFonts w:ascii="Times New Roman" w:hAnsi="Times New Roman" w:eastAsia="宋体"/>
                <w:b/>
                <w:sz w:val="18"/>
              </w:rPr>
              <w:t>四年等权平均</w:t>
            </w:r>
          </w:p>
        </w:tc>
        <w:tc>
          <w:tcPr>
            <w:tcW w:w="2078" w:type="dxa"/>
            <w:tcMar>
              <w:left w:w="70" w:type="dxa"/>
              <w:right w:w="70" w:type="dxa"/>
            </w:tcMar>
            <w:vAlign w:val="center"/>
          </w:tcPr>
          <w:p w14:paraId="0F5F2A3E">
            <w:pPr>
              <w:keepNext/>
              <w:spacing w:before="20" w:after="20" w:line="260" w:lineRule="exact"/>
              <w:ind w:firstLine="0" w:firstLineChars="0"/>
              <w:jc w:val="center"/>
            </w:pPr>
            <w:r>
              <w:rPr>
                <w:rFonts w:ascii="Times New Roman" w:hAnsi="Times New Roman" w:eastAsia="宋体"/>
                <w:b/>
                <w:sz w:val="18"/>
              </w:rPr>
              <w:t>四年复合增长率</w:t>
            </w:r>
          </w:p>
        </w:tc>
      </w:tr>
      <w:tr w14:paraId="36F4FA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8639EF4">
            <w:pPr>
              <w:keepNext/>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075C3D4B">
            <w:pPr>
              <w:keepNext/>
              <w:spacing w:before="20" w:after="20" w:line="260" w:lineRule="exact"/>
              <w:ind w:firstLine="0" w:firstLineChars="0"/>
              <w:jc w:val="center"/>
            </w:pPr>
            <w:r>
              <w:rPr>
                <w:rFonts w:ascii="Times New Roman" w:hAnsi="Times New Roman" w:eastAsia="宋体"/>
                <w:b w:val="0"/>
                <w:sz w:val="18"/>
              </w:rPr>
              <w:t>8.07%</w:t>
            </w:r>
          </w:p>
        </w:tc>
        <w:tc>
          <w:tcPr>
            <w:tcW w:w="2078" w:type="dxa"/>
            <w:tcMar>
              <w:left w:w="70" w:type="dxa"/>
              <w:right w:w="70" w:type="dxa"/>
            </w:tcMar>
            <w:vAlign w:val="center"/>
          </w:tcPr>
          <w:p w14:paraId="15045804">
            <w:pPr>
              <w:keepNext/>
              <w:spacing w:before="20" w:after="20" w:line="260" w:lineRule="exact"/>
              <w:ind w:firstLine="0" w:firstLineChars="0"/>
              <w:jc w:val="center"/>
            </w:pPr>
            <w:r>
              <w:rPr>
                <w:rFonts w:ascii="Times New Roman" w:hAnsi="Times New Roman" w:eastAsia="宋体"/>
                <w:b w:val="0"/>
                <w:sz w:val="18"/>
              </w:rPr>
              <w:t>7.30%</w:t>
            </w:r>
          </w:p>
        </w:tc>
        <w:tc>
          <w:tcPr>
            <w:tcW w:w="2078" w:type="dxa"/>
            <w:tcMar>
              <w:left w:w="70" w:type="dxa"/>
              <w:right w:w="70" w:type="dxa"/>
            </w:tcMar>
            <w:vAlign w:val="center"/>
          </w:tcPr>
          <w:p w14:paraId="730BA52B">
            <w:pPr>
              <w:keepNext/>
              <w:spacing w:before="20" w:after="20" w:line="260" w:lineRule="exact"/>
              <w:ind w:firstLine="0" w:firstLineChars="0"/>
              <w:jc w:val="center"/>
            </w:pPr>
            <w:r>
              <w:rPr>
                <w:rFonts w:ascii="Times New Roman" w:hAnsi="Times New Roman" w:eastAsia="宋体"/>
                <w:b w:val="0"/>
                <w:sz w:val="18"/>
              </w:rPr>
              <w:t>6.92%</w:t>
            </w:r>
          </w:p>
        </w:tc>
      </w:tr>
      <w:tr w14:paraId="70F260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9B24221">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ACC197E">
            <w:pPr>
              <w:keepNext w:val="0"/>
              <w:spacing w:before="20" w:after="20" w:line="260" w:lineRule="exact"/>
              <w:ind w:firstLine="0" w:firstLineChars="0"/>
              <w:jc w:val="center"/>
            </w:pPr>
            <w:r>
              <w:rPr>
                <w:rFonts w:ascii="Times New Roman" w:hAnsi="Times New Roman" w:eastAsia="宋体"/>
                <w:b w:val="0"/>
                <w:sz w:val="18"/>
              </w:rPr>
              <w:t>1.80%</w:t>
            </w:r>
          </w:p>
        </w:tc>
        <w:tc>
          <w:tcPr>
            <w:tcW w:w="2078" w:type="dxa"/>
            <w:tcMar>
              <w:left w:w="70" w:type="dxa"/>
              <w:right w:w="70" w:type="dxa"/>
            </w:tcMar>
            <w:vAlign w:val="center"/>
          </w:tcPr>
          <w:p w14:paraId="6BE56349">
            <w:pPr>
              <w:keepNext w:val="0"/>
              <w:spacing w:before="20" w:after="20" w:line="260" w:lineRule="exact"/>
              <w:ind w:firstLine="0" w:firstLineChars="0"/>
              <w:jc w:val="center"/>
            </w:pPr>
            <w:r>
              <w:rPr>
                <w:rFonts w:ascii="Times New Roman" w:hAnsi="Times New Roman" w:eastAsia="宋体"/>
                <w:b w:val="0"/>
                <w:sz w:val="18"/>
              </w:rPr>
              <w:t>1.48%</w:t>
            </w:r>
          </w:p>
        </w:tc>
        <w:tc>
          <w:tcPr>
            <w:tcW w:w="2078" w:type="dxa"/>
            <w:tcMar>
              <w:left w:w="70" w:type="dxa"/>
              <w:right w:w="70" w:type="dxa"/>
            </w:tcMar>
            <w:vAlign w:val="center"/>
          </w:tcPr>
          <w:p w14:paraId="25ED1AA3">
            <w:pPr>
              <w:keepNext w:val="0"/>
              <w:spacing w:before="20" w:after="20" w:line="260" w:lineRule="exact"/>
              <w:ind w:firstLine="0" w:firstLineChars="0"/>
              <w:jc w:val="center"/>
            </w:pPr>
            <w:r>
              <w:rPr>
                <w:rFonts w:ascii="Times New Roman" w:hAnsi="Times New Roman" w:eastAsia="宋体"/>
                <w:b w:val="0"/>
                <w:sz w:val="18"/>
              </w:rPr>
              <w:t>1.34%</w:t>
            </w:r>
          </w:p>
        </w:tc>
      </w:tr>
    </w:tbl>
    <w:p w14:paraId="0BAB70BF">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34943C31">
      <w:pPr>
        <w:pStyle w:val="115"/>
        <w:widowControl/>
        <w:spacing w:before="0" w:after="0" w:line="348" w:lineRule="exact"/>
        <w:ind w:firstLine="480"/>
        <w:jc w:val="both"/>
      </w:pPr>
      <w:r>
        <w:rPr>
          <w:rFonts w:ascii="Times New Roman" w:hAnsi="Times New Roman" w:eastAsia="方正仿宋_GBK"/>
          <w:b w:val="0"/>
          <w:sz w:val="24"/>
        </w:rPr>
        <w:t>2021—2025年实际容量和负荷用于描述年度变化、估计年最大净负荷平均增长率。规划仿真保留两地区各自的离散设备结构，将基期年网供最大负荷标定为公用主变总容量的二分之一，再按平均增长率推演后续四年需求。站级正向、反向净负荷采用2025年空间分布同步缩放，95%峰值持续时间采用2025年模板。第五章列出仿真起点及年度负荷，便于将历史分析与规划结果对应。</w:t>
      </w:r>
    </w:p>
    <w:p w14:paraId="1A6E3111">
      <w:pPr>
        <w:pStyle w:val="4"/>
        <w:keepNext/>
        <w:numPr>
          <w:ilvl w:val="0"/>
          <w:numId w:val="0"/>
        </w:numPr>
        <w:spacing w:before="160" w:after="120" w:line="480" w:lineRule="exact"/>
        <w:ind w:firstLine="0"/>
      </w:pPr>
      <w:bookmarkStart w:id="99" w:name="h266"/>
      <w:bookmarkStart w:id="100" w:name="分布式光伏装机与电量"/>
      <w:r>
        <w:rPr>
          <w:rFonts w:ascii="Times New Roman" w:hAnsi="Times New Roman" w:eastAsia="方正仿宋_GBK"/>
          <w:b/>
          <w:sz w:val="32"/>
        </w:rPr>
        <w:t>3.3 分布式光伏装机与电量</w:t>
      </w:r>
      <w:bookmarkEnd w:id="99"/>
      <w:bookmarkEnd w:id="100"/>
    </w:p>
    <w:p w14:paraId="0BD4FF2D">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25EA8605">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MW。现有月度装机数据始于2023年，2021—2022年装机容量按同月份增长关系回推，图中以虚线区分估计结果与统计记录。</w:t>
      </w:r>
    </w:p>
    <w:p w14:paraId="3FF98ED9">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6937D34C">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BE51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02E69D2">
            <w:pPr>
              <w:spacing w:before="0" w:after="0"/>
              <w:ind w:firstLine="0" w:firstLineChars="0"/>
            </w:pPr>
          </w:p>
        </w:tc>
        <w:tc>
          <w:tcPr>
            <w:tcW w:w="6838" w:type="dxa"/>
            <w:tcMar>
              <w:left w:w="0" w:type="dxa"/>
              <w:right w:w="0" w:type="dxa"/>
            </w:tcMar>
            <w:vAlign w:val="center"/>
          </w:tcPr>
          <w:p w14:paraId="614EE61A">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acc>
                            <m:accPr/>
                            <m:e>
                              <m:r>
                                <m:rPr/>
                                <m:t>C</m:t>
                              </m:r>
                            </m:e>
                          </m:acc>
                        </m:e>
                        <m:sub>
                          <m:r>
                            <m:rPr/>
                            <m:t>y,m</m:t>
                          </m:r>
                        </m:sub>
                      </m:sSub>
                    </m:e>
                    <m:e>
                      <m:r>
                        <m:rPr/>
                        <m:t>=</m:t>
                      </m:r>
                      <m:sSub>
                        <m:sSubPr/>
                        <m:e>
                          <m:r>
                            <m:rPr/>
                            <m:t>C</m:t>
                          </m:r>
                        </m:e>
                        <m:sub>
                          <m:r>
                            <m:rPr/>
                            <m:t>2023,m</m:t>
                          </m:r>
                        </m:sub>
                      </m:sSub>
                      <m:sSup>
                        <m:sSupPr/>
                        <m:e>
                          <m:d>
                            <m:dPr/>
                            <m:e>
                              <m:f>
                                <m:fPr/>
                                <m:num>
                                  <m:sSub>
                                    <m:sSubPr/>
                                    <m:e>
                                      <m:r>
                                        <m:rPr/>
                                        <m:t>C</m:t>
                                      </m:r>
                                    </m:e>
                                    <m:sub>
                                      <m:r>
                                        <m:rPr/>
                                        <m:t>2023,m</m:t>
                                      </m:r>
                                    </m:sub>
                                  </m:sSub>
                                </m:num>
                                <m:den>
                                  <m:sSub>
                                    <m:sSubPr/>
                                    <m:e>
                                      <m:r>
                                        <m:rPr/>
                                        <m:t>C</m:t>
                                      </m:r>
                                    </m:e>
                                    <m:sub>
                                      <m:r>
                                        <m:rPr/>
                                        <m:t>2024,m</m:t>
                                      </m:r>
                                    </m:sub>
                                  </m:sSub>
                                </m:den>
                              </m:f>
                            </m:e>
                          </m:d>
                        </m:e>
                        <m:sup>
                          <m:r>
                            <m:rPr/>
                            <m:t>2023−y</m:t>
                          </m:r>
                        </m:sup>
                      </m:sSup>
                    </m:e>
                  </m:mr>
                  <m:mr>
                    <m:e>
                      <m:r>
                        <m:rPr/>
                        <m:t>y</m:t>
                      </m:r>
                    </m:e>
                    <m:e>
                      <m:r>
                        <m:rPr/>
                        <m:t>=2021,2022.</m:t>
                      </m:r>
                    </m:e>
                  </m:mr>
                </m:m>
              </m:oMath>
            </m:oMathPara>
          </w:p>
        </w:tc>
        <w:tc>
          <w:tcPr>
            <w:tcW w:w="737" w:type="dxa"/>
            <w:tcMar>
              <w:left w:w="0" w:type="dxa"/>
              <w:right w:w="0" w:type="dxa"/>
            </w:tcMar>
            <w:vAlign w:val="center"/>
          </w:tcPr>
          <w:p w14:paraId="255B1E31">
            <w:pPr>
              <w:spacing w:before="0" w:after="0"/>
              <w:ind w:firstLine="0" w:firstLineChars="0"/>
              <w:jc w:val="right"/>
            </w:pPr>
            <w:r>
              <w:rPr>
                <w:rFonts w:ascii="Times New Roman" w:hAnsi="Times New Roman" w:eastAsia="方正仿宋_GBK"/>
                <w:b w:val="0"/>
                <w:sz w:val="18"/>
              </w:rPr>
              <w:t>（3-2）</w:t>
            </w:r>
          </w:p>
        </w:tc>
      </w:tr>
    </w:tbl>
    <w:p w14:paraId="40DF1570">
      <w:pPr>
        <w:pStyle w:val="115"/>
        <w:widowControl/>
        <w:spacing w:before="0" w:after="0" w:line="348" w:lineRule="exact"/>
        <w:ind w:firstLine="480"/>
        <w:jc w:val="both"/>
      </w:pPr>
      <w:r>
        <w:rPr>
          <w:rFonts w:ascii="Times New Roman" w:hAnsi="Times New Roman" w:eastAsia="方正仿宋_GBK"/>
          <w:b w:val="0"/>
          <w:sz w:val="24"/>
        </w:rPr>
        <w:t>式中，</w:t>
      </w:r>
      <m:oMath>
        <m:sSub>
          <m:sSubPr/>
          <m:e>
            <m:acc>
              <m:accPr/>
              <m:e>
                <m:r>
                  <m:rPr/>
                  <m:t>C</m:t>
                </m:r>
              </m:e>
            </m:acc>
          </m:e>
          <m:sub>
            <m:r>
              <m:rPr/>
              <m:t>y,m</m:t>
            </m:r>
          </m:sub>
        </m:sSub>
      </m:oMath>
      <w:r>
        <w:rPr>
          <w:rFonts w:ascii="Times New Roman" w:hAnsi="Times New Roman" w:eastAsia="方正仿宋_GBK"/>
          <w:b w:val="0"/>
          <w:sz w:val="24"/>
        </w:rPr>
        <w:t>为第</w:t>
      </w:r>
      <m:oMath>
        <m:r>
          <m:rPr/>
          <m:t>y</m:t>
        </m:r>
      </m:oMath>
      <w:r>
        <w:rPr>
          <w:rFonts w:ascii="Times New Roman" w:hAnsi="Times New Roman" w:eastAsia="方正仿宋_GBK"/>
          <w:b w:val="0"/>
          <w:sz w:val="24"/>
        </w:rPr>
        <w:t>年第</w:t>
      </w:r>
      <m:oMath>
        <m:r>
          <m:rPr/>
          <m:t>m</m:t>
        </m:r>
      </m:oMath>
      <w:r>
        <w:rPr>
          <w:rFonts w:ascii="Times New Roman" w:hAnsi="Times New Roman" w:eastAsia="方正仿宋_GBK"/>
          <w:b w:val="0"/>
          <w:sz w:val="24"/>
        </w:rPr>
        <w:t>月末光伏装机容量估计值，</w:t>
      </w:r>
      <m:oMath>
        <m:sSub>
          <m:sSubPr/>
          <m:e>
            <m:r>
              <m:rPr/>
              <m:t>C</m:t>
            </m:r>
          </m:e>
          <m:sub>
            <m:r>
              <m:rPr/>
              <m:t>2023,m</m:t>
            </m:r>
          </m:sub>
        </m:sSub>
      </m:oMath>
      <w:r>
        <w:rPr>
          <w:rFonts w:ascii="Times New Roman" w:hAnsi="Times New Roman" w:eastAsia="方正仿宋_GBK"/>
          <w:b w:val="0"/>
          <w:sz w:val="24"/>
        </w:rPr>
        <w:t>、</w:t>
      </w:r>
      <m:oMath>
        <m:sSub>
          <m:sSubPr/>
          <m:e>
            <m:r>
              <m:rPr/>
              <m:t>C</m:t>
            </m:r>
          </m:e>
          <m:sub>
            <m:r>
              <m:rPr/>
              <m:t>2024,m</m:t>
            </m:r>
          </m:sub>
        </m:sSub>
      </m:oMath>
      <w:r>
        <w:rPr>
          <w:rFonts w:ascii="Times New Roman" w:hAnsi="Times New Roman" w:eastAsia="方正仿宋_GBK"/>
          <w:b w:val="0"/>
          <w:sz w:val="24"/>
        </w:rPr>
        <w:t>为对应月份记录，单位MW；</w:t>
      </w:r>
      <m:oMath>
        <m:r>
          <m:rPr/>
          <m:t>y</m:t>
        </m:r>
      </m:oMath>
      <w:r>
        <w:rPr>
          <w:rFonts w:ascii="Times New Roman" w:hAnsi="Times New Roman" w:eastAsia="方正仿宋_GBK"/>
          <w:b w:val="0"/>
          <w:sz w:val="24"/>
        </w:rPr>
        <w:t>为年份，</w:t>
      </w:r>
      <m:oMath>
        <m:r>
          <m:rPr/>
          <m:t>m</m:t>
        </m:r>
      </m:oMath>
      <w:r>
        <w:rPr>
          <w:rFonts w:ascii="Times New Roman" w:hAnsi="Times New Roman" w:eastAsia="方正仿宋_GBK"/>
          <w:b w:val="0"/>
          <w:sz w:val="24"/>
        </w:rPr>
        <w:t>为月份。</w:t>
      </w:r>
    </w:p>
    <w:p w14:paraId="0A8CF7DA">
      <w:pPr>
        <w:pStyle w:val="2"/>
        <w:keepNext/>
        <w:spacing w:before="120" w:after="80" w:line="280" w:lineRule="exact"/>
        <w:ind w:firstLine="0"/>
        <w:jc w:val="center"/>
      </w:pPr>
      <w:r>
        <w:rPr>
          <w:rFonts w:ascii="Times New Roman" w:hAnsi="Times New Roman" w:eastAsia="宋体"/>
          <w:b w:val="0"/>
          <w:sz w:val="21"/>
        </w:rPr>
        <w:t>表3-4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10FCB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A056D3C">
            <w:pPr>
              <w:keepNext/>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543E509F">
            <w:pPr>
              <w:keepNext/>
              <w:spacing w:before="20" w:after="20" w:line="260" w:lineRule="exact"/>
              <w:ind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4A75AA48">
            <w:pPr>
              <w:keepNext/>
              <w:spacing w:before="20" w:after="20" w:line="260" w:lineRule="exact"/>
              <w:ind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2DF666E7">
            <w:pPr>
              <w:keepNext/>
              <w:spacing w:before="20" w:after="20" w:line="260" w:lineRule="exact"/>
              <w:ind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4BBA644D">
            <w:pPr>
              <w:keepNext/>
              <w:spacing w:before="20" w:after="20" w:line="260" w:lineRule="exact"/>
              <w:ind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633CAA43">
            <w:pPr>
              <w:keepNext/>
              <w:spacing w:before="20" w:after="20" w:line="260" w:lineRule="exact"/>
              <w:ind w:firstLine="0" w:firstLineChars="0"/>
              <w:jc w:val="center"/>
            </w:pPr>
            <w:r>
              <w:rPr>
                <w:rFonts w:ascii="Times New Roman" w:hAnsi="Times New Roman" w:eastAsia="宋体"/>
                <w:b/>
                <w:sz w:val="18"/>
              </w:rPr>
              <w:t>2025年/MW</w:t>
            </w:r>
          </w:p>
        </w:tc>
      </w:tr>
      <w:tr w14:paraId="73D40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E3FA8C5">
            <w:pPr>
              <w:keepNext/>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385F01A">
            <w:pPr>
              <w:keepNext/>
              <w:spacing w:before="20" w:after="20" w:line="260" w:lineRule="exact"/>
              <w:ind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0B16D732">
            <w:pPr>
              <w:keepNext/>
              <w:spacing w:before="20" w:after="20" w:line="260" w:lineRule="exact"/>
              <w:ind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232B9245">
            <w:pPr>
              <w:keepNext/>
              <w:spacing w:before="20" w:after="20" w:line="260" w:lineRule="exact"/>
              <w:ind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1789F03F">
            <w:pPr>
              <w:keepNext/>
              <w:spacing w:before="20" w:after="20" w:line="260" w:lineRule="exact"/>
              <w:ind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43EB66B0">
            <w:pPr>
              <w:keepNext/>
              <w:spacing w:before="20" w:after="20" w:line="260" w:lineRule="exact"/>
              <w:ind w:firstLine="0" w:firstLineChars="0"/>
              <w:jc w:val="center"/>
            </w:pPr>
            <w:r>
              <w:rPr>
                <w:rFonts w:ascii="Times New Roman" w:hAnsi="Times New Roman" w:eastAsia="宋体"/>
                <w:b w:val="0"/>
                <w:sz w:val="18"/>
              </w:rPr>
              <w:t>1559.64</w:t>
            </w:r>
          </w:p>
        </w:tc>
      </w:tr>
      <w:tr w14:paraId="1A2013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8F0196">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7630133">
            <w:pPr>
              <w:keepNext w:val="0"/>
              <w:spacing w:before="20" w:after="20" w:line="260" w:lineRule="exact"/>
              <w:ind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31F1AFC8">
            <w:pPr>
              <w:keepNext w:val="0"/>
              <w:spacing w:before="20" w:after="20" w:line="260" w:lineRule="exact"/>
              <w:ind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3478480B">
            <w:pPr>
              <w:keepNext w:val="0"/>
              <w:spacing w:before="20" w:after="20" w:line="260" w:lineRule="exact"/>
              <w:ind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0E9884F5">
            <w:pPr>
              <w:keepNext w:val="0"/>
              <w:spacing w:before="20" w:after="20" w:line="260" w:lineRule="exact"/>
              <w:ind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282DF677">
            <w:pPr>
              <w:keepNext w:val="0"/>
              <w:spacing w:before="20" w:after="20" w:line="260" w:lineRule="exact"/>
              <w:ind w:firstLine="0" w:firstLineChars="0"/>
              <w:jc w:val="center"/>
            </w:pPr>
            <w:r>
              <w:rPr>
                <w:rFonts w:ascii="Times New Roman" w:hAnsi="Times New Roman" w:eastAsia="宋体"/>
                <w:b w:val="0"/>
                <w:sz w:val="18"/>
              </w:rPr>
              <w:t>491.18</w:t>
            </w:r>
          </w:p>
        </w:tc>
      </w:tr>
    </w:tbl>
    <w:p w14:paraId="630F25A1">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11D1BDE2">
      <w:pPr>
        <w:pStyle w:val="2"/>
        <w:keepNext/>
        <w:spacing w:before="120" w:after="0" w:line="240" w:lineRule="auto"/>
        <w:ind w:firstLine="0"/>
        <w:jc w:val="center"/>
      </w:pPr>
      <w:r>
        <w:drawing>
          <wp:inline distT="0" distB="0" distL="114300" distR="114300">
            <wp:extent cx="5120640" cy="3645535"/>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120640" cy="3646082"/>
                    </a:xfrm>
                    <a:prstGeom prst="rect">
                      <a:avLst/>
                    </a:prstGeom>
                    <a:noFill/>
                    <a:ln w="9525">
                      <a:noFill/>
                    </a:ln>
                  </pic:spPr>
                </pic:pic>
              </a:graphicData>
            </a:graphic>
          </wp:inline>
        </w:drawing>
      </w:r>
    </w:p>
    <w:p w14:paraId="40C8801B">
      <w:pPr>
        <w:pStyle w:val="2"/>
        <w:spacing w:before="60" w:after="120" w:line="280" w:lineRule="exact"/>
        <w:ind w:firstLine="0"/>
        <w:jc w:val="center"/>
      </w:pPr>
      <w:r>
        <w:rPr>
          <w:rFonts w:ascii="Times New Roman" w:hAnsi="Times New Roman" w:eastAsia="宋体"/>
          <w:b w:val="0"/>
          <w:sz w:val="21"/>
        </w:rPr>
        <w:t>图3-2 2021—2025年月末分布式光伏装机容量</w:t>
      </w:r>
    </w:p>
    <w:p w14:paraId="623683BA">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14:paraId="3DA31A2D">
      <w:pPr>
        <w:pStyle w:val="115"/>
        <w:widowControl/>
        <w:spacing w:before="0" w:after="0" w:line="348" w:lineRule="exact"/>
        <w:ind w:firstLine="480"/>
        <w:jc w:val="both"/>
      </w:pPr>
      <w:r>
        <w:rPr>
          <w:rFonts w:ascii="Times New Roman" w:hAnsi="Times New Roman" w:eastAsia="方正仿宋_GBK"/>
          <w:b w:val="0"/>
          <w:sz w:val="24"/>
        </w:rPr>
        <w:t>光伏发电量由月度装机与统一典型出力曲线估计。对月份</w:t>
      </w:r>
      <m:oMath>
        <m:r>
          <m:rPr/>
          <m:t>m</m:t>
        </m:r>
      </m:oMath>
      <w:r>
        <w:rPr>
          <w:rFonts w:ascii="Times New Roman" w:hAnsi="Times New Roman" w:eastAsia="方正仿宋_GBK"/>
          <w:b w:val="0"/>
          <w:sz w:val="24"/>
        </w:rPr>
        <w:t>，使用本月末和前月末容量均值；1月前月取2024年12月。式（3-3）为本研究积分估计方法，典型出力系数来自原始光伏曲线。</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5ECE8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A80D84D">
            <w:pPr>
              <w:spacing w:before="0" w:after="0"/>
              <w:ind w:firstLine="0" w:firstLineChars="0"/>
            </w:pPr>
          </w:p>
        </w:tc>
        <w:tc>
          <w:tcPr>
            <w:tcW w:w="6838" w:type="dxa"/>
            <w:tcMar>
              <w:left w:w="0" w:type="dxa"/>
              <w:right w:w="0" w:type="dxa"/>
            </w:tcMar>
            <w:vAlign w:val="center"/>
          </w:tcPr>
          <w:p w14:paraId="63594BB4">
            <w:pPr>
              <w:pStyle w:val="2"/>
              <w:keepNext/>
              <w:spacing w:before="100" w:after="100" w:line="276" w:lineRule="auto"/>
              <w:ind w:firstLine="0" w:firstLineChars="0"/>
              <w:jc w:val="center"/>
            </w:pPr>
            <m:oMathPara>
              <m:oMathParaPr>
                <m:jc m:val="center"/>
              </m:oMathParaPr>
              <m:oMath>
                <m:sSub>
                  <m:sSubPr/>
                  <m:e>
                    <m:acc>
                      <m:accPr/>
                      <m:e>
                        <m:r>
                          <m:rPr/>
                          <m:t>E</m:t>
                        </m:r>
                      </m:e>
                    </m:acc>
                  </m:e>
                  <m:sub>
                    <m:r>
                      <m:rPr>
                        <m:sty m:val="p"/>
                      </m:rPr>
                      <m:t>PV</m:t>
                    </m:r>
                  </m:sub>
                </m:sSub>
                <m:r>
                  <m:rPr/>
                  <m:t>=</m:t>
                </m:r>
                <m:nary>
                  <m:naryPr>
                    <m:chr m:val="∑"/>
                    <m:limLoc m:val="undOvr"/>
                  </m:naryPr>
                  <m:sub>
                    <m:r>
                      <m:rPr/>
                      <m:t>m=1</m:t>
                    </m:r>
                  </m:sub>
                  <m:sup>
                    <m:r>
                      <m:rPr/>
                      <m:t>12</m:t>
                    </m:r>
                  </m:sup>
                  <m:e>
                    <m:nary>
                      <m:naryPr>
                        <m:chr m:val="∑"/>
                        <m:limLoc m:val="undOvr"/>
                        <m:supHide m:val="1"/>
                      </m:naryPr>
                      <m:sub>
                        <m:r>
                          <m:rPr/>
                          <m:t>t∈m</m:t>
                        </m:r>
                      </m:sub>
                      <m:sup>
                        <m:r>
                          <m:rPr/>
                          <m:t>​</m:t>
                        </m:r>
                      </m:sup>
                      <m:e>
                        <m:sSub>
                          <m:sSubPr/>
                          <m:e>
                            <m:r>
                              <m:rPr/>
                              <m:t>ϕ</m:t>
                            </m:r>
                          </m:e>
                          <m:sub>
                            <m:r>
                              <m:rPr/>
                              <m:t>t</m:t>
                            </m:r>
                          </m:sub>
                        </m:sSub>
                      </m:e>
                    </m:nary>
                  </m:e>
                </m:nary>
                <m:f>
                  <m:fPr/>
                  <m:num>
                    <m:sSub>
                      <m:sSubPr/>
                      <m:e>
                        <m:r>
                          <m:rPr/>
                          <m:t>C</m:t>
                        </m:r>
                      </m:e>
                      <m:sub>
                        <m:r>
                          <m:rPr/>
                          <m:t>m</m:t>
                        </m:r>
                      </m:sub>
                    </m:sSub>
                    <m:r>
                      <m:rPr/>
                      <m:t>+</m:t>
                    </m:r>
                    <m:sSub>
                      <m:sSubPr/>
                      <m:e>
                        <m:r>
                          <m:rPr/>
                          <m:t>C</m:t>
                        </m:r>
                      </m:e>
                      <m:sub>
                        <m:r>
                          <m:rPr/>
                          <m:t>m−1</m:t>
                        </m:r>
                      </m:sub>
                    </m:sSub>
                  </m:num>
                  <m:den>
                    <m:r>
                      <m:rPr/>
                      <m:t>2</m:t>
                    </m:r>
                  </m:den>
                </m:f>
                <m:r>
                  <m:rPr/>
                  <m:t>Δt.</m:t>
                </m:r>
              </m:oMath>
            </m:oMathPara>
          </w:p>
        </w:tc>
        <w:tc>
          <w:tcPr>
            <w:tcW w:w="737" w:type="dxa"/>
            <w:tcMar>
              <w:left w:w="0" w:type="dxa"/>
              <w:right w:w="0" w:type="dxa"/>
            </w:tcMar>
            <w:vAlign w:val="center"/>
          </w:tcPr>
          <w:p w14:paraId="590C7D3D">
            <w:pPr>
              <w:spacing w:before="0" w:after="0"/>
              <w:ind w:firstLine="0" w:firstLineChars="0"/>
              <w:jc w:val="right"/>
            </w:pPr>
            <w:r>
              <w:rPr>
                <w:rFonts w:ascii="Times New Roman" w:hAnsi="Times New Roman" w:eastAsia="方正仿宋_GBK"/>
                <w:b w:val="0"/>
                <w:sz w:val="18"/>
              </w:rPr>
              <w:t>（3-3）</w:t>
            </w:r>
          </w:p>
        </w:tc>
      </w:tr>
    </w:tbl>
    <w:p w14:paraId="1E389BC6">
      <w:pPr>
        <w:pStyle w:val="115"/>
        <w:widowControl/>
        <w:spacing w:before="0" w:after="0" w:line="348" w:lineRule="exact"/>
        <w:ind w:firstLine="480"/>
        <w:jc w:val="both"/>
      </w:pPr>
      <w:r>
        <w:rPr>
          <w:rFonts w:ascii="Times New Roman" w:hAnsi="Times New Roman" w:eastAsia="方正仿宋_GBK"/>
          <w:b w:val="0"/>
          <w:sz w:val="24"/>
        </w:rPr>
        <w:t>式中，</w:t>
      </w:r>
      <m:oMath>
        <m:sSub>
          <m:sSubPr/>
          <m:e>
            <m:acc>
              <m:accPr/>
              <m:e>
                <m:r>
                  <m:rPr/>
                  <m:t>E</m:t>
                </m:r>
              </m:e>
            </m:acc>
          </m:e>
          <m:sub>
            <m:r>
              <m:rPr>
                <m:sty m:val="p"/>
              </m:rPr>
              <m:t>PV</m:t>
            </m:r>
          </m:sub>
        </m:sSub>
      </m:oMath>
      <w:r>
        <w:rPr>
          <w:rFonts w:ascii="Times New Roman" w:hAnsi="Times New Roman" w:eastAsia="方正仿宋_GBK"/>
          <w:b w:val="0"/>
          <w:sz w:val="24"/>
        </w:rPr>
        <w:t>为估计光伏年发电量，单位MWh；</w:t>
      </w:r>
      <m:oMath>
        <m:sSub>
          <m:sSubPr/>
          <m:e>
            <m:r>
              <m:rPr/>
              <m:t>C</m:t>
            </m:r>
          </m:e>
          <m:sub>
            <m:r>
              <m:rPr/>
              <m:t>m</m:t>
            </m:r>
          </m:sub>
        </m:sSub>
      </m:oMath>
      <w:r>
        <w:rPr>
          <w:rFonts w:ascii="Times New Roman" w:hAnsi="Times New Roman" w:eastAsia="方正仿宋_GBK"/>
          <w:b w:val="0"/>
          <w:sz w:val="24"/>
        </w:rPr>
        <w:t>和</w:t>
      </w:r>
      <m:oMath>
        <m:sSub>
          <m:sSubPr/>
          <m:e>
            <m:r>
              <m:rPr/>
              <m:t>C</m:t>
            </m:r>
          </m:e>
          <m:sub>
            <m:r>
              <m:rPr/>
              <m:t>m−1</m:t>
            </m:r>
          </m:sub>
        </m:sSub>
      </m:oMath>
      <w:r>
        <w:rPr>
          <w:rFonts w:ascii="Times New Roman" w:hAnsi="Times New Roman" w:eastAsia="方正仿宋_GBK"/>
          <w:b w:val="0"/>
          <w:sz w:val="24"/>
        </w:rPr>
        <w:t>分别为本月及前月末光伏装机，单位MW；</w:t>
      </w:r>
      <m:oMath>
        <m:sSub>
          <m:sSubPr/>
          <m:e>
            <m:r>
              <m:rPr/>
              <m:t>ϕ</m:t>
            </m:r>
          </m:e>
          <m:sub>
            <m:r>
              <m:rPr/>
              <m:t>t</m:t>
            </m:r>
          </m:sub>
        </m:sSub>
      </m:oMath>
      <w:r>
        <w:rPr>
          <w:rFonts w:ascii="Times New Roman" w:hAnsi="Times New Roman" w:eastAsia="方正仿宋_GBK"/>
          <w:b w:val="0"/>
          <w:sz w:val="24"/>
        </w:rPr>
        <w:t>为时刻</w:t>
      </w:r>
      <m:oMath>
        <m:r>
          <m:rPr/>
          <m:t>t</m:t>
        </m:r>
      </m:oMath>
      <w:r>
        <w:rPr>
          <w:rFonts w:ascii="Times New Roman" w:hAnsi="Times New Roman" w:eastAsia="方正仿宋_GBK"/>
          <w:b w:val="0"/>
          <w:sz w:val="24"/>
        </w:rPr>
        <w:t>的典型光伏出力系数，</w:t>
      </w:r>
      <m:oMath>
        <m:r>
          <m:rPr/>
          <m:t>Δt</m:t>
        </m:r>
      </m:oMath>
      <w:r>
        <w:rPr>
          <w:rFonts w:ascii="Times New Roman" w:hAnsi="Times New Roman" w:eastAsia="方正仿宋_GBK"/>
          <w:b w:val="0"/>
          <w:sz w:val="24"/>
        </w:rPr>
        <w:t xml:space="preserve">为1 </w:t>
      </w:r>
      <m:oMath>
        <m:r>
          <m:rPr/>
          <m:t>h</m:t>
        </m:r>
      </m:oMath>
      <w:r>
        <w:rPr>
          <w:rFonts w:ascii="Times New Roman" w:hAnsi="Times New Roman" w:eastAsia="方正仿宋_GBK"/>
          <w:b w:val="0"/>
          <w:sz w:val="24"/>
        </w:rPr>
        <w:t>，</w:t>
      </w:r>
      <m:oMath>
        <m:r>
          <m:rPr/>
          <m:t>m</m:t>
        </m:r>
      </m:oMath>
      <w:r>
        <w:rPr>
          <w:rFonts w:ascii="Times New Roman" w:hAnsi="Times New Roman" w:eastAsia="方正仿宋_GBK"/>
          <w:b w:val="0"/>
          <w:sz w:val="24"/>
        </w:rPr>
        <w:t>为月份。典型出力曲线采用项目系统光伏资料，计算值用于区县光伏电量估计。</w:t>
      </w:r>
    </w:p>
    <w:p w14:paraId="4D043322">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MWh。不同地区的年内投运速度和月末装机差异均进入计算，未把年末规模直接应用于全年。</w:t>
      </w:r>
    </w:p>
    <w:p w14:paraId="3C25E939">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6712B848">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w:t>
      </w:r>
      <w:del w:id="22" w:author="白日梦想家" w:date="2026-10-08T09:48:54Z">
        <w:r>
          <w:rPr>
            <w:rFonts w:ascii="Times New Roman" w:hAnsi="Times New Roman" w:eastAsia="方正仿宋_GBK"/>
            <w:b w:val="0"/>
            <w:sz w:val="24"/>
          </w:rPr>
          <w:delText>修订稿，</w:delText>
        </w:r>
      </w:del>
      <w:r>
        <w:rPr>
          <w:rFonts w:ascii="Times New Roman" w:hAnsi="Times New Roman" w:eastAsia="方正仿宋_GBK"/>
          <w:b w:val="0"/>
          <w:sz w:val="24"/>
        </w:rPr>
        <w:t>2025年4月）》的指标定义，作为描述源荷条件的研究参数[7]。</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A719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4C284A0">
            <w:pPr>
              <w:spacing w:before="0" w:after="0"/>
              <w:ind w:firstLine="0" w:firstLineChars="0"/>
            </w:pPr>
          </w:p>
        </w:tc>
        <w:tc>
          <w:tcPr>
            <w:tcW w:w="6838" w:type="dxa"/>
            <w:tcMar>
              <w:left w:w="0" w:type="dxa"/>
              <w:right w:w="0" w:type="dxa"/>
            </w:tcMar>
            <w:vAlign w:val="center"/>
          </w:tcPr>
          <w:p w14:paraId="05844F0D">
            <w:pPr>
              <w:pStyle w:val="2"/>
              <w:keepNext/>
              <w:spacing w:before="100" w:after="100" w:line="276" w:lineRule="auto"/>
              <w:ind w:firstLine="0" w:firstLineChars="0"/>
              <w:jc w:val="center"/>
            </w:pPr>
            <m:oMathPara>
              <m:oMathParaPr>
                <m:jc m:val="center"/>
              </m:oMathParaPr>
              <m:oMath>
                <m:sSub>
                  <m:sSubPr/>
                  <m:e>
                    <m:r>
                      <m:rPr/>
                      <m:t>η</m:t>
                    </m:r>
                  </m:e>
                  <m:sub>
                    <m:r>
                      <m:rPr/>
                      <m:t>C</m:t>
                    </m:r>
                  </m:sub>
                </m:sSub>
                <m:r>
                  <m:rPr/>
                  <m:t>=</m:t>
                </m:r>
                <m:f>
                  <m:fPr/>
                  <m:num>
                    <m:sSub>
                      <m:sSubPr/>
                      <m:e>
                        <m:r>
                          <m:rPr/>
                          <m:t>C</m:t>
                        </m:r>
                      </m:e>
                      <m:sub>
                        <m:r>
                          <m:rPr>
                            <m:sty m:val="p"/>
                          </m:rPr>
                          <m:t>DG</m:t>
                        </m:r>
                      </m:sub>
                    </m:sSub>
                  </m:num>
                  <m:den>
                    <m:sSub>
                      <m:sSubPr/>
                      <m:e>
                        <m:r>
                          <m:rPr/>
                          <m:t>P</m:t>
                        </m:r>
                      </m:e>
                      <m:sub>
                        <m:r>
                          <m:rPr>
                            <m:sty m:val="p"/>
                          </m:rPr>
                          <m:t>user,max</m:t>
                        </m:r>
                      </m:sub>
                    </m:sSub>
                  </m:den>
                </m:f>
                <m:r>
                  <m:rPr/>
                  <m:t>.</m:t>
                </m:r>
              </m:oMath>
            </m:oMathPara>
          </w:p>
        </w:tc>
        <w:tc>
          <w:tcPr>
            <w:tcW w:w="737" w:type="dxa"/>
            <w:tcMar>
              <w:left w:w="0" w:type="dxa"/>
              <w:right w:w="0" w:type="dxa"/>
            </w:tcMar>
            <w:vAlign w:val="center"/>
          </w:tcPr>
          <w:p w14:paraId="23A7AB28">
            <w:pPr>
              <w:spacing w:before="0" w:after="0"/>
              <w:ind w:firstLine="0" w:firstLineChars="0"/>
              <w:jc w:val="right"/>
            </w:pPr>
            <w:r>
              <w:rPr>
                <w:rFonts w:ascii="Times New Roman" w:hAnsi="Times New Roman" w:eastAsia="方正仿宋_GBK"/>
                <w:b w:val="0"/>
                <w:sz w:val="18"/>
              </w:rPr>
              <w:t>（3-4）</w:t>
            </w:r>
          </w:p>
        </w:tc>
      </w:tr>
    </w:tbl>
    <w:p w14:paraId="491005D5">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η</m:t>
            </m:r>
          </m:e>
          <m:sub>
            <m:r>
              <m:rPr/>
              <m:t>C</m:t>
            </m:r>
          </m:sub>
        </m:sSub>
      </m:oMath>
      <w:r>
        <w:rPr>
          <w:rFonts w:ascii="Times New Roman" w:hAnsi="Times New Roman" w:eastAsia="方正仿宋_GBK"/>
          <w:b w:val="0"/>
          <w:sz w:val="24"/>
        </w:rPr>
        <w:t>为分布式电源装机渗透率，无量纲；</w:t>
      </w:r>
      <m:oMath>
        <m:sSub>
          <m:sSubPr/>
          <m:e>
            <m:r>
              <m:rPr/>
              <m:t>C</m:t>
            </m:r>
          </m:e>
          <m:sub>
            <m:r>
              <m:rPr>
                <m:sty m:val="p"/>
              </m:rPr>
              <m:t>DG</m:t>
            </m:r>
          </m:sub>
        </m:sSub>
      </m:oMath>
      <w:r>
        <w:rPr>
          <w:rFonts w:ascii="Times New Roman" w:hAnsi="Times New Roman" w:eastAsia="方正仿宋_GBK"/>
          <w:b w:val="0"/>
          <w:sz w:val="24"/>
        </w:rPr>
        <w:t>为同范围分布式电源并网装机容量，单位MW；</w:t>
      </w:r>
      <m:oMath>
        <m:sSub>
          <m:sSubPr/>
          <m:e>
            <m:r>
              <m:rPr/>
              <m:t>P</m:t>
            </m:r>
          </m:e>
          <m:sub>
            <m:r>
              <m:rPr>
                <m:sty m:val="p"/>
              </m:rPr>
              <m:t>user,max</m:t>
            </m:r>
          </m:sub>
        </m:sSub>
      </m:oMath>
      <w:r>
        <w:rPr>
          <w:rFonts w:ascii="Times New Roman" w:hAnsi="Times New Roman" w:eastAsia="方正仿宋_GBK"/>
          <w:b w:val="0"/>
          <w:sz w:val="24"/>
        </w:rPr>
        <w:t>为用户最大负荷，单位MW。DG为分布式电源的英文缩写[7]。用户日间负荷由设备典型时刻净功率加回相应光伏出力估计，夜间候选负荷由设备夜间统计得到，再取两者较大值。该候选法未检索全年全部用户负荷时刻，其分母仍为典型场景估计。</w:t>
      </w:r>
    </w:p>
    <w:p w14:paraId="35855758">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1C631D44">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1DDBC398">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5F44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AD0DD5E">
            <w:pPr>
              <w:spacing w:before="0" w:after="0"/>
              <w:ind w:firstLine="0" w:firstLineChars="0"/>
            </w:pPr>
          </w:p>
        </w:tc>
        <w:tc>
          <w:tcPr>
            <w:tcW w:w="6838" w:type="dxa"/>
            <w:tcMar>
              <w:left w:w="0" w:type="dxa"/>
              <w:right w:w="0" w:type="dxa"/>
            </w:tcMar>
            <w:vAlign w:val="center"/>
          </w:tcPr>
          <w:p w14:paraId="46BFC816">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acc>
                            <m:accPr/>
                            <m:e>
                              <m:r>
                                <m:rPr/>
                                <m:t>E</m:t>
                              </m:r>
                            </m:e>
                          </m:acc>
                        </m:e>
                        <m:sub>
                          <m:r>
                            <m:rPr>
                              <m:sty m:val="p"/>
                            </m:rPr>
                            <m:t>user</m:t>
                          </m:r>
                        </m:sub>
                      </m:sSub>
                    </m:e>
                    <m:e>
                      <m:r>
                        <m:rPr/>
                        <m:t>=a</m:t>
                      </m:r>
                      <m:nary>
                        <m:naryPr>
                          <m:chr m:val="∑"/>
                          <m:limLoc m:val="undOvr"/>
                          <m:supHide m:val="1"/>
                        </m:naryPr>
                        <m:sub>
                          <m:r>
                            <m:rPr/>
                            <m:t>t</m:t>
                          </m:r>
                        </m:sub>
                        <m:sup>
                          <m:r>
                            <m:rPr/>
                            <m:t>​</m:t>
                          </m:r>
                        </m:sup>
                        <m:e>
                          <m:sSub>
                            <m:sSubPr/>
                            <m:e>
                              <m:r>
                                <m:rPr/>
                                <m:t>P</m:t>
                              </m:r>
                            </m:e>
                            <m:sub>
                              <m:r>
                                <m:rPr>
                                  <m:sty m:val="p"/>
                                </m:rPr>
                                <m:t>net</m:t>
                              </m:r>
                              <m:r>
                                <m:rPr/>
                                <m:t>,t</m:t>
                              </m:r>
                            </m:sub>
                          </m:sSub>
                        </m:e>
                      </m:nary>
                      <m:r>
                        <m:rPr/>
                        <m:t>Δt+</m:t>
                      </m:r>
                      <m:sSub>
                        <m:sSubPr/>
                        <m:e>
                          <m:acc>
                            <m:accPr/>
                            <m:e>
                              <m:r>
                                <m:rPr/>
                                <m:t>E</m:t>
                              </m:r>
                            </m:e>
                          </m:acc>
                        </m:e>
                        <m:sub>
                          <m:r>
                            <m:rPr>
                              <m:sty m:val="p"/>
                            </m:rPr>
                            <m:t>PV</m:t>
                          </m:r>
                        </m:sub>
                      </m:sSub>
                    </m:e>
                  </m:mr>
                  <m:mr>
                    <m:e>
                      <m:sSub>
                        <m:sSubPr/>
                        <m:e>
                          <m:r>
                            <m:rPr/>
                            <m:t>η</m:t>
                          </m:r>
                        </m:e>
                        <m:sub>
                          <m:r>
                            <m:rPr/>
                            <m:t>E</m:t>
                          </m:r>
                        </m:sub>
                      </m:sSub>
                    </m:e>
                    <m:e>
                      <m:r>
                        <m:rPr/>
                        <m:t>=</m:t>
                      </m:r>
                      <m:f>
                        <m:fPr/>
                        <m:num>
                          <m:sSub>
                            <m:sSubPr/>
                            <m:e>
                              <m:acc>
                                <m:accPr/>
                                <m:e>
                                  <m:r>
                                    <m:rPr/>
                                    <m:t>E</m:t>
                                  </m:r>
                                </m:e>
                              </m:acc>
                            </m:e>
                            <m:sub>
                              <m:r>
                                <m:rPr>
                                  <m:sty m:val="p"/>
                                </m:rPr>
                                <m:t>PV</m:t>
                              </m:r>
                            </m:sub>
                          </m:sSub>
                        </m:num>
                        <m:den>
                          <m:sSub>
                            <m:sSubPr/>
                            <m:e>
                              <m:acc>
                                <m:accPr/>
                                <m:e>
                                  <m:r>
                                    <m:rPr/>
                                    <m:t>E</m:t>
                                  </m:r>
                                </m:e>
                              </m:acc>
                            </m:e>
                            <m:sub>
                              <m:r>
                                <m:rPr>
                                  <m:sty m:val="p"/>
                                </m:rPr>
                                <m:t>user</m:t>
                              </m:r>
                            </m:sub>
                          </m:sSub>
                        </m:den>
                      </m:f>
                      <m:r>
                        <m:rPr/>
                        <m:t>.</m:t>
                      </m:r>
                    </m:e>
                  </m:mr>
                </m:m>
              </m:oMath>
            </m:oMathPara>
          </w:p>
        </w:tc>
        <w:tc>
          <w:tcPr>
            <w:tcW w:w="737" w:type="dxa"/>
            <w:tcMar>
              <w:left w:w="0" w:type="dxa"/>
              <w:right w:w="0" w:type="dxa"/>
            </w:tcMar>
            <w:vAlign w:val="center"/>
          </w:tcPr>
          <w:p w14:paraId="5EF43C7E">
            <w:pPr>
              <w:spacing w:before="0" w:after="0"/>
              <w:ind w:firstLine="0" w:firstLineChars="0"/>
              <w:jc w:val="right"/>
            </w:pPr>
            <w:r>
              <w:rPr>
                <w:rFonts w:ascii="Times New Roman" w:hAnsi="Times New Roman" w:eastAsia="方正仿宋_GBK"/>
                <w:b w:val="0"/>
                <w:sz w:val="18"/>
              </w:rPr>
              <w:t>（3-5）</w:t>
            </w:r>
          </w:p>
        </w:tc>
      </w:tr>
    </w:tbl>
    <w:p w14:paraId="6E29F1DD">
      <w:pPr>
        <w:pStyle w:val="115"/>
        <w:widowControl/>
        <w:spacing w:before="0" w:after="0" w:line="348" w:lineRule="exact"/>
        <w:ind w:firstLine="480"/>
        <w:jc w:val="both"/>
      </w:pPr>
      <w:r>
        <w:rPr>
          <w:rFonts w:ascii="Times New Roman" w:hAnsi="Times New Roman" w:eastAsia="方正仿宋_GBK"/>
          <w:b w:val="0"/>
          <w:sz w:val="24"/>
        </w:rPr>
        <w:t>式中，</w:t>
      </w:r>
      <m:oMath>
        <m:sSub>
          <m:sSubPr/>
          <m:e>
            <m:acc>
              <m:accPr/>
              <m:e>
                <m:r>
                  <m:rPr/>
                  <m:t>E</m:t>
                </m:r>
              </m:e>
            </m:acc>
          </m:e>
          <m:sub>
            <m:r>
              <m:rPr>
                <m:sty m:val="p"/>
              </m:rPr>
              <m:t>user</m:t>
            </m:r>
          </m:sub>
        </m:sSub>
      </m:oMath>
      <w:r>
        <w:rPr>
          <w:rFonts w:ascii="Times New Roman" w:hAnsi="Times New Roman" w:eastAsia="方正仿宋_GBK"/>
          <w:b w:val="0"/>
          <w:sz w:val="24"/>
        </w:rPr>
        <w:t>为用户年用电量估计值，</w:t>
      </w:r>
      <m:oMath>
        <m:sSub>
          <m:sSubPr/>
          <m:e>
            <m:acc>
              <m:accPr/>
              <m:e>
                <m:r>
                  <m:rPr/>
                  <m:t>E</m:t>
                </m:r>
              </m:e>
            </m:acc>
          </m:e>
          <m:sub>
            <m:r>
              <m:rPr>
                <m:sty m:val="p"/>
              </m:rPr>
              <m:t>PV</m:t>
            </m:r>
          </m:sub>
        </m:sSub>
      </m:oMath>
      <w:r>
        <w:rPr>
          <w:rFonts w:ascii="Times New Roman" w:hAnsi="Times New Roman" w:eastAsia="方正仿宋_GBK"/>
          <w:b w:val="0"/>
          <w:sz w:val="24"/>
        </w:rPr>
        <w:t>为光伏年发电量估计值，单位MWh；</w:t>
      </w:r>
      <m:oMath>
        <m:sSub>
          <m:sSubPr/>
          <m:e>
            <m:r>
              <m:rPr/>
              <m:t>η</m:t>
            </m:r>
          </m:e>
          <m:sub>
            <m:r>
              <m:rPr/>
              <m:t>E</m:t>
            </m:r>
          </m:sub>
        </m:sSub>
      </m:oMath>
      <w:r>
        <w:rPr>
          <w:rFonts w:ascii="Times New Roman" w:hAnsi="Times New Roman" w:eastAsia="方正仿宋_GBK"/>
          <w:b w:val="0"/>
          <w:sz w:val="24"/>
        </w:rPr>
        <w:t>为分布式电源电量渗透率；</w:t>
      </w:r>
      <m:oMath>
        <m:sSub>
          <m:sSubPr/>
          <m:e>
            <m:r>
              <m:rPr/>
              <m:t>P</m:t>
            </m:r>
          </m:e>
          <m:sub>
            <m:r>
              <m:rPr>
                <m:sty m:val="p"/>
              </m:rPr>
              <m:t>net</m:t>
            </m:r>
            <m:r>
              <m:rPr/>
              <m:t>,t</m:t>
            </m:r>
          </m:sub>
        </m:sSub>
      </m:oMath>
      <w:r>
        <w:rPr>
          <w:rFonts w:ascii="Times New Roman" w:hAnsi="Times New Roman" w:eastAsia="方正仿宋_GBK"/>
          <w:b w:val="0"/>
          <w:sz w:val="24"/>
        </w:rPr>
        <w:t>为时刻</w:t>
      </w:r>
      <m:oMath>
        <m:r>
          <m:rPr/>
          <m:t>t</m:t>
        </m:r>
      </m:oMath>
      <w:r>
        <w:rPr>
          <w:rFonts w:ascii="Times New Roman" w:hAnsi="Times New Roman" w:eastAsia="方正仿宋_GBK"/>
          <w:b w:val="0"/>
          <w:sz w:val="24"/>
        </w:rPr>
        <w:t>的样本净交换功率，单位MW，</w:t>
      </w:r>
      <m:oMath>
        <m:r>
          <m:rPr/>
          <m:t>Δt</m:t>
        </m:r>
      </m:oMath>
      <w:r>
        <w:rPr>
          <w:rFonts w:ascii="Times New Roman" w:hAnsi="Times New Roman" w:eastAsia="方正仿宋_GBK"/>
          <w:b w:val="0"/>
          <w:sz w:val="24"/>
        </w:rPr>
        <w:t>为1 h。</w:t>
      </w:r>
      <m:oMath>
        <m:r>
          <m: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696603CA">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MWh，分布式电源电量渗透率为40.28%；市区为6791485.10 MWh和8.69%。上述估计值用于源荷背景分析，费用目标采用第四章规定的新增措施支出。</w:t>
      </w:r>
    </w:p>
    <w:p w14:paraId="7A4DE59D">
      <w:pPr>
        <w:pStyle w:val="4"/>
        <w:keepNext/>
        <w:numPr>
          <w:ilvl w:val="0"/>
          <w:numId w:val="0"/>
        </w:numPr>
        <w:spacing w:before="160" w:after="120" w:line="480" w:lineRule="exact"/>
        <w:ind w:firstLine="0"/>
      </w:pPr>
      <w:bookmarkStart w:id="105" w:name="主变负载率与双向净负荷"/>
      <w:bookmarkStart w:id="106" w:name="h288"/>
      <w:r>
        <w:rPr>
          <w:rFonts w:ascii="Times New Roman" w:hAnsi="Times New Roman" w:eastAsia="方正仿宋_GBK"/>
          <w:b/>
          <w:sz w:val="32"/>
        </w:rPr>
        <w:t>3.4 主变负载率与双向净负荷</w:t>
      </w:r>
      <w:bookmarkEnd w:id="105"/>
      <w:bookmarkEnd w:id="106"/>
    </w:p>
    <w:p w14:paraId="685C0C7F">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065B77AA">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3A71497F">
      <w:pPr>
        <w:pStyle w:val="2"/>
        <w:keepNext/>
        <w:spacing w:before="120" w:after="80" w:line="280" w:lineRule="exact"/>
        <w:ind w:firstLine="0"/>
        <w:jc w:val="center"/>
      </w:pPr>
      <w:r>
        <w:rPr>
          <w:rFonts w:ascii="Times New Roman" w:hAnsi="Times New Roman" w:eastAsia="宋体"/>
          <w:b w:val="0"/>
          <w:sz w:val="21"/>
        </w:rPr>
        <w:t>表3-5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17216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A56C2B8">
            <w:pPr>
              <w:keepNext/>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4869DED7">
            <w:pPr>
              <w:keepNext/>
              <w:spacing w:before="20" w:after="20" w:line="260" w:lineRule="exact"/>
              <w:ind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3AD7002A">
            <w:pPr>
              <w:keepNext/>
              <w:spacing w:before="20" w:after="20" w:line="260" w:lineRule="exact"/>
              <w:ind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7F880023">
            <w:pPr>
              <w:keepNext/>
              <w:spacing w:before="20" w:after="20" w:line="260" w:lineRule="exact"/>
              <w:ind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59887767">
            <w:pPr>
              <w:keepNext/>
              <w:spacing w:before="20" w:after="20" w:line="260" w:lineRule="exact"/>
              <w:ind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7639C142">
            <w:pPr>
              <w:keepNext/>
              <w:spacing w:before="20" w:after="20" w:line="260" w:lineRule="exact"/>
              <w:ind w:firstLine="0" w:firstLineChars="0"/>
              <w:jc w:val="center"/>
            </w:pPr>
            <w:r>
              <w:rPr>
                <w:rFonts w:ascii="Times New Roman" w:hAnsi="Times New Roman" w:eastAsia="宋体"/>
                <w:b/>
                <w:sz w:val="18"/>
              </w:rPr>
              <w:t>最大值/%</w:t>
            </w:r>
          </w:p>
        </w:tc>
      </w:tr>
      <w:tr w14:paraId="7ED78C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31CE3FD">
            <w:pPr>
              <w:keepNext/>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EA90258">
            <w:pPr>
              <w:keepNext/>
              <w:spacing w:before="20" w:after="20" w:line="260" w:lineRule="exact"/>
              <w:ind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1470722E">
            <w:pPr>
              <w:keepNext/>
              <w:spacing w:before="20" w:after="20" w:line="260" w:lineRule="exact"/>
              <w:ind w:firstLine="0" w:firstLineChars="0"/>
              <w:jc w:val="center"/>
            </w:pPr>
            <w:r>
              <w:rPr>
                <w:rFonts w:ascii="Times New Roman" w:hAnsi="Times New Roman" w:eastAsia="宋体"/>
                <w:b w:val="0"/>
                <w:sz w:val="18"/>
              </w:rPr>
              <w:t>54.82</w:t>
            </w:r>
          </w:p>
        </w:tc>
        <w:tc>
          <w:tcPr>
            <w:tcW w:w="1385" w:type="dxa"/>
            <w:tcMar>
              <w:left w:w="70" w:type="dxa"/>
              <w:right w:w="70" w:type="dxa"/>
            </w:tcMar>
            <w:vAlign w:val="center"/>
          </w:tcPr>
          <w:p w14:paraId="359580AA">
            <w:pPr>
              <w:keepNext/>
              <w:spacing w:before="20" w:after="20" w:line="260" w:lineRule="exact"/>
              <w:ind w:firstLine="0" w:firstLineChars="0"/>
              <w:jc w:val="center"/>
            </w:pPr>
            <w:r>
              <w:rPr>
                <w:rFonts w:ascii="Times New Roman" w:hAnsi="Times New Roman" w:eastAsia="宋体"/>
                <w:b w:val="0"/>
                <w:sz w:val="18"/>
              </w:rPr>
              <w:t>52.55</w:t>
            </w:r>
          </w:p>
        </w:tc>
        <w:tc>
          <w:tcPr>
            <w:tcW w:w="1385" w:type="dxa"/>
            <w:tcMar>
              <w:left w:w="70" w:type="dxa"/>
              <w:right w:w="70" w:type="dxa"/>
            </w:tcMar>
            <w:vAlign w:val="center"/>
          </w:tcPr>
          <w:p w14:paraId="56D65AA2">
            <w:pPr>
              <w:keepNext/>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5D096511">
            <w:pPr>
              <w:keepNext/>
              <w:spacing w:before="20" w:after="20" w:line="260" w:lineRule="exact"/>
              <w:ind w:firstLine="0" w:firstLineChars="0"/>
              <w:jc w:val="center"/>
            </w:pPr>
            <w:r>
              <w:rPr>
                <w:rFonts w:ascii="Times New Roman" w:hAnsi="Times New Roman" w:eastAsia="宋体"/>
                <w:b w:val="0"/>
                <w:sz w:val="18"/>
              </w:rPr>
              <w:t>92.40</w:t>
            </w:r>
          </w:p>
        </w:tc>
      </w:tr>
      <w:tr w14:paraId="45E20A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989B502">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3EA2446">
            <w:pPr>
              <w:keepNext w:val="0"/>
              <w:spacing w:before="20" w:after="20" w:line="260" w:lineRule="exact"/>
              <w:ind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2094938B">
            <w:pPr>
              <w:keepNext w:val="0"/>
              <w:spacing w:before="20" w:after="20" w:line="260" w:lineRule="exact"/>
              <w:ind w:firstLine="0" w:firstLineChars="0"/>
              <w:jc w:val="center"/>
            </w:pPr>
            <w:r>
              <w:rPr>
                <w:rFonts w:ascii="Times New Roman" w:hAnsi="Times New Roman" w:eastAsia="宋体"/>
                <w:b w:val="0"/>
                <w:sz w:val="18"/>
              </w:rPr>
              <w:t>52.68</w:t>
            </w:r>
          </w:p>
        </w:tc>
        <w:tc>
          <w:tcPr>
            <w:tcW w:w="1385" w:type="dxa"/>
            <w:tcMar>
              <w:left w:w="70" w:type="dxa"/>
              <w:right w:w="70" w:type="dxa"/>
            </w:tcMar>
            <w:vAlign w:val="center"/>
          </w:tcPr>
          <w:p w14:paraId="0CE3DBDD">
            <w:pPr>
              <w:keepNext w:val="0"/>
              <w:spacing w:before="20" w:after="20" w:line="260" w:lineRule="exact"/>
              <w:ind w:firstLine="0" w:firstLineChars="0"/>
              <w:jc w:val="center"/>
            </w:pPr>
            <w:r>
              <w:rPr>
                <w:rFonts w:ascii="Times New Roman" w:hAnsi="Times New Roman" w:eastAsia="宋体"/>
                <w:b w:val="0"/>
                <w:sz w:val="18"/>
              </w:rPr>
              <w:t>54.62</w:t>
            </w:r>
          </w:p>
        </w:tc>
        <w:tc>
          <w:tcPr>
            <w:tcW w:w="1385" w:type="dxa"/>
            <w:tcMar>
              <w:left w:w="70" w:type="dxa"/>
              <w:right w:w="70" w:type="dxa"/>
            </w:tcMar>
            <w:vAlign w:val="center"/>
          </w:tcPr>
          <w:p w14:paraId="54F178E5">
            <w:pPr>
              <w:keepNext w:val="0"/>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4AD98FC">
            <w:pPr>
              <w:keepNext w:val="0"/>
              <w:spacing w:before="20" w:after="20" w:line="260" w:lineRule="exact"/>
              <w:ind w:firstLine="0" w:firstLineChars="0"/>
              <w:jc w:val="center"/>
            </w:pPr>
            <w:r>
              <w:rPr>
                <w:rFonts w:ascii="Times New Roman" w:hAnsi="Times New Roman" w:eastAsia="宋体"/>
                <w:b w:val="0"/>
                <w:sz w:val="18"/>
              </w:rPr>
              <w:t>97.44</w:t>
            </w:r>
          </w:p>
        </w:tc>
      </w:tr>
    </w:tbl>
    <w:p w14:paraId="44EE04F0">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邳州逐台主变年最大负载率中位数为52.55%，市区为54.62%。均值与中位数的差异说明设备分布需要单独观察。区域比值较高仍可能同时存在个别设备较高负载，建设措施应落实到站级。</w:t>
      </w:r>
    </w:p>
    <w:p w14:paraId="46CC0D27">
      <w:pPr>
        <w:pStyle w:val="2"/>
        <w:keepNext/>
        <w:spacing w:before="120" w:after="0" w:line="240" w:lineRule="auto"/>
        <w:ind w:firstLine="0"/>
        <w:jc w:val="center"/>
      </w:pPr>
      <w:r>
        <w:drawing>
          <wp:inline distT="0" distB="0" distL="114300" distR="114300">
            <wp:extent cx="5120640" cy="302196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5"/>
                    <a:stretch>
                      <a:fillRect/>
                    </a:stretch>
                  </pic:blipFill>
                  <pic:spPr>
                    <a:xfrm>
                      <a:off x="0" y="0"/>
                      <a:ext cx="5120640" cy="3022398"/>
                    </a:xfrm>
                    <a:prstGeom prst="rect">
                      <a:avLst/>
                    </a:prstGeom>
                    <a:noFill/>
                    <a:ln w="9525">
                      <a:noFill/>
                    </a:ln>
                  </pic:spPr>
                </pic:pic>
              </a:graphicData>
            </a:graphic>
          </wp:inline>
        </w:drawing>
      </w:r>
    </w:p>
    <w:p w14:paraId="5F0F25CE">
      <w:pPr>
        <w:pStyle w:val="2"/>
        <w:spacing w:before="60" w:after="120" w:line="280" w:lineRule="exact"/>
        <w:ind w:firstLine="0"/>
        <w:jc w:val="center"/>
      </w:pPr>
      <w:r>
        <w:rPr>
          <w:rFonts w:ascii="Times New Roman" w:hAnsi="Times New Roman" w:eastAsia="宋体"/>
          <w:b w:val="0"/>
          <w:sz w:val="21"/>
        </w:rPr>
        <w:t>图3-3 邳州和市区逐台主变最大负载率分布</w:t>
      </w:r>
    </w:p>
    <w:p w14:paraId="3878DC66">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6F243326">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AF01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CB44CEA">
            <w:pPr>
              <w:spacing w:before="0" w:after="0"/>
              <w:ind w:firstLine="0" w:firstLineChars="0"/>
            </w:pPr>
          </w:p>
        </w:tc>
        <w:tc>
          <w:tcPr>
            <w:tcW w:w="6838" w:type="dxa"/>
            <w:tcMar>
              <w:left w:w="0" w:type="dxa"/>
              <w:right w:w="0" w:type="dxa"/>
            </w:tcMar>
            <w:vAlign w:val="center"/>
          </w:tcPr>
          <w:p w14:paraId="528B9F0A">
            <w:pPr>
              <w:pStyle w:val="2"/>
              <w:keepNext/>
              <w:spacing w:before="100" w:after="100" w:line="276" w:lineRule="auto"/>
              <w:ind w:firstLine="0" w:firstLineChars="0"/>
              <w:jc w:val="center"/>
            </w:pPr>
            <m:oMathPara>
              <m:oMathParaPr>
                <m:jc m:val="center"/>
              </m:oMathParaPr>
              <m:oMath>
                <m:sSup>
                  <m:sSupPr/>
                  <m:e>
                    <m:r>
                      <m:rPr/>
                      <m:t>P</m:t>
                    </m:r>
                  </m:e>
                  <m:sup>
                    <m:r>
                      <m:rPr/>
                      <m:t>+</m:t>
                    </m:r>
                  </m:sup>
                </m:sSup>
                <m:r>
                  <m:rPr/>
                  <m:t>=</m:t>
                </m:r>
                <m:limLow>
                  <m:limLowPr/>
                  <m:e>
                    <m:r>
                      <m:rPr>
                        <m:nor/>
                        <m:sty m:val="p"/>
                      </m:rPr>
                      <w:rPr>
                        <w:b w:val="0"/>
                        <w:i w:val="0"/>
                      </w:rPr>
                      <m:t>max</m:t>
                    </m:r>
                  </m:e>
                  <m:lim>
                    <m:r>
                      <m:rPr/>
                      <m:t>t</m:t>
                    </m:r>
                  </m:lim>
                </m:limLow>
                <m:r>
                  <m:rPr/>
                  <m:t>(</m:t>
                </m:r>
                <m:sSub>
                  <m:sSubPr/>
                  <m:e>
                    <m:r>
                      <m:rPr/>
                      <m:t>P</m:t>
                    </m:r>
                  </m:e>
                  <m:sub>
                    <m:r>
                      <m:rPr/>
                      <m:t>t</m:t>
                    </m:r>
                  </m:sub>
                </m:sSub>
                <m:r>
                  <m:rPr/>
                  <m:t>,0), </m:t>
                </m:r>
                <m:sSup>
                  <m:sSupPr/>
                  <m:e>
                    <m:r>
                      <m:rPr/>
                      <m:t>P</m:t>
                    </m:r>
                  </m:e>
                  <m:sup>
                    <m:r>
                      <m:rPr/>
                      <m:t>−</m:t>
                    </m:r>
                  </m:sup>
                </m:sSup>
                <m:r>
                  <m:rPr/>
                  <m:t>=</m:t>
                </m:r>
                <m:limLow>
                  <m:limLowPr/>
                  <m:e>
                    <m:r>
                      <m:rPr>
                        <m:nor/>
                        <m:sty m:val="p"/>
                      </m:rPr>
                      <w:rPr>
                        <w:b w:val="0"/>
                        <w:i w:val="0"/>
                      </w:rPr>
                      <m:t>max</m:t>
                    </m:r>
                  </m:e>
                  <m:lim>
                    <m:r>
                      <m:rPr/>
                      <m:t>t</m:t>
                    </m:r>
                  </m:lim>
                </m:limLow>
                <m:r>
                  <m:rPr/>
                  <m:t>(−</m:t>
                </m:r>
                <m:sSub>
                  <m:sSubPr/>
                  <m:e>
                    <m:r>
                      <m:rPr/>
                      <m:t>P</m:t>
                    </m:r>
                  </m:e>
                  <m:sub>
                    <m:r>
                      <m:rPr/>
                      <m:t>t</m:t>
                    </m:r>
                  </m:sub>
                </m:sSub>
                <m:r>
                  <m:rPr/>
                  <m:t>,0), </m:t>
                </m:r>
                <m:sSup>
                  <m:sSupPr/>
                  <m:e>
                    <m:r>
                      <m:rPr/>
                      <m:t>P</m:t>
                    </m:r>
                  </m:e>
                  <m:sup>
                    <m:r>
                      <m:rPr>
                        <m:sty m:val="p"/>
                      </m:rPr>
                      <m:t>abs</m:t>
                    </m:r>
                  </m:sup>
                </m:sSup>
                <m:r>
                  <m:rPr/>
                  <m:t>=</m:t>
                </m:r>
                <m:r>
                  <m:rPr>
                    <m:nor/>
                    <m:sty m:val="p"/>
                  </m:rPr>
                  <w:rPr>
                    <w:b w:val="0"/>
                    <w:i w:val="0"/>
                  </w:rPr>
                  <m:t>max</m:t>
                </m:r>
                <m:r>
                  <m:rPr/>
                  <m:t>(</m:t>
                </m:r>
                <m:sSup>
                  <m:sSupPr/>
                  <m:e>
                    <m:r>
                      <m:rPr/>
                      <m:t>P</m:t>
                    </m:r>
                  </m:e>
                  <m:sup>
                    <m:r>
                      <m:rPr/>
                      <m:t>+</m:t>
                    </m:r>
                  </m:sup>
                </m:sSup>
                <m:r>
                  <m:rPr/>
                  <m:t>,</m:t>
                </m:r>
                <m:sSup>
                  <m:sSupPr/>
                  <m:e>
                    <m:r>
                      <m:rPr/>
                      <m:t>P</m:t>
                    </m:r>
                  </m:e>
                  <m:sup>
                    <m:r>
                      <m:rPr/>
                      <m:t>−</m:t>
                    </m:r>
                  </m:sup>
                </m:sSup>
                <m:r>
                  <m:rPr/>
                  <m:t>).</m:t>
                </m:r>
              </m:oMath>
            </m:oMathPara>
          </w:p>
        </w:tc>
        <w:tc>
          <w:tcPr>
            <w:tcW w:w="737" w:type="dxa"/>
            <w:tcMar>
              <w:left w:w="0" w:type="dxa"/>
              <w:right w:w="0" w:type="dxa"/>
            </w:tcMar>
            <w:vAlign w:val="center"/>
          </w:tcPr>
          <w:p w14:paraId="64E83A7A">
            <w:pPr>
              <w:spacing w:before="0" w:after="0"/>
              <w:ind w:firstLine="0" w:firstLineChars="0"/>
              <w:jc w:val="right"/>
            </w:pPr>
            <w:r>
              <w:rPr>
                <w:rFonts w:ascii="Times New Roman" w:hAnsi="Times New Roman" w:eastAsia="方正仿宋_GBK"/>
                <w:b w:val="0"/>
                <w:sz w:val="18"/>
              </w:rPr>
              <w:t>（3-6）</w:t>
            </w:r>
          </w:p>
        </w:tc>
      </w:tr>
    </w:tbl>
    <w:p w14:paraId="6D7A945E">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P</m:t>
            </m:r>
          </m:e>
          <m:sub>
            <m:r>
              <m:rPr/>
              <m:t>t</m:t>
            </m:r>
          </m:sub>
        </m:sSub>
      </m:oMath>
      <w:r>
        <w:rPr>
          <w:rFonts w:ascii="Times New Roman" w:hAnsi="Times New Roman" w:eastAsia="方正仿宋_GBK"/>
          <w:b w:val="0"/>
          <w:sz w:val="24"/>
        </w:rPr>
        <w:t>为时刻</w:t>
      </w:r>
      <m:oMath>
        <m:r>
          <m:rPr/>
          <m:t>t</m:t>
        </m:r>
      </m:oMath>
      <w:r>
        <w:rPr>
          <w:rFonts w:ascii="Times New Roman" w:hAnsi="Times New Roman" w:eastAsia="方正仿宋_GBK"/>
          <w:b w:val="0"/>
          <w:sz w:val="24"/>
        </w:rPr>
        <w:t>的净负荷，受电为正、反送为负；</w:t>
      </w:r>
      <m:oMath>
        <m:sSup>
          <m:sSupPr/>
          <m:e>
            <m:r>
              <m:rPr/>
              <m:t>P</m:t>
            </m:r>
          </m:e>
          <m:sup>
            <m:r>
              <m:rPr/>
              <m:t>+</m:t>
            </m:r>
          </m:sup>
        </m:sSup>
      </m:oMath>
      <w:r>
        <w:rPr>
          <w:rFonts w:ascii="Times New Roman" w:hAnsi="Times New Roman" w:eastAsia="方正仿宋_GBK"/>
          <w:b w:val="0"/>
          <w:sz w:val="24"/>
        </w:rPr>
        <w:t>和</w:t>
      </w:r>
      <m:oMath>
        <m:sSup>
          <m:sSupPr/>
          <m:e>
            <m:r>
              <m:rPr/>
              <m:t>P</m:t>
            </m:r>
          </m:e>
          <m:sup>
            <m:r>
              <m:rPr/>
              <m:t>−</m:t>
            </m:r>
          </m:sup>
        </m:sSup>
      </m:oMath>
      <w:r>
        <w:rPr>
          <w:rFonts w:ascii="Times New Roman" w:hAnsi="Times New Roman" w:eastAsia="方正仿宋_GBK"/>
          <w:b w:val="0"/>
          <w:sz w:val="24"/>
        </w:rPr>
        <w:t>分别为最大正向、反向净负荷，</w:t>
      </w:r>
      <m:oMath>
        <m:sSup>
          <m:sSupPr/>
          <m:e>
            <m:r>
              <m:rPr/>
              <m:t>P</m:t>
            </m:r>
          </m:e>
          <m:sup>
            <m:r>
              <m:rPr>
                <m:sty m:val="p"/>
              </m:rPr>
              <m:t>abs</m:t>
            </m:r>
          </m:sup>
        </m:sSup>
      </m:oMath>
      <w:r>
        <w:rPr>
          <w:rFonts w:ascii="Times New Roman" w:hAnsi="Times New Roman" w:eastAsia="方正仿宋_GBK"/>
          <w:b w:val="0"/>
          <w:sz w:val="24"/>
        </w:rPr>
        <w:t>为净负荷最大绝对值，单位均为MW。净负荷最大绝对值反映有功压力量级。与主变MVA比较时按功率因数折算，若要得到实际设备负载率，应使用同一时刻无功或电流资料。在相同功率因数下，同幅值正反向有功功率对应相同的视在容量占用；两种方向的网络接入、电压和保护条件仍分别校核[4][5]。</w:t>
      </w:r>
    </w:p>
    <w:p w14:paraId="6C7381DA">
      <w:pPr>
        <w:pStyle w:val="2"/>
        <w:keepNext/>
        <w:spacing w:before="120" w:after="80" w:line="280" w:lineRule="exact"/>
        <w:ind w:firstLine="0"/>
        <w:jc w:val="center"/>
      </w:pPr>
      <w:r>
        <w:rPr>
          <w:rFonts w:ascii="Times New Roman" w:hAnsi="Times New Roman" w:eastAsia="宋体"/>
          <w:b w:val="0"/>
          <w:sz w:val="21"/>
        </w:rPr>
        <w:t>表3-6 2025年站级正反向净负荷与持续时间（含估计及补充仿真站）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A2405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752328F">
            <w:pPr>
              <w:keepNext/>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6F7A2CB">
            <w:pPr>
              <w:keepNext/>
              <w:spacing w:before="20" w:after="20" w:line="260" w:lineRule="exact"/>
              <w:ind w:firstLine="0" w:firstLineChars="0"/>
              <w:jc w:val="center"/>
            </w:pPr>
            <w:r>
              <w:rPr>
                <w:rFonts w:ascii="Times New Roman" w:hAnsi="Times New Roman" w:eastAsia="宋体"/>
                <w:b/>
                <w:sz w:val="18"/>
              </w:rPr>
              <w:t>变电站编号</w:t>
            </w:r>
          </w:p>
        </w:tc>
        <w:tc>
          <w:tcPr>
            <w:tcW w:w="1187" w:type="dxa"/>
            <w:tcMar>
              <w:left w:w="70" w:type="dxa"/>
              <w:right w:w="70" w:type="dxa"/>
            </w:tcMar>
            <w:vAlign w:val="center"/>
          </w:tcPr>
          <w:p w14:paraId="6E508B93">
            <w:pPr>
              <w:keepNext/>
              <w:spacing w:before="20" w:after="20" w:line="260" w:lineRule="exact"/>
              <w:ind w:firstLine="0" w:firstLineChars="0"/>
              <w:jc w:val="center"/>
            </w:pPr>
            <w:r>
              <w:rPr>
                <w:rFonts w:ascii="Times New Roman" w:hAnsi="Times New Roman" w:eastAsia="宋体"/>
                <w:b/>
                <w:sz w:val="18"/>
              </w:rPr>
              <w:t>最大正向净负荷/MW</w:t>
            </w:r>
          </w:p>
        </w:tc>
        <w:tc>
          <w:tcPr>
            <w:tcW w:w="1187" w:type="dxa"/>
            <w:tcMar>
              <w:left w:w="70" w:type="dxa"/>
              <w:right w:w="70" w:type="dxa"/>
            </w:tcMar>
            <w:vAlign w:val="center"/>
          </w:tcPr>
          <w:p w14:paraId="24254F6B">
            <w:pPr>
              <w:keepNext/>
              <w:spacing w:before="20" w:after="20" w:line="260" w:lineRule="exact"/>
              <w:ind w:firstLine="0" w:firstLineChars="0"/>
              <w:jc w:val="center"/>
            </w:pPr>
            <w:r>
              <w:rPr>
                <w:rFonts w:ascii="Times New Roman" w:hAnsi="Times New Roman" w:eastAsia="宋体"/>
                <w:b/>
                <w:sz w:val="18"/>
              </w:rPr>
              <w:t>最大反向净负荷/MW</w:t>
            </w:r>
          </w:p>
        </w:tc>
        <w:tc>
          <w:tcPr>
            <w:tcW w:w="1187" w:type="dxa"/>
            <w:tcMar>
              <w:left w:w="70" w:type="dxa"/>
              <w:right w:w="70" w:type="dxa"/>
            </w:tcMar>
            <w:vAlign w:val="center"/>
          </w:tcPr>
          <w:p w14:paraId="083DA7A2">
            <w:pPr>
              <w:keepNext/>
              <w:spacing w:before="20" w:after="20" w:line="260" w:lineRule="exact"/>
              <w:ind w:firstLine="0" w:firstLineChars="0"/>
              <w:jc w:val="center"/>
            </w:pPr>
            <w:r>
              <w:rPr>
                <w:rFonts w:ascii="Times New Roman" w:hAnsi="Times New Roman" w:eastAsia="宋体"/>
                <w:b/>
                <w:sz w:val="18"/>
              </w:rPr>
              <w:t>净负荷最大绝对值/MW</w:t>
            </w:r>
          </w:p>
        </w:tc>
        <w:tc>
          <w:tcPr>
            <w:tcW w:w="1187" w:type="dxa"/>
            <w:tcMar>
              <w:left w:w="70" w:type="dxa"/>
              <w:right w:w="70" w:type="dxa"/>
            </w:tcMar>
            <w:vAlign w:val="center"/>
          </w:tcPr>
          <w:p w14:paraId="6192A293">
            <w:pPr>
              <w:keepNext/>
              <w:spacing w:before="20" w:after="20" w:line="260" w:lineRule="exact"/>
              <w:ind w:firstLine="0" w:firstLineChars="0"/>
              <w:jc w:val="center"/>
            </w:pPr>
            <w:r>
              <w:rPr>
                <w:rFonts w:ascii="Times New Roman" w:hAnsi="Times New Roman" w:eastAsia="宋体"/>
                <w:b/>
                <w:sz w:val="18"/>
              </w:rPr>
              <w:t>正向95%峰值持续时间/h</w:t>
            </w:r>
          </w:p>
        </w:tc>
        <w:tc>
          <w:tcPr>
            <w:tcW w:w="1187" w:type="dxa"/>
            <w:tcMar>
              <w:left w:w="70" w:type="dxa"/>
              <w:right w:w="70" w:type="dxa"/>
            </w:tcMar>
            <w:vAlign w:val="center"/>
          </w:tcPr>
          <w:p w14:paraId="4D9D09E9">
            <w:pPr>
              <w:keepNext/>
              <w:spacing w:before="20" w:after="20" w:line="260" w:lineRule="exact"/>
              <w:ind w:firstLine="0" w:firstLineChars="0"/>
              <w:jc w:val="center"/>
            </w:pPr>
            <w:r>
              <w:rPr>
                <w:rFonts w:ascii="Times New Roman" w:hAnsi="Times New Roman" w:eastAsia="宋体"/>
                <w:b/>
                <w:sz w:val="18"/>
              </w:rPr>
              <w:t>反向95%峰值持续时间/h</w:t>
            </w:r>
          </w:p>
        </w:tc>
      </w:tr>
      <w:tr w14:paraId="2CE200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7E13BE">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C98D6B4">
            <w:pPr>
              <w:keepNext w:val="0"/>
              <w:spacing w:before="20" w:after="20" w:line="260" w:lineRule="exact"/>
              <w:ind w:firstLine="0" w:firstLineChars="0"/>
              <w:jc w:val="center"/>
            </w:pPr>
            <w:r>
              <w:rPr>
                <w:rFonts w:ascii="Times New Roman" w:hAnsi="Times New Roman" w:eastAsia="宋体"/>
                <w:b w:val="0"/>
                <w:sz w:val="18"/>
              </w:rPr>
              <w:t>BDZ-00005</w:t>
            </w:r>
          </w:p>
        </w:tc>
        <w:tc>
          <w:tcPr>
            <w:tcW w:w="1187" w:type="dxa"/>
            <w:tcMar>
              <w:left w:w="70" w:type="dxa"/>
              <w:right w:w="70" w:type="dxa"/>
            </w:tcMar>
            <w:vAlign w:val="center"/>
          </w:tcPr>
          <w:p w14:paraId="6A8F2186">
            <w:pPr>
              <w:keepNext w:val="0"/>
              <w:spacing w:before="20" w:after="20" w:line="260" w:lineRule="exact"/>
              <w:ind w:firstLine="0" w:firstLineChars="0"/>
              <w:jc w:val="center"/>
            </w:pPr>
            <w:r>
              <w:rPr>
                <w:rFonts w:ascii="Times New Roman" w:hAnsi="Times New Roman" w:eastAsia="宋体"/>
                <w:b w:val="0"/>
                <w:sz w:val="18"/>
              </w:rPr>
              <w:t>37.23</w:t>
            </w:r>
          </w:p>
        </w:tc>
        <w:tc>
          <w:tcPr>
            <w:tcW w:w="1187" w:type="dxa"/>
            <w:tcMar>
              <w:left w:w="70" w:type="dxa"/>
              <w:right w:w="70" w:type="dxa"/>
            </w:tcMar>
            <w:vAlign w:val="center"/>
          </w:tcPr>
          <w:p w14:paraId="0D4125E9">
            <w:pPr>
              <w:keepNext w:val="0"/>
              <w:spacing w:before="20" w:after="20" w:line="260" w:lineRule="exact"/>
              <w:ind w:firstLine="0" w:firstLineChars="0"/>
              <w:jc w:val="center"/>
            </w:pPr>
            <w:r>
              <w:rPr>
                <w:rFonts w:ascii="Times New Roman" w:hAnsi="Times New Roman" w:eastAsia="宋体"/>
                <w:b w:val="0"/>
                <w:sz w:val="18"/>
              </w:rPr>
              <w:t>19.02</w:t>
            </w:r>
          </w:p>
        </w:tc>
        <w:tc>
          <w:tcPr>
            <w:tcW w:w="1187" w:type="dxa"/>
            <w:tcMar>
              <w:left w:w="70" w:type="dxa"/>
              <w:right w:w="70" w:type="dxa"/>
            </w:tcMar>
            <w:vAlign w:val="center"/>
          </w:tcPr>
          <w:p w14:paraId="20BF9A42">
            <w:pPr>
              <w:keepNext w:val="0"/>
              <w:spacing w:before="20" w:after="20" w:line="260" w:lineRule="exact"/>
              <w:ind w:firstLine="0" w:firstLineChars="0"/>
              <w:jc w:val="center"/>
            </w:pPr>
            <w:r>
              <w:rPr>
                <w:rFonts w:ascii="Times New Roman" w:hAnsi="Times New Roman" w:eastAsia="宋体"/>
                <w:b w:val="0"/>
                <w:sz w:val="18"/>
              </w:rPr>
              <w:t>37.23</w:t>
            </w:r>
          </w:p>
        </w:tc>
        <w:tc>
          <w:tcPr>
            <w:tcW w:w="1187" w:type="dxa"/>
            <w:tcMar>
              <w:left w:w="70" w:type="dxa"/>
              <w:right w:w="70" w:type="dxa"/>
            </w:tcMar>
            <w:vAlign w:val="center"/>
          </w:tcPr>
          <w:p w14:paraId="145C2AD8">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37B67DA1">
            <w:pPr>
              <w:keepNext w:val="0"/>
              <w:spacing w:before="20" w:after="20" w:line="260" w:lineRule="exact"/>
              <w:ind w:firstLine="0" w:firstLineChars="0"/>
              <w:jc w:val="center"/>
            </w:pPr>
            <w:r>
              <w:rPr>
                <w:rFonts w:ascii="Times New Roman" w:hAnsi="Times New Roman" w:eastAsia="宋体"/>
                <w:b w:val="0"/>
                <w:sz w:val="18"/>
              </w:rPr>
              <w:t>1</w:t>
            </w:r>
          </w:p>
        </w:tc>
      </w:tr>
      <w:tr w14:paraId="6A9231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60453C5">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2D183C">
            <w:pPr>
              <w:keepNext w:val="0"/>
              <w:spacing w:before="20" w:after="20" w:line="260" w:lineRule="exact"/>
              <w:ind w:firstLine="0" w:firstLineChars="0"/>
              <w:jc w:val="center"/>
            </w:pPr>
            <w:r>
              <w:rPr>
                <w:rFonts w:ascii="Times New Roman" w:hAnsi="Times New Roman" w:eastAsia="宋体"/>
                <w:b w:val="0"/>
                <w:sz w:val="18"/>
              </w:rPr>
              <w:t>BDZ-00016</w:t>
            </w:r>
          </w:p>
        </w:tc>
        <w:tc>
          <w:tcPr>
            <w:tcW w:w="1187" w:type="dxa"/>
            <w:tcMar>
              <w:left w:w="70" w:type="dxa"/>
              <w:right w:w="70" w:type="dxa"/>
            </w:tcMar>
            <w:vAlign w:val="center"/>
          </w:tcPr>
          <w:p w14:paraId="0AF9318F">
            <w:pPr>
              <w:keepNext w:val="0"/>
              <w:spacing w:before="20" w:after="20" w:line="260" w:lineRule="exact"/>
              <w:ind w:firstLine="0" w:firstLineChars="0"/>
              <w:jc w:val="center"/>
            </w:pPr>
            <w:r>
              <w:rPr>
                <w:rFonts w:ascii="Times New Roman" w:hAnsi="Times New Roman" w:eastAsia="宋体"/>
                <w:b w:val="0"/>
                <w:sz w:val="18"/>
              </w:rPr>
              <w:t>69.44</w:t>
            </w:r>
          </w:p>
        </w:tc>
        <w:tc>
          <w:tcPr>
            <w:tcW w:w="1187" w:type="dxa"/>
            <w:tcMar>
              <w:left w:w="70" w:type="dxa"/>
              <w:right w:w="70" w:type="dxa"/>
            </w:tcMar>
            <w:vAlign w:val="center"/>
          </w:tcPr>
          <w:p w14:paraId="09155FDD">
            <w:pPr>
              <w:keepNext w:val="0"/>
              <w:spacing w:before="20" w:after="20" w:line="260" w:lineRule="exact"/>
              <w:ind w:firstLine="0" w:firstLineChars="0"/>
              <w:jc w:val="center"/>
            </w:pPr>
            <w:r>
              <w:rPr>
                <w:rFonts w:ascii="Times New Roman" w:hAnsi="Times New Roman" w:eastAsia="宋体"/>
                <w:b w:val="0"/>
                <w:sz w:val="18"/>
              </w:rPr>
              <w:t>31.61</w:t>
            </w:r>
          </w:p>
        </w:tc>
        <w:tc>
          <w:tcPr>
            <w:tcW w:w="1187" w:type="dxa"/>
            <w:tcMar>
              <w:left w:w="70" w:type="dxa"/>
              <w:right w:w="70" w:type="dxa"/>
            </w:tcMar>
            <w:vAlign w:val="center"/>
          </w:tcPr>
          <w:p w14:paraId="1EF80894">
            <w:pPr>
              <w:keepNext w:val="0"/>
              <w:spacing w:before="20" w:after="20" w:line="260" w:lineRule="exact"/>
              <w:ind w:firstLine="0" w:firstLineChars="0"/>
              <w:jc w:val="center"/>
            </w:pPr>
            <w:r>
              <w:rPr>
                <w:rFonts w:ascii="Times New Roman" w:hAnsi="Times New Roman" w:eastAsia="宋体"/>
                <w:b w:val="0"/>
                <w:sz w:val="18"/>
              </w:rPr>
              <w:t>69.44</w:t>
            </w:r>
          </w:p>
        </w:tc>
        <w:tc>
          <w:tcPr>
            <w:tcW w:w="1187" w:type="dxa"/>
            <w:tcMar>
              <w:left w:w="70" w:type="dxa"/>
              <w:right w:w="70" w:type="dxa"/>
            </w:tcMar>
            <w:vAlign w:val="center"/>
          </w:tcPr>
          <w:p w14:paraId="75C51E71">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902E98B">
            <w:pPr>
              <w:keepNext w:val="0"/>
              <w:spacing w:before="20" w:after="20" w:line="260" w:lineRule="exact"/>
              <w:ind w:firstLine="0" w:firstLineChars="0"/>
              <w:jc w:val="center"/>
            </w:pPr>
            <w:r>
              <w:rPr>
                <w:rFonts w:ascii="Times New Roman" w:hAnsi="Times New Roman" w:eastAsia="宋体"/>
                <w:b w:val="0"/>
                <w:sz w:val="18"/>
              </w:rPr>
              <w:t>2</w:t>
            </w:r>
          </w:p>
        </w:tc>
      </w:tr>
      <w:tr w14:paraId="789827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B1CF227">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2B107B0">
            <w:pPr>
              <w:keepNext w:val="0"/>
              <w:spacing w:before="20" w:after="20" w:line="260" w:lineRule="exact"/>
              <w:ind w:firstLine="0" w:firstLineChars="0"/>
              <w:jc w:val="center"/>
            </w:pPr>
            <w:r>
              <w:rPr>
                <w:rFonts w:ascii="Times New Roman" w:hAnsi="Times New Roman" w:eastAsia="宋体"/>
                <w:b w:val="0"/>
                <w:sz w:val="18"/>
              </w:rPr>
              <w:t>BDZ-00021</w:t>
            </w:r>
          </w:p>
        </w:tc>
        <w:tc>
          <w:tcPr>
            <w:tcW w:w="1187" w:type="dxa"/>
            <w:tcMar>
              <w:left w:w="70" w:type="dxa"/>
              <w:right w:w="70" w:type="dxa"/>
            </w:tcMar>
            <w:vAlign w:val="center"/>
          </w:tcPr>
          <w:p w14:paraId="22D7FAEA">
            <w:pPr>
              <w:keepNext w:val="0"/>
              <w:spacing w:before="20" w:after="20" w:line="260" w:lineRule="exact"/>
              <w:ind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2533BF6A">
            <w:pPr>
              <w:keepNext w:val="0"/>
              <w:spacing w:before="20" w:after="20" w:line="260" w:lineRule="exact"/>
              <w:ind w:firstLine="0" w:firstLineChars="0"/>
              <w:jc w:val="center"/>
            </w:pPr>
            <w:r>
              <w:rPr>
                <w:rFonts w:ascii="Times New Roman" w:hAnsi="Times New Roman" w:eastAsia="宋体"/>
                <w:b w:val="0"/>
                <w:sz w:val="18"/>
              </w:rPr>
              <w:t>24.34</w:t>
            </w:r>
          </w:p>
        </w:tc>
        <w:tc>
          <w:tcPr>
            <w:tcW w:w="1187" w:type="dxa"/>
            <w:tcMar>
              <w:left w:w="70" w:type="dxa"/>
              <w:right w:w="70" w:type="dxa"/>
            </w:tcMar>
            <w:vAlign w:val="center"/>
          </w:tcPr>
          <w:p w14:paraId="7A64DFFC">
            <w:pPr>
              <w:keepNext w:val="0"/>
              <w:spacing w:before="20" w:after="20" w:line="260" w:lineRule="exact"/>
              <w:ind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430852EA">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A50DCDC">
            <w:pPr>
              <w:keepNext w:val="0"/>
              <w:spacing w:before="20" w:after="20" w:line="260" w:lineRule="exact"/>
              <w:ind w:firstLine="0" w:firstLineChars="0"/>
              <w:jc w:val="center"/>
            </w:pPr>
            <w:r>
              <w:rPr>
                <w:rFonts w:ascii="Times New Roman" w:hAnsi="Times New Roman" w:eastAsia="宋体"/>
                <w:b w:val="0"/>
                <w:sz w:val="18"/>
              </w:rPr>
              <w:t>1</w:t>
            </w:r>
          </w:p>
        </w:tc>
      </w:tr>
      <w:tr w14:paraId="4AAC49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5FB076E">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DE28D35">
            <w:pPr>
              <w:keepNext w:val="0"/>
              <w:spacing w:before="20" w:after="20" w:line="260" w:lineRule="exact"/>
              <w:ind w:firstLine="0" w:firstLineChars="0"/>
              <w:jc w:val="center"/>
            </w:pPr>
            <w:r>
              <w:rPr>
                <w:rFonts w:ascii="Times New Roman" w:hAnsi="Times New Roman" w:eastAsia="宋体"/>
                <w:b w:val="0"/>
                <w:sz w:val="18"/>
              </w:rPr>
              <w:t>BDZ-00022</w:t>
            </w:r>
          </w:p>
        </w:tc>
        <w:tc>
          <w:tcPr>
            <w:tcW w:w="1187" w:type="dxa"/>
            <w:tcMar>
              <w:left w:w="70" w:type="dxa"/>
              <w:right w:w="70" w:type="dxa"/>
            </w:tcMar>
            <w:vAlign w:val="center"/>
          </w:tcPr>
          <w:p w14:paraId="0B2EEE09">
            <w:pPr>
              <w:keepNext w:val="0"/>
              <w:spacing w:before="20" w:after="20" w:line="260" w:lineRule="exact"/>
              <w:ind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3F65A978">
            <w:pPr>
              <w:keepNext w:val="0"/>
              <w:spacing w:before="20" w:after="20" w:line="260" w:lineRule="exact"/>
              <w:ind w:firstLine="0" w:firstLineChars="0"/>
              <w:jc w:val="center"/>
            </w:pPr>
            <w:r>
              <w:rPr>
                <w:rFonts w:ascii="Times New Roman" w:hAnsi="Times New Roman" w:eastAsia="宋体"/>
                <w:b w:val="0"/>
                <w:sz w:val="18"/>
              </w:rPr>
              <w:t>47.23</w:t>
            </w:r>
          </w:p>
        </w:tc>
        <w:tc>
          <w:tcPr>
            <w:tcW w:w="1187" w:type="dxa"/>
            <w:tcMar>
              <w:left w:w="70" w:type="dxa"/>
              <w:right w:w="70" w:type="dxa"/>
            </w:tcMar>
            <w:vAlign w:val="center"/>
          </w:tcPr>
          <w:p w14:paraId="1BF83D3B">
            <w:pPr>
              <w:keepNext w:val="0"/>
              <w:spacing w:before="20" w:after="20" w:line="260" w:lineRule="exact"/>
              <w:ind w:firstLine="0" w:firstLineChars="0"/>
              <w:jc w:val="center"/>
            </w:pPr>
            <w:r>
              <w:rPr>
                <w:rFonts w:ascii="Times New Roman" w:hAnsi="Times New Roman" w:eastAsia="宋体"/>
                <w:b w:val="0"/>
                <w:sz w:val="18"/>
              </w:rPr>
              <w:t>47.23</w:t>
            </w:r>
          </w:p>
        </w:tc>
        <w:tc>
          <w:tcPr>
            <w:tcW w:w="1187" w:type="dxa"/>
            <w:tcMar>
              <w:left w:w="70" w:type="dxa"/>
              <w:right w:w="70" w:type="dxa"/>
            </w:tcMar>
            <w:vAlign w:val="center"/>
          </w:tcPr>
          <w:p w14:paraId="28616F56">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39720365">
            <w:pPr>
              <w:keepNext w:val="0"/>
              <w:spacing w:before="20" w:after="20" w:line="260" w:lineRule="exact"/>
              <w:ind w:firstLine="0" w:firstLineChars="0"/>
              <w:jc w:val="center"/>
            </w:pPr>
            <w:r>
              <w:rPr>
                <w:rFonts w:ascii="Times New Roman" w:hAnsi="Times New Roman" w:eastAsia="宋体"/>
                <w:b w:val="0"/>
                <w:sz w:val="18"/>
              </w:rPr>
              <w:t>1</w:t>
            </w:r>
          </w:p>
        </w:tc>
      </w:tr>
      <w:tr w14:paraId="648C8F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527D49A">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FC57F4A">
            <w:pPr>
              <w:keepNext w:val="0"/>
              <w:spacing w:before="20" w:after="20" w:line="260" w:lineRule="exact"/>
              <w:ind w:firstLine="0" w:firstLineChars="0"/>
              <w:jc w:val="center"/>
            </w:pPr>
            <w:r>
              <w:rPr>
                <w:rFonts w:ascii="Times New Roman" w:hAnsi="Times New Roman" w:eastAsia="宋体"/>
                <w:b w:val="0"/>
                <w:sz w:val="18"/>
              </w:rPr>
              <w:t>BDZ-00026</w:t>
            </w:r>
          </w:p>
        </w:tc>
        <w:tc>
          <w:tcPr>
            <w:tcW w:w="1187" w:type="dxa"/>
            <w:tcMar>
              <w:left w:w="70" w:type="dxa"/>
              <w:right w:w="70" w:type="dxa"/>
            </w:tcMar>
            <w:vAlign w:val="center"/>
          </w:tcPr>
          <w:p w14:paraId="78E77299">
            <w:pPr>
              <w:keepNext w:val="0"/>
              <w:spacing w:before="20" w:after="20" w:line="260" w:lineRule="exact"/>
              <w:ind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3C683037">
            <w:pPr>
              <w:keepNext w:val="0"/>
              <w:spacing w:before="20" w:after="20" w:line="260" w:lineRule="exact"/>
              <w:ind w:firstLine="0" w:firstLineChars="0"/>
              <w:jc w:val="center"/>
            </w:pPr>
            <w:r>
              <w:rPr>
                <w:rFonts w:ascii="Times New Roman" w:hAnsi="Times New Roman" w:eastAsia="宋体"/>
                <w:b w:val="0"/>
                <w:sz w:val="18"/>
              </w:rPr>
              <w:t>18.04</w:t>
            </w:r>
          </w:p>
        </w:tc>
        <w:tc>
          <w:tcPr>
            <w:tcW w:w="1187" w:type="dxa"/>
            <w:tcMar>
              <w:left w:w="70" w:type="dxa"/>
              <w:right w:w="70" w:type="dxa"/>
            </w:tcMar>
            <w:vAlign w:val="center"/>
          </w:tcPr>
          <w:p w14:paraId="614E747F">
            <w:pPr>
              <w:keepNext w:val="0"/>
              <w:spacing w:before="20" w:after="20" w:line="260" w:lineRule="exact"/>
              <w:ind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01C72217">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27AB981">
            <w:pPr>
              <w:keepNext w:val="0"/>
              <w:spacing w:before="20" w:after="20" w:line="260" w:lineRule="exact"/>
              <w:ind w:firstLine="0" w:firstLineChars="0"/>
              <w:jc w:val="center"/>
            </w:pPr>
            <w:r>
              <w:rPr>
                <w:rFonts w:ascii="Times New Roman" w:hAnsi="Times New Roman" w:eastAsia="宋体"/>
                <w:b w:val="0"/>
                <w:sz w:val="18"/>
              </w:rPr>
              <w:t>1</w:t>
            </w:r>
          </w:p>
        </w:tc>
      </w:tr>
      <w:tr w14:paraId="0FCD06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2CAF6A3">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62F549D">
            <w:pPr>
              <w:keepNext w:val="0"/>
              <w:spacing w:before="20" w:after="20" w:line="260" w:lineRule="exact"/>
              <w:ind w:firstLine="0" w:firstLineChars="0"/>
              <w:jc w:val="center"/>
            </w:pPr>
            <w:r>
              <w:rPr>
                <w:rFonts w:ascii="Times New Roman" w:hAnsi="Times New Roman" w:eastAsia="宋体"/>
                <w:b w:val="0"/>
                <w:sz w:val="18"/>
              </w:rPr>
              <w:t>BDZ-00027</w:t>
            </w:r>
          </w:p>
        </w:tc>
        <w:tc>
          <w:tcPr>
            <w:tcW w:w="1187" w:type="dxa"/>
            <w:tcMar>
              <w:left w:w="70" w:type="dxa"/>
              <w:right w:w="70" w:type="dxa"/>
            </w:tcMar>
            <w:vAlign w:val="center"/>
          </w:tcPr>
          <w:p w14:paraId="1CD1D359">
            <w:pPr>
              <w:keepNext w:val="0"/>
              <w:spacing w:before="20" w:after="20" w:line="260" w:lineRule="exact"/>
              <w:ind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49FB347A">
            <w:pPr>
              <w:keepNext w:val="0"/>
              <w:spacing w:before="20" w:after="20" w:line="260" w:lineRule="exact"/>
              <w:ind w:firstLine="0" w:firstLineChars="0"/>
              <w:jc w:val="center"/>
            </w:pPr>
            <w:r>
              <w:rPr>
                <w:rFonts w:ascii="Times New Roman" w:hAnsi="Times New Roman" w:eastAsia="宋体"/>
                <w:b w:val="0"/>
                <w:sz w:val="18"/>
              </w:rPr>
              <w:t>35.27</w:t>
            </w:r>
          </w:p>
        </w:tc>
        <w:tc>
          <w:tcPr>
            <w:tcW w:w="1187" w:type="dxa"/>
            <w:tcMar>
              <w:left w:w="70" w:type="dxa"/>
              <w:right w:w="70" w:type="dxa"/>
            </w:tcMar>
            <w:vAlign w:val="center"/>
          </w:tcPr>
          <w:p w14:paraId="11D394CD">
            <w:pPr>
              <w:keepNext w:val="0"/>
              <w:spacing w:before="20" w:after="20" w:line="260" w:lineRule="exact"/>
              <w:ind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37E0584E">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E7A43F9">
            <w:pPr>
              <w:keepNext w:val="0"/>
              <w:spacing w:before="20" w:after="20" w:line="260" w:lineRule="exact"/>
              <w:ind w:firstLine="0" w:firstLineChars="0"/>
              <w:jc w:val="center"/>
            </w:pPr>
            <w:r>
              <w:rPr>
                <w:rFonts w:ascii="Times New Roman" w:hAnsi="Times New Roman" w:eastAsia="宋体"/>
                <w:b w:val="0"/>
                <w:sz w:val="18"/>
              </w:rPr>
              <w:t>1</w:t>
            </w:r>
          </w:p>
        </w:tc>
      </w:tr>
      <w:tr w14:paraId="652840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D7BF1D">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6F3D4AD">
            <w:pPr>
              <w:keepNext w:val="0"/>
              <w:spacing w:before="20" w:after="20" w:line="260" w:lineRule="exact"/>
              <w:ind w:firstLine="0" w:firstLineChars="0"/>
              <w:jc w:val="center"/>
            </w:pPr>
            <w:r>
              <w:rPr>
                <w:rFonts w:ascii="Times New Roman" w:hAnsi="Times New Roman" w:eastAsia="宋体"/>
                <w:b w:val="0"/>
                <w:sz w:val="18"/>
              </w:rPr>
              <w:t>BDZ-00028</w:t>
            </w:r>
          </w:p>
        </w:tc>
        <w:tc>
          <w:tcPr>
            <w:tcW w:w="1187" w:type="dxa"/>
            <w:tcMar>
              <w:left w:w="70" w:type="dxa"/>
              <w:right w:w="70" w:type="dxa"/>
            </w:tcMar>
            <w:vAlign w:val="center"/>
          </w:tcPr>
          <w:p w14:paraId="0880B334">
            <w:pPr>
              <w:keepNext w:val="0"/>
              <w:spacing w:before="20" w:after="20" w:line="260" w:lineRule="exact"/>
              <w:ind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45BB99ED">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E1AD61B">
            <w:pPr>
              <w:keepNext w:val="0"/>
              <w:spacing w:before="20" w:after="20" w:line="260" w:lineRule="exact"/>
              <w:ind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477561D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95DA8ED">
            <w:pPr>
              <w:keepNext w:val="0"/>
              <w:spacing w:before="20" w:after="20" w:line="260" w:lineRule="exact"/>
              <w:ind w:firstLine="0" w:firstLineChars="0"/>
              <w:jc w:val="center"/>
            </w:pPr>
            <w:r>
              <w:rPr>
                <w:rFonts w:ascii="Times New Roman" w:hAnsi="Times New Roman" w:eastAsia="宋体"/>
                <w:b w:val="0"/>
                <w:sz w:val="18"/>
              </w:rPr>
              <w:t>0</w:t>
            </w:r>
          </w:p>
        </w:tc>
      </w:tr>
      <w:tr w14:paraId="10E967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4C5344F">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B909D9E">
            <w:pPr>
              <w:keepNext w:val="0"/>
              <w:spacing w:before="20" w:after="20" w:line="260" w:lineRule="exact"/>
              <w:ind w:firstLine="0" w:firstLineChars="0"/>
              <w:jc w:val="center"/>
            </w:pPr>
            <w:r>
              <w:rPr>
                <w:rFonts w:ascii="Times New Roman" w:hAnsi="Times New Roman" w:eastAsia="宋体"/>
                <w:b w:val="0"/>
                <w:sz w:val="18"/>
              </w:rPr>
              <w:t>BDZ-00031</w:t>
            </w:r>
          </w:p>
        </w:tc>
        <w:tc>
          <w:tcPr>
            <w:tcW w:w="1187" w:type="dxa"/>
            <w:tcMar>
              <w:left w:w="70" w:type="dxa"/>
              <w:right w:w="70" w:type="dxa"/>
            </w:tcMar>
            <w:vAlign w:val="center"/>
          </w:tcPr>
          <w:p w14:paraId="3E13C06A">
            <w:pPr>
              <w:keepNext w:val="0"/>
              <w:spacing w:before="20" w:after="20" w:line="260" w:lineRule="exact"/>
              <w:ind w:firstLine="0" w:firstLineChars="0"/>
              <w:jc w:val="center"/>
            </w:pPr>
            <w:r>
              <w:rPr>
                <w:rFonts w:ascii="Times New Roman" w:hAnsi="Times New Roman" w:eastAsia="宋体"/>
                <w:b w:val="0"/>
                <w:sz w:val="18"/>
              </w:rPr>
              <w:t>39.89</w:t>
            </w:r>
          </w:p>
        </w:tc>
        <w:tc>
          <w:tcPr>
            <w:tcW w:w="1187" w:type="dxa"/>
            <w:tcMar>
              <w:left w:w="70" w:type="dxa"/>
              <w:right w:w="70" w:type="dxa"/>
            </w:tcMar>
            <w:vAlign w:val="center"/>
          </w:tcPr>
          <w:p w14:paraId="081FC196">
            <w:pPr>
              <w:keepNext w:val="0"/>
              <w:spacing w:before="20" w:after="20" w:line="260" w:lineRule="exact"/>
              <w:ind w:firstLine="0" w:firstLineChars="0"/>
              <w:jc w:val="center"/>
            </w:pPr>
            <w:r>
              <w:rPr>
                <w:rFonts w:ascii="Times New Roman" w:hAnsi="Times New Roman" w:eastAsia="宋体"/>
                <w:b w:val="0"/>
                <w:sz w:val="18"/>
              </w:rPr>
              <w:t>29.53</w:t>
            </w:r>
          </w:p>
        </w:tc>
        <w:tc>
          <w:tcPr>
            <w:tcW w:w="1187" w:type="dxa"/>
            <w:tcMar>
              <w:left w:w="70" w:type="dxa"/>
              <w:right w:w="70" w:type="dxa"/>
            </w:tcMar>
            <w:vAlign w:val="center"/>
          </w:tcPr>
          <w:p w14:paraId="25F8AFD0">
            <w:pPr>
              <w:keepNext w:val="0"/>
              <w:spacing w:before="20" w:after="20" w:line="260" w:lineRule="exact"/>
              <w:ind w:firstLine="0" w:firstLineChars="0"/>
              <w:jc w:val="center"/>
            </w:pPr>
            <w:r>
              <w:rPr>
                <w:rFonts w:ascii="Times New Roman" w:hAnsi="Times New Roman" w:eastAsia="宋体"/>
                <w:b w:val="0"/>
                <w:sz w:val="18"/>
              </w:rPr>
              <w:t>39.89</w:t>
            </w:r>
          </w:p>
        </w:tc>
        <w:tc>
          <w:tcPr>
            <w:tcW w:w="1187" w:type="dxa"/>
            <w:tcMar>
              <w:left w:w="70" w:type="dxa"/>
              <w:right w:w="70" w:type="dxa"/>
            </w:tcMar>
            <w:vAlign w:val="center"/>
          </w:tcPr>
          <w:p w14:paraId="2356CBCF">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5693848">
            <w:pPr>
              <w:keepNext w:val="0"/>
              <w:spacing w:before="20" w:after="20" w:line="260" w:lineRule="exact"/>
              <w:ind w:firstLine="0" w:firstLineChars="0"/>
              <w:jc w:val="center"/>
            </w:pPr>
            <w:r>
              <w:rPr>
                <w:rFonts w:ascii="Times New Roman" w:hAnsi="Times New Roman" w:eastAsia="宋体"/>
                <w:b w:val="0"/>
                <w:sz w:val="18"/>
              </w:rPr>
              <w:t>2</w:t>
            </w:r>
          </w:p>
        </w:tc>
      </w:tr>
      <w:tr w14:paraId="1E4DFE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A2707E0">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7C5977">
            <w:pPr>
              <w:keepNext w:val="0"/>
              <w:spacing w:before="20" w:after="20" w:line="260" w:lineRule="exact"/>
              <w:ind w:firstLine="0" w:firstLineChars="0"/>
              <w:jc w:val="center"/>
            </w:pPr>
            <w:r>
              <w:rPr>
                <w:rFonts w:ascii="Times New Roman" w:hAnsi="Times New Roman" w:eastAsia="宋体"/>
                <w:b w:val="0"/>
                <w:sz w:val="18"/>
              </w:rPr>
              <w:t>BDZ-00037</w:t>
            </w:r>
          </w:p>
        </w:tc>
        <w:tc>
          <w:tcPr>
            <w:tcW w:w="1187" w:type="dxa"/>
            <w:tcMar>
              <w:left w:w="70" w:type="dxa"/>
              <w:right w:w="70" w:type="dxa"/>
            </w:tcMar>
            <w:vAlign w:val="center"/>
          </w:tcPr>
          <w:p w14:paraId="0A1DFD9C">
            <w:pPr>
              <w:keepNext w:val="0"/>
              <w:spacing w:before="20" w:after="20" w:line="260" w:lineRule="exact"/>
              <w:ind w:firstLine="0" w:firstLineChars="0"/>
              <w:jc w:val="center"/>
            </w:pPr>
            <w:r>
              <w:rPr>
                <w:rFonts w:ascii="Times New Roman" w:hAnsi="Times New Roman" w:eastAsia="宋体"/>
                <w:b w:val="0"/>
                <w:sz w:val="18"/>
              </w:rPr>
              <w:t>27.54</w:t>
            </w:r>
          </w:p>
        </w:tc>
        <w:tc>
          <w:tcPr>
            <w:tcW w:w="1187" w:type="dxa"/>
            <w:tcMar>
              <w:left w:w="70" w:type="dxa"/>
              <w:right w:w="70" w:type="dxa"/>
            </w:tcMar>
            <w:vAlign w:val="center"/>
          </w:tcPr>
          <w:p w14:paraId="17F8D23D">
            <w:pPr>
              <w:keepNext w:val="0"/>
              <w:spacing w:before="20" w:after="20" w:line="260" w:lineRule="exact"/>
              <w:ind w:firstLine="0" w:firstLineChars="0"/>
              <w:jc w:val="center"/>
            </w:pPr>
            <w:r>
              <w:rPr>
                <w:rFonts w:ascii="Times New Roman" w:hAnsi="Times New Roman" w:eastAsia="宋体"/>
                <w:b w:val="0"/>
                <w:sz w:val="18"/>
              </w:rPr>
              <w:t>26.86</w:t>
            </w:r>
          </w:p>
        </w:tc>
        <w:tc>
          <w:tcPr>
            <w:tcW w:w="1187" w:type="dxa"/>
            <w:tcMar>
              <w:left w:w="70" w:type="dxa"/>
              <w:right w:w="70" w:type="dxa"/>
            </w:tcMar>
            <w:vAlign w:val="center"/>
          </w:tcPr>
          <w:p w14:paraId="68FBD2F2">
            <w:pPr>
              <w:keepNext w:val="0"/>
              <w:spacing w:before="20" w:after="20" w:line="260" w:lineRule="exact"/>
              <w:ind w:firstLine="0" w:firstLineChars="0"/>
              <w:jc w:val="center"/>
            </w:pPr>
            <w:r>
              <w:rPr>
                <w:rFonts w:ascii="Times New Roman" w:hAnsi="Times New Roman" w:eastAsia="宋体"/>
                <w:b w:val="0"/>
                <w:sz w:val="18"/>
              </w:rPr>
              <w:t>27.54</w:t>
            </w:r>
          </w:p>
        </w:tc>
        <w:tc>
          <w:tcPr>
            <w:tcW w:w="1187" w:type="dxa"/>
            <w:tcMar>
              <w:left w:w="70" w:type="dxa"/>
              <w:right w:w="70" w:type="dxa"/>
            </w:tcMar>
            <w:vAlign w:val="center"/>
          </w:tcPr>
          <w:p w14:paraId="797E5ABA">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F70EA23">
            <w:pPr>
              <w:keepNext w:val="0"/>
              <w:spacing w:before="20" w:after="20" w:line="260" w:lineRule="exact"/>
              <w:ind w:firstLine="0" w:firstLineChars="0"/>
              <w:jc w:val="center"/>
            </w:pPr>
            <w:r>
              <w:rPr>
                <w:rFonts w:ascii="Times New Roman" w:hAnsi="Times New Roman" w:eastAsia="宋体"/>
                <w:b w:val="0"/>
                <w:sz w:val="18"/>
              </w:rPr>
              <w:t>3</w:t>
            </w:r>
          </w:p>
        </w:tc>
      </w:tr>
      <w:tr w14:paraId="166841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F32A23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B1FFB14">
            <w:pPr>
              <w:keepNext w:val="0"/>
              <w:spacing w:before="20" w:after="20" w:line="260" w:lineRule="exact"/>
              <w:ind w:firstLine="0" w:firstLineChars="0"/>
              <w:jc w:val="center"/>
            </w:pPr>
            <w:r>
              <w:rPr>
                <w:rFonts w:ascii="Times New Roman" w:hAnsi="Times New Roman" w:eastAsia="宋体"/>
                <w:b w:val="0"/>
                <w:sz w:val="18"/>
              </w:rPr>
              <w:t>BDZ-00048</w:t>
            </w:r>
          </w:p>
        </w:tc>
        <w:tc>
          <w:tcPr>
            <w:tcW w:w="1187" w:type="dxa"/>
            <w:tcMar>
              <w:left w:w="70" w:type="dxa"/>
              <w:right w:w="70" w:type="dxa"/>
            </w:tcMar>
            <w:vAlign w:val="center"/>
          </w:tcPr>
          <w:p w14:paraId="727583E7">
            <w:pPr>
              <w:keepNext w:val="0"/>
              <w:spacing w:before="20" w:after="20" w:line="260" w:lineRule="exact"/>
              <w:ind w:firstLine="0" w:firstLineChars="0"/>
              <w:jc w:val="center"/>
            </w:pPr>
            <w:r>
              <w:rPr>
                <w:rFonts w:ascii="Times New Roman" w:hAnsi="Times New Roman" w:eastAsia="宋体"/>
                <w:b w:val="0"/>
                <w:sz w:val="18"/>
              </w:rPr>
              <w:t>73.11</w:t>
            </w:r>
          </w:p>
        </w:tc>
        <w:tc>
          <w:tcPr>
            <w:tcW w:w="1187" w:type="dxa"/>
            <w:tcMar>
              <w:left w:w="70" w:type="dxa"/>
              <w:right w:w="70" w:type="dxa"/>
            </w:tcMar>
            <w:vAlign w:val="center"/>
          </w:tcPr>
          <w:p w14:paraId="530B0E84">
            <w:pPr>
              <w:keepNext w:val="0"/>
              <w:spacing w:before="20" w:after="20" w:line="260" w:lineRule="exact"/>
              <w:ind w:firstLine="0" w:firstLineChars="0"/>
              <w:jc w:val="center"/>
            </w:pPr>
            <w:r>
              <w:rPr>
                <w:rFonts w:ascii="Times New Roman" w:hAnsi="Times New Roman" w:eastAsia="宋体"/>
                <w:b w:val="0"/>
                <w:sz w:val="18"/>
              </w:rPr>
              <w:t>4.56</w:t>
            </w:r>
          </w:p>
        </w:tc>
        <w:tc>
          <w:tcPr>
            <w:tcW w:w="1187" w:type="dxa"/>
            <w:tcMar>
              <w:left w:w="70" w:type="dxa"/>
              <w:right w:w="70" w:type="dxa"/>
            </w:tcMar>
            <w:vAlign w:val="center"/>
          </w:tcPr>
          <w:p w14:paraId="6E88AB03">
            <w:pPr>
              <w:keepNext w:val="0"/>
              <w:spacing w:before="20" w:after="20" w:line="260" w:lineRule="exact"/>
              <w:ind w:firstLine="0" w:firstLineChars="0"/>
              <w:jc w:val="center"/>
            </w:pPr>
            <w:r>
              <w:rPr>
                <w:rFonts w:ascii="Times New Roman" w:hAnsi="Times New Roman" w:eastAsia="宋体"/>
                <w:b w:val="0"/>
                <w:sz w:val="18"/>
              </w:rPr>
              <w:t>73.11</w:t>
            </w:r>
          </w:p>
        </w:tc>
        <w:tc>
          <w:tcPr>
            <w:tcW w:w="1187" w:type="dxa"/>
            <w:tcMar>
              <w:left w:w="70" w:type="dxa"/>
              <w:right w:w="70" w:type="dxa"/>
            </w:tcMar>
            <w:vAlign w:val="center"/>
          </w:tcPr>
          <w:p w14:paraId="4DA793B7">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2C21CC1">
            <w:pPr>
              <w:keepNext w:val="0"/>
              <w:spacing w:before="20" w:after="20" w:line="260" w:lineRule="exact"/>
              <w:ind w:firstLine="0" w:firstLineChars="0"/>
              <w:jc w:val="center"/>
            </w:pPr>
            <w:r>
              <w:rPr>
                <w:rFonts w:ascii="Times New Roman" w:hAnsi="Times New Roman" w:eastAsia="宋体"/>
                <w:b w:val="0"/>
                <w:sz w:val="18"/>
              </w:rPr>
              <w:t>1</w:t>
            </w:r>
          </w:p>
        </w:tc>
      </w:tr>
      <w:tr w14:paraId="4855BE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166B326">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E5AEA3A">
            <w:pPr>
              <w:keepNext w:val="0"/>
              <w:spacing w:before="20" w:after="20" w:line="260" w:lineRule="exact"/>
              <w:ind w:firstLine="0" w:firstLineChars="0"/>
              <w:jc w:val="center"/>
            </w:pPr>
            <w:r>
              <w:rPr>
                <w:rFonts w:ascii="Times New Roman" w:hAnsi="Times New Roman" w:eastAsia="宋体"/>
                <w:b w:val="0"/>
                <w:sz w:val="18"/>
              </w:rPr>
              <w:t>BDZ-00095</w:t>
            </w:r>
          </w:p>
        </w:tc>
        <w:tc>
          <w:tcPr>
            <w:tcW w:w="1187" w:type="dxa"/>
            <w:tcMar>
              <w:left w:w="70" w:type="dxa"/>
              <w:right w:w="70" w:type="dxa"/>
            </w:tcMar>
            <w:vAlign w:val="center"/>
          </w:tcPr>
          <w:p w14:paraId="62F54FB7">
            <w:pPr>
              <w:keepNext w:val="0"/>
              <w:spacing w:before="20" w:after="20" w:line="260" w:lineRule="exact"/>
              <w:ind w:firstLine="0" w:firstLineChars="0"/>
              <w:jc w:val="center"/>
            </w:pPr>
            <w:r>
              <w:rPr>
                <w:rFonts w:ascii="Times New Roman" w:hAnsi="Times New Roman" w:eastAsia="宋体"/>
                <w:b w:val="0"/>
                <w:sz w:val="18"/>
              </w:rPr>
              <w:t>22.91</w:t>
            </w:r>
          </w:p>
        </w:tc>
        <w:tc>
          <w:tcPr>
            <w:tcW w:w="1187" w:type="dxa"/>
            <w:tcMar>
              <w:left w:w="70" w:type="dxa"/>
              <w:right w:w="70" w:type="dxa"/>
            </w:tcMar>
            <w:vAlign w:val="center"/>
          </w:tcPr>
          <w:p w14:paraId="4104F3B1">
            <w:pPr>
              <w:keepNext w:val="0"/>
              <w:spacing w:before="20" w:after="20" w:line="260" w:lineRule="exact"/>
              <w:ind w:firstLine="0" w:firstLineChars="0"/>
              <w:jc w:val="center"/>
            </w:pPr>
            <w:r>
              <w:rPr>
                <w:rFonts w:ascii="Times New Roman" w:hAnsi="Times New Roman" w:eastAsia="宋体"/>
                <w:b w:val="0"/>
                <w:sz w:val="18"/>
              </w:rPr>
              <w:t>30.81</w:t>
            </w:r>
          </w:p>
        </w:tc>
        <w:tc>
          <w:tcPr>
            <w:tcW w:w="1187" w:type="dxa"/>
            <w:tcMar>
              <w:left w:w="70" w:type="dxa"/>
              <w:right w:w="70" w:type="dxa"/>
            </w:tcMar>
            <w:vAlign w:val="center"/>
          </w:tcPr>
          <w:p w14:paraId="583748FD">
            <w:pPr>
              <w:keepNext w:val="0"/>
              <w:spacing w:before="20" w:after="20" w:line="260" w:lineRule="exact"/>
              <w:ind w:firstLine="0" w:firstLineChars="0"/>
              <w:jc w:val="center"/>
            </w:pPr>
            <w:r>
              <w:rPr>
                <w:rFonts w:ascii="Times New Roman" w:hAnsi="Times New Roman" w:eastAsia="宋体"/>
                <w:b w:val="0"/>
                <w:sz w:val="18"/>
              </w:rPr>
              <w:t>30.81</w:t>
            </w:r>
          </w:p>
        </w:tc>
        <w:tc>
          <w:tcPr>
            <w:tcW w:w="1187" w:type="dxa"/>
            <w:tcMar>
              <w:left w:w="70" w:type="dxa"/>
              <w:right w:w="70" w:type="dxa"/>
            </w:tcMar>
            <w:vAlign w:val="center"/>
          </w:tcPr>
          <w:p w14:paraId="42EEE634">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754FDC8">
            <w:pPr>
              <w:keepNext w:val="0"/>
              <w:spacing w:before="20" w:after="20" w:line="260" w:lineRule="exact"/>
              <w:ind w:firstLine="0" w:firstLineChars="0"/>
              <w:jc w:val="center"/>
            </w:pPr>
            <w:r>
              <w:rPr>
                <w:rFonts w:ascii="Times New Roman" w:hAnsi="Times New Roman" w:eastAsia="宋体"/>
                <w:b w:val="0"/>
                <w:sz w:val="18"/>
              </w:rPr>
              <w:t>1</w:t>
            </w:r>
          </w:p>
        </w:tc>
      </w:tr>
      <w:tr w14:paraId="5B56BC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4C4A9DA">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14544EB">
            <w:pPr>
              <w:keepNext w:val="0"/>
              <w:spacing w:before="20" w:after="20" w:line="260" w:lineRule="exact"/>
              <w:ind w:firstLine="0" w:firstLineChars="0"/>
              <w:jc w:val="center"/>
            </w:pPr>
            <w:r>
              <w:rPr>
                <w:rFonts w:ascii="Times New Roman" w:hAnsi="Times New Roman" w:eastAsia="宋体"/>
                <w:b w:val="0"/>
                <w:sz w:val="18"/>
              </w:rPr>
              <w:t>BDZ-00096</w:t>
            </w:r>
          </w:p>
        </w:tc>
        <w:tc>
          <w:tcPr>
            <w:tcW w:w="1187" w:type="dxa"/>
            <w:tcMar>
              <w:left w:w="70" w:type="dxa"/>
              <w:right w:w="70" w:type="dxa"/>
            </w:tcMar>
            <w:vAlign w:val="center"/>
          </w:tcPr>
          <w:p w14:paraId="03BB425F">
            <w:pPr>
              <w:keepNext w:val="0"/>
              <w:spacing w:before="20" w:after="20" w:line="260" w:lineRule="exact"/>
              <w:ind w:firstLine="0" w:firstLineChars="0"/>
              <w:jc w:val="center"/>
            </w:pPr>
            <w:r>
              <w:rPr>
                <w:rFonts w:ascii="Times New Roman" w:hAnsi="Times New Roman" w:eastAsia="宋体"/>
                <w:b w:val="0"/>
                <w:sz w:val="18"/>
              </w:rPr>
              <w:t>69.39</w:t>
            </w:r>
          </w:p>
        </w:tc>
        <w:tc>
          <w:tcPr>
            <w:tcW w:w="1187" w:type="dxa"/>
            <w:tcMar>
              <w:left w:w="70" w:type="dxa"/>
              <w:right w:w="70" w:type="dxa"/>
            </w:tcMar>
            <w:vAlign w:val="center"/>
          </w:tcPr>
          <w:p w14:paraId="653E5688">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21F4C8F">
            <w:pPr>
              <w:keepNext w:val="0"/>
              <w:spacing w:before="20" w:after="20" w:line="260" w:lineRule="exact"/>
              <w:ind w:firstLine="0" w:firstLineChars="0"/>
              <w:jc w:val="center"/>
            </w:pPr>
            <w:r>
              <w:rPr>
                <w:rFonts w:ascii="Times New Roman" w:hAnsi="Times New Roman" w:eastAsia="宋体"/>
                <w:b w:val="0"/>
                <w:sz w:val="18"/>
              </w:rPr>
              <w:t>69.39</w:t>
            </w:r>
          </w:p>
        </w:tc>
        <w:tc>
          <w:tcPr>
            <w:tcW w:w="1187" w:type="dxa"/>
            <w:tcMar>
              <w:left w:w="70" w:type="dxa"/>
              <w:right w:w="70" w:type="dxa"/>
            </w:tcMar>
            <w:vAlign w:val="center"/>
          </w:tcPr>
          <w:p w14:paraId="05F620C1">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8FBC5BC">
            <w:pPr>
              <w:keepNext w:val="0"/>
              <w:spacing w:before="20" w:after="20" w:line="260" w:lineRule="exact"/>
              <w:ind w:firstLine="0" w:firstLineChars="0"/>
              <w:jc w:val="center"/>
            </w:pPr>
            <w:r>
              <w:rPr>
                <w:rFonts w:ascii="Times New Roman" w:hAnsi="Times New Roman" w:eastAsia="宋体"/>
                <w:b w:val="0"/>
                <w:sz w:val="18"/>
              </w:rPr>
              <w:t>0</w:t>
            </w:r>
          </w:p>
        </w:tc>
      </w:tr>
      <w:tr w14:paraId="03D1A0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4E88B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B155310">
            <w:pPr>
              <w:keepNext w:val="0"/>
              <w:spacing w:before="20" w:after="20" w:line="260" w:lineRule="exact"/>
              <w:ind w:firstLine="0" w:firstLineChars="0"/>
              <w:jc w:val="center"/>
            </w:pPr>
            <w:r>
              <w:rPr>
                <w:rFonts w:ascii="Times New Roman" w:hAnsi="Times New Roman" w:eastAsia="宋体"/>
                <w:b w:val="0"/>
                <w:sz w:val="18"/>
              </w:rPr>
              <w:t>BDZ-00124</w:t>
            </w:r>
          </w:p>
        </w:tc>
        <w:tc>
          <w:tcPr>
            <w:tcW w:w="1187" w:type="dxa"/>
            <w:tcMar>
              <w:left w:w="70" w:type="dxa"/>
              <w:right w:w="70" w:type="dxa"/>
            </w:tcMar>
            <w:vAlign w:val="center"/>
          </w:tcPr>
          <w:p w14:paraId="0BE79C1C">
            <w:pPr>
              <w:keepNext w:val="0"/>
              <w:spacing w:before="20" w:after="20" w:line="260" w:lineRule="exact"/>
              <w:ind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2B618D88">
            <w:pPr>
              <w:keepNext w:val="0"/>
              <w:spacing w:before="20" w:after="20" w:line="260" w:lineRule="exact"/>
              <w:ind w:firstLine="0" w:firstLineChars="0"/>
              <w:jc w:val="center"/>
            </w:pPr>
            <w:r>
              <w:rPr>
                <w:rFonts w:ascii="Times New Roman" w:hAnsi="Times New Roman" w:eastAsia="宋体"/>
                <w:b w:val="0"/>
                <w:sz w:val="18"/>
              </w:rPr>
              <w:t>30.65</w:t>
            </w:r>
          </w:p>
        </w:tc>
        <w:tc>
          <w:tcPr>
            <w:tcW w:w="1187" w:type="dxa"/>
            <w:tcMar>
              <w:left w:w="70" w:type="dxa"/>
              <w:right w:w="70" w:type="dxa"/>
            </w:tcMar>
            <w:vAlign w:val="center"/>
          </w:tcPr>
          <w:p w14:paraId="0C52C955">
            <w:pPr>
              <w:keepNext w:val="0"/>
              <w:spacing w:before="20" w:after="20" w:line="260" w:lineRule="exact"/>
              <w:ind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0D745035">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09F461A">
            <w:pPr>
              <w:keepNext w:val="0"/>
              <w:spacing w:before="20" w:after="20" w:line="260" w:lineRule="exact"/>
              <w:ind w:firstLine="0" w:firstLineChars="0"/>
              <w:jc w:val="center"/>
            </w:pPr>
            <w:r>
              <w:rPr>
                <w:rFonts w:ascii="Times New Roman" w:hAnsi="Times New Roman" w:eastAsia="宋体"/>
                <w:b w:val="0"/>
                <w:sz w:val="18"/>
              </w:rPr>
              <w:t>2</w:t>
            </w:r>
          </w:p>
        </w:tc>
      </w:tr>
      <w:tr w14:paraId="0A5A4B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F225263">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B6477A3">
            <w:pPr>
              <w:keepNext w:val="0"/>
              <w:spacing w:before="20" w:after="20" w:line="260" w:lineRule="exact"/>
              <w:ind w:firstLine="0" w:firstLineChars="0"/>
              <w:jc w:val="center"/>
            </w:pPr>
            <w:r>
              <w:rPr>
                <w:rFonts w:ascii="Times New Roman" w:hAnsi="Times New Roman" w:eastAsia="宋体"/>
                <w:b w:val="0"/>
                <w:sz w:val="18"/>
              </w:rPr>
              <w:t>BDZ-00135</w:t>
            </w:r>
          </w:p>
        </w:tc>
        <w:tc>
          <w:tcPr>
            <w:tcW w:w="1187" w:type="dxa"/>
            <w:tcMar>
              <w:left w:w="70" w:type="dxa"/>
              <w:right w:w="70" w:type="dxa"/>
            </w:tcMar>
            <w:vAlign w:val="center"/>
          </w:tcPr>
          <w:p w14:paraId="44795058">
            <w:pPr>
              <w:keepNext w:val="0"/>
              <w:spacing w:before="20" w:after="20" w:line="260" w:lineRule="exact"/>
              <w:ind w:firstLine="0" w:firstLineChars="0"/>
              <w:jc w:val="center"/>
            </w:pPr>
            <w:r>
              <w:rPr>
                <w:rFonts w:ascii="Times New Roman" w:hAnsi="Times New Roman" w:eastAsia="宋体"/>
                <w:b w:val="0"/>
                <w:sz w:val="18"/>
              </w:rPr>
              <w:t>84.83</w:t>
            </w:r>
          </w:p>
        </w:tc>
        <w:tc>
          <w:tcPr>
            <w:tcW w:w="1187" w:type="dxa"/>
            <w:tcMar>
              <w:left w:w="70" w:type="dxa"/>
              <w:right w:w="70" w:type="dxa"/>
            </w:tcMar>
            <w:vAlign w:val="center"/>
          </w:tcPr>
          <w:p w14:paraId="0D248F03">
            <w:pPr>
              <w:keepNext w:val="0"/>
              <w:spacing w:before="20" w:after="20" w:line="260" w:lineRule="exact"/>
              <w:ind w:firstLine="0" w:firstLineChars="0"/>
              <w:jc w:val="center"/>
            </w:pPr>
            <w:r>
              <w:rPr>
                <w:rFonts w:ascii="Times New Roman" w:hAnsi="Times New Roman" w:eastAsia="宋体"/>
                <w:b w:val="0"/>
                <w:sz w:val="18"/>
              </w:rPr>
              <w:t>56.92</w:t>
            </w:r>
          </w:p>
        </w:tc>
        <w:tc>
          <w:tcPr>
            <w:tcW w:w="1187" w:type="dxa"/>
            <w:tcMar>
              <w:left w:w="70" w:type="dxa"/>
              <w:right w:w="70" w:type="dxa"/>
            </w:tcMar>
            <w:vAlign w:val="center"/>
          </w:tcPr>
          <w:p w14:paraId="3E31A857">
            <w:pPr>
              <w:keepNext w:val="0"/>
              <w:spacing w:before="20" w:after="20" w:line="260" w:lineRule="exact"/>
              <w:ind w:firstLine="0" w:firstLineChars="0"/>
              <w:jc w:val="center"/>
            </w:pPr>
            <w:r>
              <w:rPr>
                <w:rFonts w:ascii="Times New Roman" w:hAnsi="Times New Roman" w:eastAsia="宋体"/>
                <w:b w:val="0"/>
                <w:sz w:val="18"/>
              </w:rPr>
              <w:t>84.83</w:t>
            </w:r>
          </w:p>
        </w:tc>
        <w:tc>
          <w:tcPr>
            <w:tcW w:w="1187" w:type="dxa"/>
            <w:tcMar>
              <w:left w:w="70" w:type="dxa"/>
              <w:right w:w="70" w:type="dxa"/>
            </w:tcMar>
            <w:vAlign w:val="center"/>
          </w:tcPr>
          <w:p w14:paraId="14D6A76B">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0FAC0976">
            <w:pPr>
              <w:keepNext w:val="0"/>
              <w:spacing w:before="20" w:after="20" w:line="260" w:lineRule="exact"/>
              <w:ind w:firstLine="0" w:firstLineChars="0"/>
              <w:jc w:val="center"/>
            </w:pPr>
            <w:r>
              <w:rPr>
                <w:rFonts w:ascii="Times New Roman" w:hAnsi="Times New Roman" w:eastAsia="宋体"/>
                <w:b w:val="0"/>
                <w:sz w:val="18"/>
              </w:rPr>
              <w:t>2</w:t>
            </w:r>
          </w:p>
        </w:tc>
      </w:tr>
      <w:tr w14:paraId="7A0666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EBC8D64">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3AC0727">
            <w:pPr>
              <w:keepNext w:val="0"/>
              <w:spacing w:before="20" w:after="20" w:line="260" w:lineRule="exact"/>
              <w:ind w:firstLine="0" w:firstLineChars="0"/>
              <w:jc w:val="center"/>
            </w:pPr>
            <w:r>
              <w:rPr>
                <w:rFonts w:ascii="Times New Roman" w:hAnsi="Times New Roman" w:eastAsia="宋体"/>
                <w:b w:val="0"/>
                <w:sz w:val="18"/>
              </w:rPr>
              <w:t>BDZ-00141</w:t>
            </w:r>
          </w:p>
        </w:tc>
        <w:tc>
          <w:tcPr>
            <w:tcW w:w="1187" w:type="dxa"/>
            <w:tcMar>
              <w:left w:w="70" w:type="dxa"/>
              <w:right w:w="70" w:type="dxa"/>
            </w:tcMar>
            <w:vAlign w:val="center"/>
          </w:tcPr>
          <w:p w14:paraId="471A3F26">
            <w:pPr>
              <w:keepNext w:val="0"/>
              <w:spacing w:before="20" w:after="20" w:line="260" w:lineRule="exact"/>
              <w:ind w:firstLine="0" w:firstLineChars="0"/>
              <w:jc w:val="center"/>
            </w:pPr>
            <w:r>
              <w:rPr>
                <w:rFonts w:ascii="Times New Roman" w:hAnsi="Times New Roman" w:eastAsia="宋体"/>
                <w:b w:val="0"/>
                <w:sz w:val="18"/>
              </w:rPr>
              <w:t>39.87</w:t>
            </w:r>
          </w:p>
        </w:tc>
        <w:tc>
          <w:tcPr>
            <w:tcW w:w="1187" w:type="dxa"/>
            <w:tcMar>
              <w:left w:w="70" w:type="dxa"/>
              <w:right w:w="70" w:type="dxa"/>
            </w:tcMar>
            <w:vAlign w:val="center"/>
          </w:tcPr>
          <w:p w14:paraId="04930527">
            <w:pPr>
              <w:keepNext w:val="0"/>
              <w:spacing w:before="20" w:after="20" w:line="260" w:lineRule="exact"/>
              <w:ind w:firstLine="0" w:firstLineChars="0"/>
              <w:jc w:val="center"/>
            </w:pPr>
            <w:r>
              <w:rPr>
                <w:rFonts w:ascii="Times New Roman" w:hAnsi="Times New Roman" w:eastAsia="宋体"/>
                <w:b w:val="0"/>
                <w:sz w:val="18"/>
              </w:rPr>
              <w:t>37.46</w:t>
            </w:r>
          </w:p>
        </w:tc>
        <w:tc>
          <w:tcPr>
            <w:tcW w:w="1187" w:type="dxa"/>
            <w:tcMar>
              <w:left w:w="70" w:type="dxa"/>
              <w:right w:w="70" w:type="dxa"/>
            </w:tcMar>
            <w:vAlign w:val="center"/>
          </w:tcPr>
          <w:p w14:paraId="475EF34C">
            <w:pPr>
              <w:keepNext w:val="0"/>
              <w:spacing w:before="20" w:after="20" w:line="260" w:lineRule="exact"/>
              <w:ind w:firstLine="0" w:firstLineChars="0"/>
              <w:jc w:val="center"/>
            </w:pPr>
            <w:r>
              <w:rPr>
                <w:rFonts w:ascii="Times New Roman" w:hAnsi="Times New Roman" w:eastAsia="宋体"/>
                <w:b w:val="0"/>
                <w:sz w:val="18"/>
              </w:rPr>
              <w:t>39.87</w:t>
            </w:r>
          </w:p>
        </w:tc>
        <w:tc>
          <w:tcPr>
            <w:tcW w:w="1187" w:type="dxa"/>
            <w:tcMar>
              <w:left w:w="70" w:type="dxa"/>
              <w:right w:w="70" w:type="dxa"/>
            </w:tcMar>
            <w:vAlign w:val="center"/>
          </w:tcPr>
          <w:p w14:paraId="7F055F5D">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5608735">
            <w:pPr>
              <w:keepNext w:val="0"/>
              <w:spacing w:before="20" w:after="20" w:line="260" w:lineRule="exact"/>
              <w:ind w:firstLine="0" w:firstLineChars="0"/>
              <w:jc w:val="center"/>
            </w:pPr>
            <w:r>
              <w:rPr>
                <w:rFonts w:ascii="Times New Roman" w:hAnsi="Times New Roman" w:eastAsia="宋体"/>
                <w:b w:val="0"/>
                <w:sz w:val="18"/>
              </w:rPr>
              <w:t>2</w:t>
            </w:r>
          </w:p>
        </w:tc>
      </w:tr>
      <w:tr w14:paraId="74611D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E790ED">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09A5202">
            <w:pPr>
              <w:keepNext w:val="0"/>
              <w:spacing w:before="20" w:after="20" w:line="260" w:lineRule="exact"/>
              <w:ind w:firstLine="0" w:firstLineChars="0"/>
              <w:jc w:val="center"/>
            </w:pPr>
            <w:r>
              <w:rPr>
                <w:rFonts w:ascii="Times New Roman" w:hAnsi="Times New Roman" w:eastAsia="宋体"/>
                <w:b w:val="0"/>
                <w:sz w:val="18"/>
              </w:rPr>
              <w:t>BDZ-00146</w:t>
            </w:r>
          </w:p>
        </w:tc>
        <w:tc>
          <w:tcPr>
            <w:tcW w:w="1187" w:type="dxa"/>
            <w:tcMar>
              <w:left w:w="70" w:type="dxa"/>
              <w:right w:w="70" w:type="dxa"/>
            </w:tcMar>
            <w:vAlign w:val="center"/>
          </w:tcPr>
          <w:p w14:paraId="5EFD4829">
            <w:pPr>
              <w:keepNext w:val="0"/>
              <w:spacing w:before="20" w:after="20" w:line="260" w:lineRule="exact"/>
              <w:ind w:firstLine="0" w:firstLineChars="0"/>
              <w:jc w:val="center"/>
            </w:pPr>
            <w:r>
              <w:rPr>
                <w:rFonts w:ascii="Times New Roman" w:hAnsi="Times New Roman" w:eastAsia="宋体"/>
                <w:b w:val="0"/>
                <w:sz w:val="18"/>
              </w:rPr>
              <w:t>25.93</w:t>
            </w:r>
          </w:p>
        </w:tc>
        <w:tc>
          <w:tcPr>
            <w:tcW w:w="1187" w:type="dxa"/>
            <w:tcMar>
              <w:left w:w="70" w:type="dxa"/>
              <w:right w:w="70" w:type="dxa"/>
            </w:tcMar>
            <w:vAlign w:val="center"/>
          </w:tcPr>
          <w:p w14:paraId="2152C515">
            <w:pPr>
              <w:keepNext w:val="0"/>
              <w:spacing w:before="20" w:after="20" w:line="260" w:lineRule="exact"/>
              <w:ind w:firstLine="0" w:firstLineChars="0"/>
              <w:jc w:val="center"/>
            </w:pPr>
            <w:r>
              <w:rPr>
                <w:rFonts w:ascii="Times New Roman" w:hAnsi="Times New Roman" w:eastAsia="宋体"/>
                <w:b w:val="0"/>
                <w:sz w:val="18"/>
              </w:rPr>
              <w:t>28.80</w:t>
            </w:r>
          </w:p>
        </w:tc>
        <w:tc>
          <w:tcPr>
            <w:tcW w:w="1187" w:type="dxa"/>
            <w:tcMar>
              <w:left w:w="70" w:type="dxa"/>
              <w:right w:w="70" w:type="dxa"/>
            </w:tcMar>
            <w:vAlign w:val="center"/>
          </w:tcPr>
          <w:p w14:paraId="1C0AFA04">
            <w:pPr>
              <w:keepNext w:val="0"/>
              <w:spacing w:before="20" w:after="20" w:line="260" w:lineRule="exact"/>
              <w:ind w:firstLine="0" w:firstLineChars="0"/>
              <w:jc w:val="center"/>
            </w:pPr>
            <w:r>
              <w:rPr>
                <w:rFonts w:ascii="Times New Roman" w:hAnsi="Times New Roman" w:eastAsia="宋体"/>
                <w:b w:val="0"/>
                <w:sz w:val="18"/>
              </w:rPr>
              <w:t>28.80</w:t>
            </w:r>
          </w:p>
        </w:tc>
        <w:tc>
          <w:tcPr>
            <w:tcW w:w="1187" w:type="dxa"/>
            <w:tcMar>
              <w:left w:w="70" w:type="dxa"/>
              <w:right w:w="70" w:type="dxa"/>
            </w:tcMar>
            <w:vAlign w:val="center"/>
          </w:tcPr>
          <w:p w14:paraId="586AF9D3">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DB1B098">
            <w:pPr>
              <w:keepNext w:val="0"/>
              <w:spacing w:before="20" w:after="20" w:line="260" w:lineRule="exact"/>
              <w:ind w:firstLine="0" w:firstLineChars="0"/>
              <w:jc w:val="center"/>
            </w:pPr>
            <w:r>
              <w:rPr>
                <w:rFonts w:ascii="Times New Roman" w:hAnsi="Times New Roman" w:eastAsia="宋体"/>
                <w:b w:val="0"/>
                <w:sz w:val="18"/>
              </w:rPr>
              <w:t>2</w:t>
            </w:r>
          </w:p>
        </w:tc>
      </w:tr>
      <w:tr w14:paraId="0B25AA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228DE66">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1CC7199">
            <w:pPr>
              <w:keepNext w:val="0"/>
              <w:spacing w:before="20" w:after="20" w:line="260" w:lineRule="exact"/>
              <w:ind w:firstLine="0" w:firstLineChars="0"/>
              <w:jc w:val="center"/>
            </w:pPr>
            <w:r>
              <w:rPr>
                <w:rFonts w:ascii="Times New Roman" w:hAnsi="Times New Roman" w:eastAsia="宋体"/>
                <w:b w:val="0"/>
                <w:sz w:val="18"/>
              </w:rPr>
              <w:t>BDZ-00147</w:t>
            </w:r>
          </w:p>
        </w:tc>
        <w:tc>
          <w:tcPr>
            <w:tcW w:w="1187" w:type="dxa"/>
            <w:tcMar>
              <w:left w:w="70" w:type="dxa"/>
              <w:right w:w="70" w:type="dxa"/>
            </w:tcMar>
            <w:vAlign w:val="center"/>
          </w:tcPr>
          <w:p w14:paraId="6C94092F">
            <w:pPr>
              <w:keepNext w:val="0"/>
              <w:spacing w:before="20" w:after="20" w:line="260" w:lineRule="exact"/>
              <w:ind w:firstLine="0" w:firstLineChars="0"/>
              <w:jc w:val="center"/>
            </w:pPr>
            <w:r>
              <w:rPr>
                <w:rFonts w:ascii="Times New Roman" w:hAnsi="Times New Roman" w:eastAsia="宋体"/>
                <w:b w:val="0"/>
                <w:sz w:val="18"/>
              </w:rPr>
              <w:t>50.21</w:t>
            </w:r>
          </w:p>
        </w:tc>
        <w:tc>
          <w:tcPr>
            <w:tcW w:w="1187" w:type="dxa"/>
            <w:tcMar>
              <w:left w:w="70" w:type="dxa"/>
              <w:right w:w="70" w:type="dxa"/>
            </w:tcMar>
            <w:vAlign w:val="center"/>
          </w:tcPr>
          <w:p w14:paraId="39B0D088">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1C0E50F">
            <w:pPr>
              <w:keepNext w:val="0"/>
              <w:spacing w:before="20" w:after="20" w:line="260" w:lineRule="exact"/>
              <w:ind w:firstLine="0" w:firstLineChars="0"/>
              <w:jc w:val="center"/>
            </w:pPr>
            <w:r>
              <w:rPr>
                <w:rFonts w:ascii="Times New Roman" w:hAnsi="Times New Roman" w:eastAsia="宋体"/>
                <w:b w:val="0"/>
                <w:sz w:val="18"/>
              </w:rPr>
              <w:t>50.21</w:t>
            </w:r>
          </w:p>
        </w:tc>
        <w:tc>
          <w:tcPr>
            <w:tcW w:w="1187" w:type="dxa"/>
            <w:tcMar>
              <w:left w:w="70" w:type="dxa"/>
              <w:right w:w="70" w:type="dxa"/>
            </w:tcMar>
            <w:vAlign w:val="center"/>
          </w:tcPr>
          <w:p w14:paraId="21330E79">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37712A30">
            <w:pPr>
              <w:keepNext w:val="0"/>
              <w:spacing w:before="20" w:after="20" w:line="260" w:lineRule="exact"/>
              <w:ind w:firstLine="0" w:firstLineChars="0"/>
              <w:jc w:val="center"/>
            </w:pPr>
            <w:r>
              <w:rPr>
                <w:rFonts w:ascii="Times New Roman" w:hAnsi="Times New Roman" w:eastAsia="宋体"/>
                <w:b w:val="0"/>
                <w:sz w:val="18"/>
              </w:rPr>
              <w:t>0</w:t>
            </w:r>
          </w:p>
        </w:tc>
      </w:tr>
      <w:tr w14:paraId="3D5ED3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3D0308B">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882730C">
            <w:pPr>
              <w:keepNext w:val="0"/>
              <w:spacing w:before="20" w:after="20" w:line="260" w:lineRule="exact"/>
              <w:ind w:firstLine="0" w:firstLineChars="0"/>
              <w:jc w:val="center"/>
            </w:pPr>
            <w:r>
              <w:rPr>
                <w:rFonts w:ascii="Times New Roman" w:hAnsi="Times New Roman" w:eastAsia="宋体"/>
                <w:b w:val="0"/>
                <w:sz w:val="18"/>
              </w:rPr>
              <w:t>BDZ-00162</w:t>
            </w:r>
          </w:p>
        </w:tc>
        <w:tc>
          <w:tcPr>
            <w:tcW w:w="1187" w:type="dxa"/>
            <w:tcMar>
              <w:left w:w="70" w:type="dxa"/>
              <w:right w:w="70" w:type="dxa"/>
            </w:tcMar>
            <w:vAlign w:val="center"/>
          </w:tcPr>
          <w:p w14:paraId="105DA559">
            <w:pPr>
              <w:keepNext w:val="0"/>
              <w:spacing w:before="20" w:after="20" w:line="260" w:lineRule="exact"/>
              <w:ind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3E09EEF2">
            <w:pPr>
              <w:keepNext w:val="0"/>
              <w:spacing w:before="20" w:after="20" w:line="260" w:lineRule="exact"/>
              <w:ind w:firstLine="0" w:firstLineChars="0"/>
              <w:jc w:val="center"/>
            </w:pPr>
            <w:r>
              <w:rPr>
                <w:rFonts w:ascii="Times New Roman" w:hAnsi="Times New Roman" w:eastAsia="宋体"/>
                <w:b w:val="0"/>
                <w:sz w:val="18"/>
              </w:rPr>
              <w:t>35.20</w:t>
            </w:r>
          </w:p>
        </w:tc>
        <w:tc>
          <w:tcPr>
            <w:tcW w:w="1187" w:type="dxa"/>
            <w:tcMar>
              <w:left w:w="70" w:type="dxa"/>
              <w:right w:w="70" w:type="dxa"/>
            </w:tcMar>
            <w:vAlign w:val="center"/>
          </w:tcPr>
          <w:p w14:paraId="424FB442">
            <w:pPr>
              <w:keepNext w:val="0"/>
              <w:spacing w:before="20" w:after="20" w:line="260" w:lineRule="exact"/>
              <w:ind w:firstLine="0" w:firstLineChars="0"/>
              <w:jc w:val="center"/>
            </w:pPr>
            <w:r>
              <w:rPr>
                <w:rFonts w:ascii="Times New Roman" w:hAnsi="Times New Roman" w:eastAsia="宋体"/>
                <w:b w:val="0"/>
                <w:sz w:val="18"/>
              </w:rPr>
              <w:t>35.20</w:t>
            </w:r>
          </w:p>
        </w:tc>
        <w:tc>
          <w:tcPr>
            <w:tcW w:w="1187" w:type="dxa"/>
            <w:tcMar>
              <w:left w:w="70" w:type="dxa"/>
              <w:right w:w="70" w:type="dxa"/>
            </w:tcMar>
            <w:vAlign w:val="center"/>
          </w:tcPr>
          <w:p w14:paraId="773A03F0">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381430A1">
            <w:pPr>
              <w:keepNext w:val="0"/>
              <w:spacing w:before="20" w:after="20" w:line="260" w:lineRule="exact"/>
              <w:ind w:firstLine="0" w:firstLineChars="0"/>
              <w:jc w:val="center"/>
            </w:pPr>
            <w:r>
              <w:rPr>
                <w:rFonts w:ascii="Times New Roman" w:hAnsi="Times New Roman" w:eastAsia="宋体"/>
                <w:b w:val="0"/>
                <w:sz w:val="18"/>
              </w:rPr>
              <w:t>3</w:t>
            </w:r>
          </w:p>
        </w:tc>
      </w:tr>
      <w:tr w14:paraId="249A09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5356C58">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F88D974">
            <w:pPr>
              <w:keepNext w:val="0"/>
              <w:spacing w:before="20" w:after="20" w:line="260" w:lineRule="exact"/>
              <w:ind w:firstLine="0" w:firstLineChars="0"/>
              <w:jc w:val="center"/>
            </w:pPr>
            <w:r>
              <w:rPr>
                <w:rFonts w:ascii="Times New Roman" w:hAnsi="Times New Roman" w:eastAsia="宋体"/>
                <w:b w:val="0"/>
                <w:sz w:val="18"/>
              </w:rPr>
              <w:t>BDZ-00164</w:t>
            </w:r>
          </w:p>
        </w:tc>
        <w:tc>
          <w:tcPr>
            <w:tcW w:w="1187" w:type="dxa"/>
            <w:tcMar>
              <w:left w:w="70" w:type="dxa"/>
              <w:right w:w="70" w:type="dxa"/>
            </w:tcMar>
            <w:vAlign w:val="center"/>
          </w:tcPr>
          <w:p w14:paraId="1D089F5D">
            <w:pPr>
              <w:keepNext w:val="0"/>
              <w:spacing w:before="20" w:after="20" w:line="260" w:lineRule="exact"/>
              <w:ind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57253FFB">
            <w:pPr>
              <w:keepNext w:val="0"/>
              <w:spacing w:before="20" w:after="20" w:line="260" w:lineRule="exact"/>
              <w:ind w:firstLine="0" w:firstLineChars="0"/>
              <w:jc w:val="center"/>
            </w:pPr>
            <w:r>
              <w:rPr>
                <w:rFonts w:ascii="Times New Roman" w:hAnsi="Times New Roman" w:eastAsia="宋体"/>
                <w:b w:val="0"/>
                <w:sz w:val="18"/>
              </w:rPr>
              <w:t>30.51</w:t>
            </w:r>
          </w:p>
        </w:tc>
        <w:tc>
          <w:tcPr>
            <w:tcW w:w="1187" w:type="dxa"/>
            <w:tcMar>
              <w:left w:w="70" w:type="dxa"/>
              <w:right w:w="70" w:type="dxa"/>
            </w:tcMar>
            <w:vAlign w:val="center"/>
          </w:tcPr>
          <w:p w14:paraId="1BE8D306">
            <w:pPr>
              <w:keepNext w:val="0"/>
              <w:spacing w:before="20" w:after="20" w:line="260" w:lineRule="exact"/>
              <w:ind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73E1ACA4">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41C0AB3">
            <w:pPr>
              <w:keepNext w:val="0"/>
              <w:spacing w:before="20" w:after="20" w:line="260" w:lineRule="exact"/>
              <w:ind w:firstLine="0" w:firstLineChars="0"/>
              <w:jc w:val="center"/>
            </w:pPr>
            <w:r>
              <w:rPr>
                <w:rFonts w:ascii="Times New Roman" w:hAnsi="Times New Roman" w:eastAsia="宋体"/>
                <w:b w:val="0"/>
                <w:sz w:val="18"/>
              </w:rPr>
              <w:t>1</w:t>
            </w:r>
          </w:p>
        </w:tc>
      </w:tr>
      <w:tr w14:paraId="5EA9C2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E151B5D">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DB94282">
            <w:pPr>
              <w:keepNext w:val="0"/>
              <w:spacing w:before="20" w:after="20" w:line="260" w:lineRule="exact"/>
              <w:ind w:firstLine="0" w:firstLineChars="0"/>
              <w:jc w:val="center"/>
            </w:pPr>
            <w:r>
              <w:rPr>
                <w:rFonts w:ascii="Times New Roman" w:hAnsi="Times New Roman" w:eastAsia="宋体"/>
                <w:b w:val="0"/>
                <w:sz w:val="18"/>
              </w:rPr>
              <w:t>BDZ-00172</w:t>
            </w:r>
          </w:p>
        </w:tc>
        <w:tc>
          <w:tcPr>
            <w:tcW w:w="1187" w:type="dxa"/>
            <w:tcMar>
              <w:left w:w="70" w:type="dxa"/>
              <w:right w:w="70" w:type="dxa"/>
            </w:tcMar>
            <w:vAlign w:val="center"/>
          </w:tcPr>
          <w:p w14:paraId="2CC93052">
            <w:pPr>
              <w:keepNext w:val="0"/>
              <w:spacing w:before="20" w:after="20" w:line="260" w:lineRule="exact"/>
              <w:ind w:firstLine="0" w:firstLineChars="0"/>
              <w:jc w:val="center"/>
            </w:pPr>
            <w:r>
              <w:rPr>
                <w:rFonts w:ascii="Times New Roman" w:hAnsi="Times New Roman" w:eastAsia="宋体"/>
                <w:b w:val="0"/>
                <w:sz w:val="18"/>
              </w:rPr>
              <w:t>34.43</w:t>
            </w:r>
          </w:p>
        </w:tc>
        <w:tc>
          <w:tcPr>
            <w:tcW w:w="1187" w:type="dxa"/>
            <w:tcMar>
              <w:left w:w="70" w:type="dxa"/>
              <w:right w:w="70" w:type="dxa"/>
            </w:tcMar>
            <w:vAlign w:val="center"/>
          </w:tcPr>
          <w:p w14:paraId="712B704A">
            <w:pPr>
              <w:keepNext w:val="0"/>
              <w:spacing w:before="20" w:after="20" w:line="260" w:lineRule="exact"/>
              <w:ind w:firstLine="0" w:firstLineChars="0"/>
              <w:jc w:val="center"/>
            </w:pPr>
            <w:r>
              <w:rPr>
                <w:rFonts w:ascii="Times New Roman" w:hAnsi="Times New Roman" w:eastAsia="宋体"/>
                <w:b w:val="0"/>
                <w:sz w:val="18"/>
              </w:rPr>
              <w:t>22.78</w:t>
            </w:r>
          </w:p>
        </w:tc>
        <w:tc>
          <w:tcPr>
            <w:tcW w:w="1187" w:type="dxa"/>
            <w:tcMar>
              <w:left w:w="70" w:type="dxa"/>
              <w:right w:w="70" w:type="dxa"/>
            </w:tcMar>
            <w:vAlign w:val="center"/>
          </w:tcPr>
          <w:p w14:paraId="62E4810C">
            <w:pPr>
              <w:keepNext w:val="0"/>
              <w:spacing w:before="20" w:after="20" w:line="260" w:lineRule="exact"/>
              <w:ind w:firstLine="0" w:firstLineChars="0"/>
              <w:jc w:val="center"/>
            </w:pPr>
            <w:r>
              <w:rPr>
                <w:rFonts w:ascii="Times New Roman" w:hAnsi="Times New Roman" w:eastAsia="宋体"/>
                <w:b w:val="0"/>
                <w:sz w:val="18"/>
              </w:rPr>
              <w:t>34.43</w:t>
            </w:r>
          </w:p>
        </w:tc>
        <w:tc>
          <w:tcPr>
            <w:tcW w:w="1187" w:type="dxa"/>
            <w:tcMar>
              <w:left w:w="70" w:type="dxa"/>
              <w:right w:w="70" w:type="dxa"/>
            </w:tcMar>
            <w:vAlign w:val="center"/>
          </w:tcPr>
          <w:p w14:paraId="681449E0">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6144B81">
            <w:pPr>
              <w:keepNext w:val="0"/>
              <w:spacing w:before="20" w:after="20" w:line="260" w:lineRule="exact"/>
              <w:ind w:firstLine="0" w:firstLineChars="0"/>
              <w:jc w:val="center"/>
            </w:pPr>
            <w:r>
              <w:rPr>
                <w:rFonts w:ascii="Times New Roman" w:hAnsi="Times New Roman" w:eastAsia="宋体"/>
                <w:b w:val="0"/>
                <w:sz w:val="18"/>
              </w:rPr>
              <w:t>2</w:t>
            </w:r>
          </w:p>
        </w:tc>
      </w:tr>
      <w:tr w14:paraId="1C238D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FB3082E">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4C6D669">
            <w:pPr>
              <w:keepNext w:val="0"/>
              <w:spacing w:before="20" w:after="20" w:line="260" w:lineRule="exact"/>
              <w:ind w:firstLine="0" w:firstLineChars="0"/>
              <w:jc w:val="center"/>
            </w:pPr>
            <w:r>
              <w:rPr>
                <w:rFonts w:ascii="Times New Roman" w:hAnsi="Times New Roman" w:eastAsia="宋体"/>
                <w:b w:val="0"/>
                <w:sz w:val="18"/>
              </w:rPr>
              <w:t>BDZ-00012</w:t>
            </w:r>
          </w:p>
        </w:tc>
        <w:tc>
          <w:tcPr>
            <w:tcW w:w="1187" w:type="dxa"/>
            <w:tcMar>
              <w:left w:w="70" w:type="dxa"/>
              <w:right w:w="70" w:type="dxa"/>
            </w:tcMar>
            <w:vAlign w:val="center"/>
          </w:tcPr>
          <w:p w14:paraId="44ED5F57">
            <w:pPr>
              <w:keepNext w:val="0"/>
              <w:spacing w:before="20" w:after="20" w:line="260" w:lineRule="exact"/>
              <w:ind w:firstLine="0" w:firstLineChars="0"/>
              <w:jc w:val="center"/>
            </w:pPr>
            <w:r>
              <w:rPr>
                <w:rFonts w:ascii="Times New Roman" w:hAnsi="Times New Roman" w:eastAsia="宋体"/>
                <w:b w:val="0"/>
                <w:sz w:val="18"/>
              </w:rPr>
              <w:t>32.29</w:t>
            </w:r>
          </w:p>
        </w:tc>
        <w:tc>
          <w:tcPr>
            <w:tcW w:w="1187" w:type="dxa"/>
            <w:tcMar>
              <w:left w:w="70" w:type="dxa"/>
              <w:right w:w="70" w:type="dxa"/>
            </w:tcMar>
            <w:vAlign w:val="center"/>
          </w:tcPr>
          <w:p w14:paraId="5A3DB6D7">
            <w:pPr>
              <w:keepNext w:val="0"/>
              <w:spacing w:before="20" w:after="20" w:line="260" w:lineRule="exact"/>
              <w:ind w:firstLine="0" w:firstLineChars="0"/>
              <w:jc w:val="center"/>
            </w:pPr>
            <w:r>
              <w:rPr>
                <w:rFonts w:ascii="Times New Roman" w:hAnsi="Times New Roman" w:eastAsia="宋体"/>
                <w:b w:val="0"/>
                <w:sz w:val="18"/>
              </w:rPr>
              <w:t>35.73</w:t>
            </w:r>
          </w:p>
        </w:tc>
        <w:tc>
          <w:tcPr>
            <w:tcW w:w="1187" w:type="dxa"/>
            <w:tcMar>
              <w:left w:w="70" w:type="dxa"/>
              <w:right w:w="70" w:type="dxa"/>
            </w:tcMar>
            <w:vAlign w:val="center"/>
          </w:tcPr>
          <w:p w14:paraId="00520DB4">
            <w:pPr>
              <w:keepNext w:val="0"/>
              <w:spacing w:before="20" w:after="20" w:line="260" w:lineRule="exact"/>
              <w:ind w:firstLine="0" w:firstLineChars="0"/>
              <w:jc w:val="center"/>
            </w:pPr>
            <w:r>
              <w:rPr>
                <w:rFonts w:ascii="Times New Roman" w:hAnsi="Times New Roman" w:eastAsia="宋体"/>
                <w:b w:val="0"/>
                <w:sz w:val="18"/>
              </w:rPr>
              <w:t>35.73</w:t>
            </w:r>
          </w:p>
        </w:tc>
        <w:tc>
          <w:tcPr>
            <w:tcW w:w="1187" w:type="dxa"/>
            <w:tcMar>
              <w:left w:w="70" w:type="dxa"/>
              <w:right w:w="70" w:type="dxa"/>
            </w:tcMar>
            <w:vAlign w:val="center"/>
          </w:tcPr>
          <w:p w14:paraId="3BDA564C">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6D8A4A35">
            <w:pPr>
              <w:keepNext w:val="0"/>
              <w:spacing w:before="20" w:after="20" w:line="260" w:lineRule="exact"/>
              <w:ind w:firstLine="0" w:firstLineChars="0"/>
              <w:jc w:val="center"/>
            </w:pPr>
            <w:r>
              <w:rPr>
                <w:rFonts w:ascii="Times New Roman" w:hAnsi="Times New Roman" w:eastAsia="宋体"/>
                <w:b w:val="0"/>
                <w:sz w:val="18"/>
              </w:rPr>
              <w:t>2</w:t>
            </w:r>
          </w:p>
        </w:tc>
      </w:tr>
      <w:tr w14:paraId="13F7DF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6A013F">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9F7A7ED">
            <w:pPr>
              <w:keepNext w:val="0"/>
              <w:spacing w:before="20" w:after="20" w:line="260" w:lineRule="exact"/>
              <w:ind w:firstLine="0" w:firstLineChars="0"/>
              <w:jc w:val="center"/>
            </w:pPr>
            <w:r>
              <w:rPr>
                <w:rFonts w:ascii="Times New Roman" w:hAnsi="Times New Roman" w:eastAsia="宋体"/>
                <w:b w:val="0"/>
                <w:sz w:val="18"/>
              </w:rPr>
              <w:t>BDZ-00013</w:t>
            </w:r>
          </w:p>
        </w:tc>
        <w:tc>
          <w:tcPr>
            <w:tcW w:w="1187" w:type="dxa"/>
            <w:tcMar>
              <w:left w:w="70" w:type="dxa"/>
              <w:right w:w="70" w:type="dxa"/>
            </w:tcMar>
            <w:vAlign w:val="center"/>
          </w:tcPr>
          <w:p w14:paraId="5E418102">
            <w:pPr>
              <w:keepNext w:val="0"/>
              <w:spacing w:before="20" w:after="20" w:line="260" w:lineRule="exact"/>
              <w:ind w:firstLine="0" w:firstLineChars="0"/>
              <w:jc w:val="center"/>
            </w:pPr>
            <w:r>
              <w:rPr>
                <w:rFonts w:ascii="Times New Roman" w:hAnsi="Times New Roman" w:eastAsia="宋体"/>
                <w:b w:val="0"/>
                <w:sz w:val="18"/>
              </w:rPr>
              <w:t>70.32</w:t>
            </w:r>
          </w:p>
        </w:tc>
        <w:tc>
          <w:tcPr>
            <w:tcW w:w="1187" w:type="dxa"/>
            <w:tcMar>
              <w:left w:w="70" w:type="dxa"/>
              <w:right w:w="70" w:type="dxa"/>
            </w:tcMar>
            <w:vAlign w:val="center"/>
          </w:tcPr>
          <w:p w14:paraId="2A1D7868">
            <w:pPr>
              <w:keepNext w:val="0"/>
              <w:spacing w:before="20" w:after="20" w:line="260" w:lineRule="exact"/>
              <w:ind w:firstLine="0" w:firstLineChars="0"/>
              <w:jc w:val="center"/>
            </w:pPr>
            <w:r>
              <w:rPr>
                <w:rFonts w:ascii="Times New Roman" w:hAnsi="Times New Roman" w:eastAsia="宋体"/>
                <w:b w:val="0"/>
                <w:sz w:val="18"/>
              </w:rPr>
              <w:t>8.70</w:t>
            </w:r>
          </w:p>
        </w:tc>
        <w:tc>
          <w:tcPr>
            <w:tcW w:w="1187" w:type="dxa"/>
            <w:tcMar>
              <w:left w:w="70" w:type="dxa"/>
              <w:right w:w="70" w:type="dxa"/>
            </w:tcMar>
            <w:vAlign w:val="center"/>
          </w:tcPr>
          <w:p w14:paraId="66099432">
            <w:pPr>
              <w:keepNext w:val="0"/>
              <w:spacing w:before="20" w:after="20" w:line="260" w:lineRule="exact"/>
              <w:ind w:firstLine="0" w:firstLineChars="0"/>
              <w:jc w:val="center"/>
            </w:pPr>
            <w:r>
              <w:rPr>
                <w:rFonts w:ascii="Times New Roman" w:hAnsi="Times New Roman" w:eastAsia="宋体"/>
                <w:b w:val="0"/>
                <w:sz w:val="18"/>
              </w:rPr>
              <w:t>70.32</w:t>
            </w:r>
          </w:p>
        </w:tc>
        <w:tc>
          <w:tcPr>
            <w:tcW w:w="1187" w:type="dxa"/>
            <w:tcMar>
              <w:left w:w="70" w:type="dxa"/>
              <w:right w:w="70" w:type="dxa"/>
            </w:tcMar>
            <w:vAlign w:val="center"/>
          </w:tcPr>
          <w:p w14:paraId="63F200E7">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17CAADCB">
            <w:pPr>
              <w:keepNext w:val="0"/>
              <w:spacing w:before="20" w:after="20" w:line="260" w:lineRule="exact"/>
              <w:ind w:firstLine="0" w:firstLineChars="0"/>
              <w:jc w:val="center"/>
            </w:pPr>
            <w:r>
              <w:rPr>
                <w:rFonts w:ascii="Times New Roman" w:hAnsi="Times New Roman" w:eastAsia="宋体"/>
                <w:b w:val="0"/>
                <w:sz w:val="18"/>
              </w:rPr>
              <w:t>1</w:t>
            </w:r>
          </w:p>
        </w:tc>
      </w:tr>
      <w:tr w14:paraId="43C479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3612BB9">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21E31EA">
            <w:pPr>
              <w:keepNext w:val="0"/>
              <w:spacing w:before="20" w:after="20" w:line="260" w:lineRule="exact"/>
              <w:ind w:firstLine="0" w:firstLineChars="0"/>
              <w:jc w:val="center"/>
            </w:pPr>
            <w:r>
              <w:rPr>
                <w:rFonts w:ascii="Times New Roman" w:hAnsi="Times New Roman" w:eastAsia="宋体"/>
                <w:b w:val="0"/>
                <w:sz w:val="18"/>
              </w:rPr>
              <w:t>BDZ-00023</w:t>
            </w:r>
          </w:p>
        </w:tc>
        <w:tc>
          <w:tcPr>
            <w:tcW w:w="1187" w:type="dxa"/>
            <w:tcMar>
              <w:left w:w="70" w:type="dxa"/>
              <w:right w:w="70" w:type="dxa"/>
            </w:tcMar>
            <w:vAlign w:val="center"/>
          </w:tcPr>
          <w:p w14:paraId="4786C809">
            <w:pPr>
              <w:keepNext w:val="0"/>
              <w:spacing w:before="20" w:after="20" w:line="260" w:lineRule="exact"/>
              <w:ind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0FD8DFFF">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7C63650">
            <w:pPr>
              <w:keepNext w:val="0"/>
              <w:spacing w:before="20" w:after="20" w:line="260" w:lineRule="exact"/>
              <w:ind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75F40BCA">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64FCE3D">
            <w:pPr>
              <w:keepNext w:val="0"/>
              <w:spacing w:before="20" w:after="20" w:line="260" w:lineRule="exact"/>
              <w:ind w:firstLine="0" w:firstLineChars="0"/>
              <w:jc w:val="center"/>
            </w:pPr>
            <w:r>
              <w:rPr>
                <w:rFonts w:ascii="Times New Roman" w:hAnsi="Times New Roman" w:eastAsia="宋体"/>
                <w:b w:val="0"/>
                <w:sz w:val="18"/>
              </w:rPr>
              <w:t>0</w:t>
            </w:r>
          </w:p>
        </w:tc>
      </w:tr>
      <w:tr w14:paraId="61A159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C2BB7DF">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0D89671">
            <w:pPr>
              <w:keepNext w:val="0"/>
              <w:spacing w:before="20" w:after="20" w:line="260" w:lineRule="exact"/>
              <w:ind w:firstLine="0" w:firstLineChars="0"/>
              <w:jc w:val="center"/>
            </w:pPr>
            <w:r>
              <w:rPr>
                <w:rFonts w:ascii="Times New Roman" w:hAnsi="Times New Roman" w:eastAsia="宋体"/>
                <w:b w:val="0"/>
                <w:sz w:val="18"/>
              </w:rPr>
              <w:t>BDZ-00024</w:t>
            </w:r>
          </w:p>
        </w:tc>
        <w:tc>
          <w:tcPr>
            <w:tcW w:w="1187" w:type="dxa"/>
            <w:tcMar>
              <w:left w:w="70" w:type="dxa"/>
              <w:right w:w="70" w:type="dxa"/>
            </w:tcMar>
            <w:vAlign w:val="center"/>
          </w:tcPr>
          <w:p w14:paraId="37B4B0C8">
            <w:pPr>
              <w:keepNext w:val="0"/>
              <w:spacing w:before="20" w:after="20" w:line="260" w:lineRule="exact"/>
              <w:ind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06D98379">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209EEEA">
            <w:pPr>
              <w:keepNext w:val="0"/>
              <w:spacing w:before="20" w:after="20" w:line="260" w:lineRule="exact"/>
              <w:ind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77C3155F">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8AC7A70">
            <w:pPr>
              <w:keepNext w:val="0"/>
              <w:spacing w:before="20" w:after="20" w:line="260" w:lineRule="exact"/>
              <w:ind w:firstLine="0" w:firstLineChars="0"/>
              <w:jc w:val="center"/>
            </w:pPr>
            <w:r>
              <w:rPr>
                <w:rFonts w:ascii="Times New Roman" w:hAnsi="Times New Roman" w:eastAsia="宋体"/>
                <w:b w:val="0"/>
                <w:sz w:val="18"/>
              </w:rPr>
              <w:t>0</w:t>
            </w:r>
          </w:p>
        </w:tc>
      </w:tr>
      <w:tr w14:paraId="3AEEAB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2BA976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5C6E7F1">
            <w:pPr>
              <w:keepNext w:val="0"/>
              <w:spacing w:before="20" w:after="20" w:line="260" w:lineRule="exact"/>
              <w:ind w:firstLine="0" w:firstLineChars="0"/>
              <w:jc w:val="center"/>
            </w:pPr>
            <w:r>
              <w:rPr>
                <w:rFonts w:ascii="Times New Roman" w:hAnsi="Times New Roman" w:eastAsia="宋体"/>
                <w:b w:val="0"/>
                <w:sz w:val="18"/>
              </w:rPr>
              <w:t>BDZ-00042</w:t>
            </w:r>
          </w:p>
        </w:tc>
        <w:tc>
          <w:tcPr>
            <w:tcW w:w="1187" w:type="dxa"/>
            <w:tcMar>
              <w:left w:w="70" w:type="dxa"/>
              <w:right w:w="70" w:type="dxa"/>
            </w:tcMar>
            <w:vAlign w:val="center"/>
          </w:tcPr>
          <w:p w14:paraId="0659E30B">
            <w:pPr>
              <w:keepNext w:val="0"/>
              <w:spacing w:before="20" w:after="20" w:line="260" w:lineRule="exact"/>
              <w:ind w:firstLine="0" w:firstLineChars="0"/>
              <w:jc w:val="center"/>
            </w:pPr>
            <w:r>
              <w:rPr>
                <w:rFonts w:ascii="Times New Roman" w:hAnsi="Times New Roman" w:eastAsia="宋体"/>
                <w:b w:val="0"/>
                <w:sz w:val="18"/>
              </w:rPr>
              <w:t>84.10</w:t>
            </w:r>
          </w:p>
        </w:tc>
        <w:tc>
          <w:tcPr>
            <w:tcW w:w="1187" w:type="dxa"/>
            <w:tcMar>
              <w:left w:w="70" w:type="dxa"/>
              <w:right w:w="70" w:type="dxa"/>
            </w:tcMar>
            <w:vAlign w:val="center"/>
          </w:tcPr>
          <w:p w14:paraId="57C40018">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CC0FC36">
            <w:pPr>
              <w:keepNext w:val="0"/>
              <w:spacing w:before="20" w:after="20" w:line="260" w:lineRule="exact"/>
              <w:ind w:firstLine="0" w:firstLineChars="0"/>
              <w:jc w:val="center"/>
            </w:pPr>
            <w:r>
              <w:rPr>
                <w:rFonts w:ascii="Times New Roman" w:hAnsi="Times New Roman" w:eastAsia="宋体"/>
                <w:b w:val="0"/>
                <w:sz w:val="18"/>
              </w:rPr>
              <w:t>84.10</w:t>
            </w:r>
          </w:p>
        </w:tc>
        <w:tc>
          <w:tcPr>
            <w:tcW w:w="1187" w:type="dxa"/>
            <w:tcMar>
              <w:left w:w="70" w:type="dxa"/>
              <w:right w:w="70" w:type="dxa"/>
            </w:tcMar>
            <w:vAlign w:val="center"/>
          </w:tcPr>
          <w:p w14:paraId="24AF69B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483E40B">
            <w:pPr>
              <w:keepNext w:val="0"/>
              <w:spacing w:before="20" w:after="20" w:line="260" w:lineRule="exact"/>
              <w:ind w:firstLine="0" w:firstLineChars="0"/>
              <w:jc w:val="center"/>
            </w:pPr>
            <w:r>
              <w:rPr>
                <w:rFonts w:ascii="Times New Roman" w:hAnsi="Times New Roman" w:eastAsia="宋体"/>
                <w:b w:val="0"/>
                <w:sz w:val="18"/>
              </w:rPr>
              <w:t>0</w:t>
            </w:r>
          </w:p>
        </w:tc>
      </w:tr>
      <w:tr w14:paraId="359A56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7D9F565">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A1D3C61">
            <w:pPr>
              <w:keepNext w:val="0"/>
              <w:spacing w:before="20" w:after="20" w:line="260" w:lineRule="exact"/>
              <w:ind w:firstLine="0" w:firstLineChars="0"/>
              <w:jc w:val="center"/>
            </w:pPr>
            <w:r>
              <w:rPr>
                <w:rFonts w:ascii="Times New Roman" w:hAnsi="Times New Roman" w:eastAsia="宋体"/>
                <w:b w:val="0"/>
                <w:sz w:val="18"/>
              </w:rPr>
              <w:t>BDZ-00051</w:t>
            </w:r>
          </w:p>
        </w:tc>
        <w:tc>
          <w:tcPr>
            <w:tcW w:w="1187" w:type="dxa"/>
            <w:tcMar>
              <w:left w:w="70" w:type="dxa"/>
              <w:right w:w="70" w:type="dxa"/>
            </w:tcMar>
            <w:vAlign w:val="center"/>
          </w:tcPr>
          <w:p w14:paraId="785F8133">
            <w:pPr>
              <w:keepNext w:val="0"/>
              <w:spacing w:before="20" w:after="20" w:line="260" w:lineRule="exact"/>
              <w:ind w:firstLine="0" w:firstLineChars="0"/>
              <w:jc w:val="center"/>
            </w:pPr>
            <w:r>
              <w:rPr>
                <w:rFonts w:ascii="Times New Roman" w:hAnsi="Times New Roman" w:eastAsia="宋体"/>
                <w:b w:val="0"/>
                <w:sz w:val="18"/>
              </w:rPr>
              <w:t>63.58</w:t>
            </w:r>
          </w:p>
        </w:tc>
        <w:tc>
          <w:tcPr>
            <w:tcW w:w="1187" w:type="dxa"/>
            <w:tcMar>
              <w:left w:w="70" w:type="dxa"/>
              <w:right w:w="70" w:type="dxa"/>
            </w:tcMar>
            <w:vAlign w:val="center"/>
          </w:tcPr>
          <w:p w14:paraId="3CF0EC6D">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408E72F">
            <w:pPr>
              <w:keepNext w:val="0"/>
              <w:spacing w:before="20" w:after="20" w:line="260" w:lineRule="exact"/>
              <w:ind w:firstLine="0" w:firstLineChars="0"/>
              <w:jc w:val="center"/>
            </w:pPr>
            <w:r>
              <w:rPr>
                <w:rFonts w:ascii="Times New Roman" w:hAnsi="Times New Roman" w:eastAsia="宋体"/>
                <w:b w:val="0"/>
                <w:sz w:val="18"/>
              </w:rPr>
              <w:t>63.58</w:t>
            </w:r>
          </w:p>
        </w:tc>
        <w:tc>
          <w:tcPr>
            <w:tcW w:w="1187" w:type="dxa"/>
            <w:tcMar>
              <w:left w:w="70" w:type="dxa"/>
              <w:right w:w="70" w:type="dxa"/>
            </w:tcMar>
            <w:vAlign w:val="center"/>
          </w:tcPr>
          <w:p w14:paraId="648442CE">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BD120F0">
            <w:pPr>
              <w:keepNext w:val="0"/>
              <w:spacing w:before="20" w:after="20" w:line="260" w:lineRule="exact"/>
              <w:ind w:firstLine="0" w:firstLineChars="0"/>
              <w:jc w:val="center"/>
            </w:pPr>
            <w:r>
              <w:rPr>
                <w:rFonts w:ascii="Times New Roman" w:hAnsi="Times New Roman" w:eastAsia="宋体"/>
                <w:b w:val="0"/>
                <w:sz w:val="18"/>
              </w:rPr>
              <w:t>0</w:t>
            </w:r>
          </w:p>
        </w:tc>
      </w:tr>
      <w:tr w14:paraId="0EC9B5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462DB9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F208CB1">
            <w:pPr>
              <w:keepNext w:val="0"/>
              <w:spacing w:before="20" w:after="20" w:line="260" w:lineRule="exact"/>
              <w:ind w:firstLine="0" w:firstLineChars="0"/>
              <w:jc w:val="center"/>
            </w:pPr>
            <w:r>
              <w:rPr>
                <w:rFonts w:ascii="Times New Roman" w:hAnsi="Times New Roman" w:eastAsia="宋体"/>
                <w:b w:val="0"/>
                <w:sz w:val="18"/>
              </w:rPr>
              <w:t>BDZ-00053</w:t>
            </w:r>
          </w:p>
        </w:tc>
        <w:tc>
          <w:tcPr>
            <w:tcW w:w="1187" w:type="dxa"/>
            <w:tcMar>
              <w:left w:w="70" w:type="dxa"/>
              <w:right w:w="70" w:type="dxa"/>
            </w:tcMar>
            <w:vAlign w:val="center"/>
          </w:tcPr>
          <w:p w14:paraId="7D99A444">
            <w:pPr>
              <w:keepNext w:val="0"/>
              <w:spacing w:before="20" w:after="20" w:line="260" w:lineRule="exact"/>
              <w:ind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0787F0D6">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0EEF92E">
            <w:pPr>
              <w:keepNext w:val="0"/>
              <w:spacing w:before="20" w:after="20" w:line="260" w:lineRule="exact"/>
              <w:ind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69B488D7">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3E86E7B0">
            <w:pPr>
              <w:keepNext w:val="0"/>
              <w:spacing w:before="20" w:after="20" w:line="260" w:lineRule="exact"/>
              <w:ind w:firstLine="0" w:firstLineChars="0"/>
              <w:jc w:val="center"/>
            </w:pPr>
            <w:r>
              <w:rPr>
                <w:rFonts w:ascii="Times New Roman" w:hAnsi="Times New Roman" w:eastAsia="宋体"/>
                <w:b w:val="0"/>
                <w:sz w:val="18"/>
              </w:rPr>
              <w:t>0</w:t>
            </w:r>
          </w:p>
        </w:tc>
      </w:tr>
      <w:tr w14:paraId="425C18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240802">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1E9F10E">
            <w:pPr>
              <w:keepNext w:val="0"/>
              <w:spacing w:before="20" w:after="20" w:line="260" w:lineRule="exact"/>
              <w:ind w:firstLine="0" w:firstLineChars="0"/>
              <w:jc w:val="center"/>
            </w:pPr>
            <w:r>
              <w:rPr>
                <w:rFonts w:ascii="Times New Roman" w:hAnsi="Times New Roman" w:eastAsia="宋体"/>
                <w:b w:val="0"/>
                <w:sz w:val="18"/>
              </w:rPr>
              <w:t>BDZ-00055</w:t>
            </w:r>
          </w:p>
        </w:tc>
        <w:tc>
          <w:tcPr>
            <w:tcW w:w="1187" w:type="dxa"/>
            <w:tcMar>
              <w:left w:w="70" w:type="dxa"/>
              <w:right w:w="70" w:type="dxa"/>
            </w:tcMar>
            <w:vAlign w:val="center"/>
          </w:tcPr>
          <w:p w14:paraId="75DC696F">
            <w:pPr>
              <w:keepNext w:val="0"/>
              <w:spacing w:before="20" w:after="20" w:line="260" w:lineRule="exact"/>
              <w:ind w:firstLine="0" w:firstLineChars="0"/>
              <w:jc w:val="center"/>
            </w:pPr>
            <w:r>
              <w:rPr>
                <w:rFonts w:ascii="Times New Roman" w:hAnsi="Times New Roman" w:eastAsia="宋体"/>
                <w:b w:val="0"/>
                <w:sz w:val="18"/>
              </w:rPr>
              <w:t>46.06</w:t>
            </w:r>
          </w:p>
        </w:tc>
        <w:tc>
          <w:tcPr>
            <w:tcW w:w="1187" w:type="dxa"/>
            <w:tcMar>
              <w:left w:w="70" w:type="dxa"/>
              <w:right w:w="70" w:type="dxa"/>
            </w:tcMar>
            <w:vAlign w:val="center"/>
          </w:tcPr>
          <w:p w14:paraId="4EF1AA3D">
            <w:pPr>
              <w:keepNext w:val="0"/>
              <w:spacing w:before="20" w:after="20" w:line="260" w:lineRule="exact"/>
              <w:ind w:firstLine="0" w:firstLineChars="0"/>
              <w:jc w:val="center"/>
            </w:pPr>
            <w:r>
              <w:rPr>
                <w:rFonts w:ascii="Times New Roman" w:hAnsi="Times New Roman" w:eastAsia="宋体"/>
                <w:b w:val="0"/>
                <w:sz w:val="18"/>
              </w:rPr>
              <w:t>6.81</w:t>
            </w:r>
          </w:p>
        </w:tc>
        <w:tc>
          <w:tcPr>
            <w:tcW w:w="1187" w:type="dxa"/>
            <w:tcMar>
              <w:left w:w="70" w:type="dxa"/>
              <w:right w:w="70" w:type="dxa"/>
            </w:tcMar>
            <w:vAlign w:val="center"/>
          </w:tcPr>
          <w:p w14:paraId="3AE09714">
            <w:pPr>
              <w:keepNext w:val="0"/>
              <w:spacing w:before="20" w:after="20" w:line="260" w:lineRule="exact"/>
              <w:ind w:firstLine="0" w:firstLineChars="0"/>
              <w:jc w:val="center"/>
            </w:pPr>
            <w:r>
              <w:rPr>
                <w:rFonts w:ascii="Times New Roman" w:hAnsi="Times New Roman" w:eastAsia="宋体"/>
                <w:b w:val="0"/>
                <w:sz w:val="18"/>
              </w:rPr>
              <w:t>46.06</w:t>
            </w:r>
          </w:p>
        </w:tc>
        <w:tc>
          <w:tcPr>
            <w:tcW w:w="1187" w:type="dxa"/>
            <w:tcMar>
              <w:left w:w="70" w:type="dxa"/>
              <w:right w:w="70" w:type="dxa"/>
            </w:tcMar>
            <w:vAlign w:val="center"/>
          </w:tcPr>
          <w:p w14:paraId="1A2624C4">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C409A4D">
            <w:pPr>
              <w:keepNext w:val="0"/>
              <w:spacing w:before="20" w:after="20" w:line="260" w:lineRule="exact"/>
              <w:ind w:firstLine="0" w:firstLineChars="0"/>
              <w:jc w:val="center"/>
            </w:pPr>
            <w:r>
              <w:rPr>
                <w:rFonts w:ascii="Times New Roman" w:hAnsi="Times New Roman" w:eastAsia="宋体"/>
                <w:b w:val="0"/>
                <w:sz w:val="18"/>
              </w:rPr>
              <w:t>1</w:t>
            </w:r>
          </w:p>
        </w:tc>
      </w:tr>
      <w:tr w14:paraId="447B89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B101B06">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F8FEB0B">
            <w:pPr>
              <w:keepNext w:val="0"/>
              <w:spacing w:before="20" w:after="20" w:line="260" w:lineRule="exact"/>
              <w:ind w:firstLine="0" w:firstLineChars="0"/>
              <w:jc w:val="center"/>
            </w:pPr>
            <w:r>
              <w:rPr>
                <w:rFonts w:ascii="Times New Roman" w:hAnsi="Times New Roman" w:eastAsia="宋体"/>
                <w:b w:val="0"/>
                <w:sz w:val="18"/>
              </w:rPr>
              <w:t>BDZ-00062</w:t>
            </w:r>
          </w:p>
        </w:tc>
        <w:tc>
          <w:tcPr>
            <w:tcW w:w="1187" w:type="dxa"/>
            <w:tcMar>
              <w:left w:w="70" w:type="dxa"/>
              <w:right w:w="70" w:type="dxa"/>
            </w:tcMar>
            <w:vAlign w:val="center"/>
          </w:tcPr>
          <w:p w14:paraId="2B1E95D0">
            <w:pPr>
              <w:keepNext w:val="0"/>
              <w:spacing w:before="20" w:after="20" w:line="260" w:lineRule="exact"/>
              <w:ind w:firstLine="0" w:firstLineChars="0"/>
              <w:jc w:val="center"/>
            </w:pPr>
            <w:r>
              <w:rPr>
                <w:rFonts w:ascii="Times New Roman" w:hAnsi="Times New Roman" w:eastAsia="宋体"/>
                <w:b w:val="0"/>
                <w:sz w:val="18"/>
              </w:rPr>
              <w:t>56.24</w:t>
            </w:r>
          </w:p>
        </w:tc>
        <w:tc>
          <w:tcPr>
            <w:tcW w:w="1187" w:type="dxa"/>
            <w:tcMar>
              <w:left w:w="70" w:type="dxa"/>
              <w:right w:w="70" w:type="dxa"/>
            </w:tcMar>
            <w:vAlign w:val="center"/>
          </w:tcPr>
          <w:p w14:paraId="3BC81716">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833C587">
            <w:pPr>
              <w:keepNext w:val="0"/>
              <w:spacing w:before="20" w:after="20" w:line="260" w:lineRule="exact"/>
              <w:ind w:firstLine="0" w:firstLineChars="0"/>
              <w:jc w:val="center"/>
            </w:pPr>
            <w:r>
              <w:rPr>
                <w:rFonts w:ascii="Times New Roman" w:hAnsi="Times New Roman" w:eastAsia="宋体"/>
                <w:b w:val="0"/>
                <w:sz w:val="18"/>
              </w:rPr>
              <w:t>56.24</w:t>
            </w:r>
          </w:p>
        </w:tc>
        <w:tc>
          <w:tcPr>
            <w:tcW w:w="1187" w:type="dxa"/>
            <w:tcMar>
              <w:left w:w="70" w:type="dxa"/>
              <w:right w:w="70" w:type="dxa"/>
            </w:tcMar>
            <w:vAlign w:val="center"/>
          </w:tcPr>
          <w:p w14:paraId="38F75801">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E3F18CA">
            <w:pPr>
              <w:keepNext w:val="0"/>
              <w:spacing w:before="20" w:after="20" w:line="260" w:lineRule="exact"/>
              <w:ind w:firstLine="0" w:firstLineChars="0"/>
              <w:jc w:val="center"/>
            </w:pPr>
            <w:r>
              <w:rPr>
                <w:rFonts w:ascii="Times New Roman" w:hAnsi="Times New Roman" w:eastAsia="宋体"/>
                <w:b w:val="0"/>
                <w:sz w:val="18"/>
              </w:rPr>
              <w:t>0</w:t>
            </w:r>
          </w:p>
        </w:tc>
      </w:tr>
      <w:tr w14:paraId="05949E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E2EBA7A">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5B6DA5C">
            <w:pPr>
              <w:keepNext w:val="0"/>
              <w:spacing w:before="20" w:after="20" w:line="260" w:lineRule="exact"/>
              <w:ind w:firstLine="0" w:firstLineChars="0"/>
              <w:jc w:val="center"/>
            </w:pPr>
            <w:r>
              <w:rPr>
                <w:rFonts w:ascii="Times New Roman" w:hAnsi="Times New Roman" w:eastAsia="宋体"/>
                <w:b w:val="0"/>
                <w:sz w:val="18"/>
              </w:rPr>
              <w:t>BDZ-00065</w:t>
            </w:r>
          </w:p>
        </w:tc>
        <w:tc>
          <w:tcPr>
            <w:tcW w:w="1187" w:type="dxa"/>
            <w:tcMar>
              <w:left w:w="70" w:type="dxa"/>
              <w:right w:w="70" w:type="dxa"/>
            </w:tcMar>
            <w:vAlign w:val="center"/>
          </w:tcPr>
          <w:p w14:paraId="7A5FD88C">
            <w:pPr>
              <w:keepNext w:val="0"/>
              <w:spacing w:before="20" w:after="20" w:line="260" w:lineRule="exact"/>
              <w:ind w:firstLine="0" w:firstLineChars="0"/>
              <w:jc w:val="center"/>
            </w:pPr>
            <w:r>
              <w:rPr>
                <w:rFonts w:ascii="Times New Roman" w:hAnsi="Times New Roman" w:eastAsia="宋体"/>
                <w:b w:val="0"/>
                <w:sz w:val="18"/>
              </w:rPr>
              <w:t>83.74</w:t>
            </w:r>
          </w:p>
        </w:tc>
        <w:tc>
          <w:tcPr>
            <w:tcW w:w="1187" w:type="dxa"/>
            <w:tcMar>
              <w:left w:w="70" w:type="dxa"/>
              <w:right w:w="70" w:type="dxa"/>
            </w:tcMar>
            <w:vAlign w:val="center"/>
          </w:tcPr>
          <w:p w14:paraId="6AED4B17">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3B70A30">
            <w:pPr>
              <w:keepNext w:val="0"/>
              <w:spacing w:before="20" w:after="20" w:line="260" w:lineRule="exact"/>
              <w:ind w:firstLine="0" w:firstLineChars="0"/>
              <w:jc w:val="center"/>
            </w:pPr>
            <w:r>
              <w:rPr>
                <w:rFonts w:ascii="Times New Roman" w:hAnsi="Times New Roman" w:eastAsia="宋体"/>
                <w:b w:val="0"/>
                <w:sz w:val="18"/>
              </w:rPr>
              <w:t>83.74</w:t>
            </w:r>
          </w:p>
        </w:tc>
        <w:tc>
          <w:tcPr>
            <w:tcW w:w="1187" w:type="dxa"/>
            <w:tcMar>
              <w:left w:w="70" w:type="dxa"/>
              <w:right w:w="70" w:type="dxa"/>
            </w:tcMar>
            <w:vAlign w:val="center"/>
          </w:tcPr>
          <w:p w14:paraId="26BE7744">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676D897">
            <w:pPr>
              <w:keepNext w:val="0"/>
              <w:spacing w:before="20" w:after="20" w:line="260" w:lineRule="exact"/>
              <w:ind w:firstLine="0" w:firstLineChars="0"/>
              <w:jc w:val="center"/>
            </w:pPr>
            <w:r>
              <w:rPr>
                <w:rFonts w:ascii="Times New Roman" w:hAnsi="Times New Roman" w:eastAsia="宋体"/>
                <w:b w:val="0"/>
                <w:sz w:val="18"/>
              </w:rPr>
              <w:t>0</w:t>
            </w:r>
          </w:p>
        </w:tc>
      </w:tr>
      <w:tr w14:paraId="1F5461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FD8F5FB">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93D93C4">
            <w:pPr>
              <w:keepNext w:val="0"/>
              <w:spacing w:before="20" w:after="20" w:line="260" w:lineRule="exact"/>
              <w:ind w:firstLine="0" w:firstLineChars="0"/>
              <w:jc w:val="center"/>
            </w:pPr>
            <w:r>
              <w:rPr>
                <w:rFonts w:ascii="Times New Roman" w:hAnsi="Times New Roman" w:eastAsia="宋体"/>
                <w:b w:val="0"/>
                <w:sz w:val="18"/>
              </w:rPr>
              <w:t>BDZ-00074</w:t>
            </w:r>
          </w:p>
        </w:tc>
        <w:tc>
          <w:tcPr>
            <w:tcW w:w="1187" w:type="dxa"/>
            <w:tcMar>
              <w:left w:w="70" w:type="dxa"/>
              <w:right w:w="70" w:type="dxa"/>
            </w:tcMar>
            <w:vAlign w:val="center"/>
          </w:tcPr>
          <w:p w14:paraId="615FBA6D">
            <w:pPr>
              <w:keepNext w:val="0"/>
              <w:spacing w:before="20" w:after="20" w:line="260" w:lineRule="exact"/>
              <w:ind w:firstLine="0" w:firstLineChars="0"/>
              <w:jc w:val="center"/>
            </w:pPr>
            <w:r>
              <w:rPr>
                <w:rFonts w:ascii="Times New Roman" w:hAnsi="Times New Roman" w:eastAsia="宋体"/>
                <w:b w:val="0"/>
                <w:sz w:val="18"/>
              </w:rPr>
              <w:t>71.22</w:t>
            </w:r>
          </w:p>
        </w:tc>
        <w:tc>
          <w:tcPr>
            <w:tcW w:w="1187" w:type="dxa"/>
            <w:tcMar>
              <w:left w:w="70" w:type="dxa"/>
              <w:right w:w="70" w:type="dxa"/>
            </w:tcMar>
            <w:vAlign w:val="center"/>
          </w:tcPr>
          <w:p w14:paraId="042C5C2F">
            <w:pPr>
              <w:keepNext w:val="0"/>
              <w:spacing w:before="20" w:after="20" w:line="260" w:lineRule="exact"/>
              <w:ind w:firstLine="0" w:firstLineChars="0"/>
              <w:jc w:val="center"/>
            </w:pPr>
            <w:r>
              <w:rPr>
                <w:rFonts w:ascii="Times New Roman" w:hAnsi="Times New Roman" w:eastAsia="宋体"/>
                <w:b w:val="0"/>
                <w:sz w:val="18"/>
              </w:rPr>
              <w:t>13.31</w:t>
            </w:r>
          </w:p>
        </w:tc>
        <w:tc>
          <w:tcPr>
            <w:tcW w:w="1187" w:type="dxa"/>
            <w:tcMar>
              <w:left w:w="70" w:type="dxa"/>
              <w:right w:w="70" w:type="dxa"/>
            </w:tcMar>
            <w:vAlign w:val="center"/>
          </w:tcPr>
          <w:p w14:paraId="602C881B">
            <w:pPr>
              <w:keepNext w:val="0"/>
              <w:spacing w:before="20" w:after="20" w:line="260" w:lineRule="exact"/>
              <w:ind w:firstLine="0" w:firstLineChars="0"/>
              <w:jc w:val="center"/>
            </w:pPr>
            <w:r>
              <w:rPr>
                <w:rFonts w:ascii="Times New Roman" w:hAnsi="Times New Roman" w:eastAsia="宋体"/>
                <w:b w:val="0"/>
                <w:sz w:val="18"/>
              </w:rPr>
              <w:t>71.22</w:t>
            </w:r>
          </w:p>
        </w:tc>
        <w:tc>
          <w:tcPr>
            <w:tcW w:w="1187" w:type="dxa"/>
            <w:tcMar>
              <w:left w:w="70" w:type="dxa"/>
              <w:right w:w="70" w:type="dxa"/>
            </w:tcMar>
            <w:vAlign w:val="center"/>
          </w:tcPr>
          <w:p w14:paraId="6DD931FD">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44509AF">
            <w:pPr>
              <w:keepNext w:val="0"/>
              <w:spacing w:before="20" w:after="20" w:line="260" w:lineRule="exact"/>
              <w:ind w:firstLine="0" w:firstLineChars="0"/>
              <w:jc w:val="center"/>
            </w:pPr>
            <w:r>
              <w:rPr>
                <w:rFonts w:ascii="Times New Roman" w:hAnsi="Times New Roman" w:eastAsia="宋体"/>
                <w:b w:val="0"/>
                <w:sz w:val="18"/>
              </w:rPr>
              <w:t>2</w:t>
            </w:r>
          </w:p>
        </w:tc>
      </w:tr>
      <w:tr w14:paraId="43B149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C85EEE5">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8D6B5C8">
            <w:pPr>
              <w:keepNext w:val="0"/>
              <w:spacing w:before="20" w:after="20" w:line="260" w:lineRule="exact"/>
              <w:ind w:firstLine="0" w:firstLineChars="0"/>
              <w:jc w:val="center"/>
            </w:pPr>
            <w:r>
              <w:rPr>
                <w:rFonts w:ascii="Times New Roman" w:hAnsi="Times New Roman" w:eastAsia="宋体"/>
                <w:b w:val="0"/>
                <w:sz w:val="18"/>
              </w:rPr>
              <w:t>BDZ-00076</w:t>
            </w:r>
          </w:p>
        </w:tc>
        <w:tc>
          <w:tcPr>
            <w:tcW w:w="1187" w:type="dxa"/>
            <w:tcMar>
              <w:left w:w="70" w:type="dxa"/>
              <w:right w:w="70" w:type="dxa"/>
            </w:tcMar>
            <w:vAlign w:val="center"/>
          </w:tcPr>
          <w:p w14:paraId="3FB8B192">
            <w:pPr>
              <w:keepNext w:val="0"/>
              <w:spacing w:before="20" w:after="20" w:line="260" w:lineRule="exact"/>
              <w:ind w:firstLine="0" w:firstLineChars="0"/>
              <w:jc w:val="center"/>
            </w:pPr>
            <w:r>
              <w:rPr>
                <w:rFonts w:ascii="Times New Roman" w:hAnsi="Times New Roman" w:eastAsia="宋体"/>
                <w:b w:val="0"/>
                <w:sz w:val="18"/>
              </w:rPr>
              <w:t>31.83</w:t>
            </w:r>
          </w:p>
        </w:tc>
        <w:tc>
          <w:tcPr>
            <w:tcW w:w="1187" w:type="dxa"/>
            <w:tcMar>
              <w:left w:w="70" w:type="dxa"/>
              <w:right w:w="70" w:type="dxa"/>
            </w:tcMar>
            <w:vAlign w:val="center"/>
          </w:tcPr>
          <w:p w14:paraId="6FB3B2D9">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82CECEA">
            <w:pPr>
              <w:keepNext w:val="0"/>
              <w:spacing w:before="20" w:after="20" w:line="260" w:lineRule="exact"/>
              <w:ind w:firstLine="0" w:firstLineChars="0"/>
              <w:jc w:val="center"/>
            </w:pPr>
            <w:r>
              <w:rPr>
                <w:rFonts w:ascii="Times New Roman" w:hAnsi="Times New Roman" w:eastAsia="宋体"/>
                <w:b w:val="0"/>
                <w:sz w:val="18"/>
              </w:rPr>
              <w:t>31.83</w:t>
            </w:r>
          </w:p>
        </w:tc>
        <w:tc>
          <w:tcPr>
            <w:tcW w:w="1187" w:type="dxa"/>
            <w:tcMar>
              <w:left w:w="70" w:type="dxa"/>
              <w:right w:w="70" w:type="dxa"/>
            </w:tcMar>
            <w:vAlign w:val="center"/>
          </w:tcPr>
          <w:p w14:paraId="0D6FCBB2">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544BDD5">
            <w:pPr>
              <w:keepNext w:val="0"/>
              <w:spacing w:before="20" w:after="20" w:line="260" w:lineRule="exact"/>
              <w:ind w:firstLine="0" w:firstLineChars="0"/>
              <w:jc w:val="center"/>
            </w:pPr>
            <w:r>
              <w:rPr>
                <w:rFonts w:ascii="Times New Roman" w:hAnsi="Times New Roman" w:eastAsia="宋体"/>
                <w:b w:val="0"/>
                <w:sz w:val="18"/>
              </w:rPr>
              <w:t>0</w:t>
            </w:r>
          </w:p>
        </w:tc>
      </w:tr>
      <w:tr w14:paraId="421007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4CF6AD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6427422">
            <w:pPr>
              <w:keepNext w:val="0"/>
              <w:spacing w:before="20" w:after="20" w:line="260" w:lineRule="exact"/>
              <w:ind w:firstLine="0" w:firstLineChars="0"/>
              <w:jc w:val="center"/>
            </w:pPr>
            <w:r>
              <w:rPr>
                <w:rFonts w:ascii="Times New Roman" w:hAnsi="Times New Roman" w:eastAsia="宋体"/>
                <w:b w:val="0"/>
                <w:sz w:val="18"/>
              </w:rPr>
              <w:t>BDZ-00092</w:t>
            </w:r>
          </w:p>
        </w:tc>
        <w:tc>
          <w:tcPr>
            <w:tcW w:w="1187" w:type="dxa"/>
            <w:tcMar>
              <w:left w:w="70" w:type="dxa"/>
              <w:right w:w="70" w:type="dxa"/>
            </w:tcMar>
            <w:vAlign w:val="center"/>
          </w:tcPr>
          <w:p w14:paraId="1A844C4B">
            <w:pPr>
              <w:keepNext w:val="0"/>
              <w:spacing w:before="20" w:after="20" w:line="260" w:lineRule="exact"/>
              <w:ind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65E571F6">
            <w:pPr>
              <w:keepNext w:val="0"/>
              <w:spacing w:before="20" w:after="20" w:line="260" w:lineRule="exact"/>
              <w:ind w:firstLine="0" w:firstLineChars="0"/>
              <w:jc w:val="center"/>
            </w:pPr>
            <w:r>
              <w:rPr>
                <w:rFonts w:ascii="Times New Roman" w:hAnsi="Times New Roman" w:eastAsia="宋体"/>
                <w:b w:val="0"/>
                <w:sz w:val="18"/>
              </w:rPr>
              <w:t>7.08</w:t>
            </w:r>
          </w:p>
        </w:tc>
        <w:tc>
          <w:tcPr>
            <w:tcW w:w="1187" w:type="dxa"/>
            <w:tcMar>
              <w:left w:w="70" w:type="dxa"/>
              <w:right w:w="70" w:type="dxa"/>
            </w:tcMar>
            <w:vAlign w:val="center"/>
          </w:tcPr>
          <w:p w14:paraId="36CFE0F9">
            <w:pPr>
              <w:keepNext w:val="0"/>
              <w:spacing w:before="20" w:after="20" w:line="260" w:lineRule="exact"/>
              <w:ind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7E7C2F3C">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50BA5682">
            <w:pPr>
              <w:keepNext w:val="0"/>
              <w:spacing w:before="20" w:after="20" w:line="260" w:lineRule="exact"/>
              <w:ind w:firstLine="0" w:firstLineChars="0"/>
              <w:jc w:val="center"/>
            </w:pPr>
            <w:r>
              <w:rPr>
                <w:rFonts w:ascii="Times New Roman" w:hAnsi="Times New Roman" w:eastAsia="宋体"/>
                <w:b w:val="0"/>
                <w:sz w:val="18"/>
              </w:rPr>
              <w:t>2</w:t>
            </w:r>
          </w:p>
        </w:tc>
      </w:tr>
      <w:tr w14:paraId="4DFF57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E7DED84">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409DA50">
            <w:pPr>
              <w:keepNext w:val="0"/>
              <w:spacing w:before="20" w:after="20" w:line="260" w:lineRule="exact"/>
              <w:ind w:firstLine="0" w:firstLineChars="0"/>
              <w:jc w:val="center"/>
            </w:pPr>
            <w:r>
              <w:rPr>
                <w:rFonts w:ascii="Times New Roman" w:hAnsi="Times New Roman" w:eastAsia="宋体"/>
                <w:b w:val="0"/>
                <w:sz w:val="18"/>
              </w:rPr>
              <w:t>BDZ-00094</w:t>
            </w:r>
          </w:p>
        </w:tc>
        <w:tc>
          <w:tcPr>
            <w:tcW w:w="1187" w:type="dxa"/>
            <w:tcMar>
              <w:left w:w="70" w:type="dxa"/>
              <w:right w:w="70" w:type="dxa"/>
            </w:tcMar>
            <w:vAlign w:val="center"/>
          </w:tcPr>
          <w:p w14:paraId="0604C71B">
            <w:pPr>
              <w:keepNext w:val="0"/>
              <w:spacing w:before="20" w:after="20" w:line="260" w:lineRule="exact"/>
              <w:ind w:firstLine="0" w:firstLineChars="0"/>
              <w:jc w:val="center"/>
            </w:pPr>
            <w:r>
              <w:rPr>
                <w:rFonts w:ascii="Times New Roman" w:hAnsi="Times New Roman" w:eastAsia="宋体"/>
                <w:b w:val="0"/>
                <w:sz w:val="18"/>
              </w:rPr>
              <w:t>64.92</w:t>
            </w:r>
          </w:p>
        </w:tc>
        <w:tc>
          <w:tcPr>
            <w:tcW w:w="1187" w:type="dxa"/>
            <w:tcMar>
              <w:left w:w="70" w:type="dxa"/>
              <w:right w:w="70" w:type="dxa"/>
            </w:tcMar>
            <w:vAlign w:val="center"/>
          </w:tcPr>
          <w:p w14:paraId="71D28AC7">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4F13188">
            <w:pPr>
              <w:keepNext w:val="0"/>
              <w:spacing w:before="20" w:after="20" w:line="260" w:lineRule="exact"/>
              <w:ind w:firstLine="0" w:firstLineChars="0"/>
              <w:jc w:val="center"/>
            </w:pPr>
            <w:r>
              <w:rPr>
                <w:rFonts w:ascii="Times New Roman" w:hAnsi="Times New Roman" w:eastAsia="宋体"/>
                <w:b w:val="0"/>
                <w:sz w:val="18"/>
              </w:rPr>
              <w:t>64.92</w:t>
            </w:r>
          </w:p>
        </w:tc>
        <w:tc>
          <w:tcPr>
            <w:tcW w:w="1187" w:type="dxa"/>
            <w:tcMar>
              <w:left w:w="70" w:type="dxa"/>
              <w:right w:w="70" w:type="dxa"/>
            </w:tcMar>
            <w:vAlign w:val="center"/>
          </w:tcPr>
          <w:p w14:paraId="3274A865">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71A1F45E">
            <w:pPr>
              <w:keepNext w:val="0"/>
              <w:spacing w:before="20" w:after="20" w:line="260" w:lineRule="exact"/>
              <w:ind w:firstLine="0" w:firstLineChars="0"/>
              <w:jc w:val="center"/>
            </w:pPr>
            <w:r>
              <w:rPr>
                <w:rFonts w:ascii="Times New Roman" w:hAnsi="Times New Roman" w:eastAsia="宋体"/>
                <w:b w:val="0"/>
                <w:sz w:val="18"/>
              </w:rPr>
              <w:t>0</w:t>
            </w:r>
          </w:p>
        </w:tc>
      </w:tr>
      <w:tr w14:paraId="1CF2D6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0CDE4F3">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66876FF">
            <w:pPr>
              <w:keepNext w:val="0"/>
              <w:spacing w:before="20" w:after="20" w:line="260" w:lineRule="exact"/>
              <w:ind w:firstLine="0" w:firstLineChars="0"/>
              <w:jc w:val="center"/>
            </w:pPr>
            <w:r>
              <w:rPr>
                <w:rFonts w:ascii="Times New Roman" w:hAnsi="Times New Roman" w:eastAsia="宋体"/>
                <w:b w:val="0"/>
                <w:sz w:val="18"/>
              </w:rPr>
              <w:t>BDZ-00103</w:t>
            </w:r>
          </w:p>
        </w:tc>
        <w:tc>
          <w:tcPr>
            <w:tcW w:w="1187" w:type="dxa"/>
            <w:tcMar>
              <w:left w:w="70" w:type="dxa"/>
              <w:right w:w="70" w:type="dxa"/>
            </w:tcMar>
            <w:vAlign w:val="center"/>
          </w:tcPr>
          <w:p w14:paraId="3D0B903F">
            <w:pPr>
              <w:keepNext w:val="0"/>
              <w:spacing w:before="20" w:after="20" w:line="260" w:lineRule="exact"/>
              <w:ind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439713FC">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1DB1CA5">
            <w:pPr>
              <w:keepNext w:val="0"/>
              <w:spacing w:before="20" w:after="20" w:line="260" w:lineRule="exact"/>
              <w:ind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4564F7C8">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13D7D84">
            <w:pPr>
              <w:keepNext w:val="0"/>
              <w:spacing w:before="20" w:after="20" w:line="260" w:lineRule="exact"/>
              <w:ind w:firstLine="0" w:firstLineChars="0"/>
              <w:jc w:val="center"/>
            </w:pPr>
            <w:r>
              <w:rPr>
                <w:rFonts w:ascii="Times New Roman" w:hAnsi="Times New Roman" w:eastAsia="宋体"/>
                <w:b w:val="0"/>
                <w:sz w:val="18"/>
              </w:rPr>
              <w:t>0</w:t>
            </w:r>
          </w:p>
        </w:tc>
      </w:tr>
      <w:tr w14:paraId="79C119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91FA31">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604DCB6">
            <w:pPr>
              <w:keepNext w:val="0"/>
              <w:spacing w:before="20" w:after="20" w:line="260" w:lineRule="exact"/>
              <w:ind w:firstLine="0" w:firstLineChars="0"/>
              <w:jc w:val="center"/>
            </w:pPr>
            <w:r>
              <w:rPr>
                <w:rFonts w:ascii="Times New Roman" w:hAnsi="Times New Roman" w:eastAsia="宋体"/>
                <w:b w:val="0"/>
                <w:sz w:val="18"/>
              </w:rPr>
              <w:t>BDZ-00106</w:t>
            </w:r>
          </w:p>
        </w:tc>
        <w:tc>
          <w:tcPr>
            <w:tcW w:w="1187" w:type="dxa"/>
            <w:tcMar>
              <w:left w:w="70" w:type="dxa"/>
              <w:right w:w="70" w:type="dxa"/>
            </w:tcMar>
            <w:vAlign w:val="center"/>
          </w:tcPr>
          <w:p w14:paraId="79A7676A">
            <w:pPr>
              <w:keepNext w:val="0"/>
              <w:spacing w:before="20" w:after="20" w:line="260" w:lineRule="exact"/>
              <w:ind w:firstLine="0" w:firstLineChars="0"/>
              <w:jc w:val="center"/>
            </w:pPr>
            <w:r>
              <w:rPr>
                <w:rFonts w:ascii="Times New Roman" w:hAnsi="Times New Roman" w:eastAsia="宋体"/>
                <w:b w:val="0"/>
                <w:sz w:val="18"/>
              </w:rPr>
              <w:t>5.80</w:t>
            </w:r>
          </w:p>
        </w:tc>
        <w:tc>
          <w:tcPr>
            <w:tcW w:w="1187" w:type="dxa"/>
            <w:tcMar>
              <w:left w:w="70" w:type="dxa"/>
              <w:right w:w="70" w:type="dxa"/>
            </w:tcMar>
            <w:vAlign w:val="center"/>
          </w:tcPr>
          <w:p w14:paraId="3A1FB3CB">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C90EE2D">
            <w:pPr>
              <w:keepNext w:val="0"/>
              <w:spacing w:before="20" w:after="20" w:line="260" w:lineRule="exact"/>
              <w:ind w:firstLine="0" w:firstLineChars="0"/>
              <w:jc w:val="center"/>
            </w:pPr>
            <w:r>
              <w:rPr>
                <w:rFonts w:ascii="Times New Roman" w:hAnsi="Times New Roman" w:eastAsia="宋体"/>
                <w:b w:val="0"/>
                <w:sz w:val="18"/>
              </w:rPr>
              <w:t>5.80</w:t>
            </w:r>
          </w:p>
        </w:tc>
        <w:tc>
          <w:tcPr>
            <w:tcW w:w="1187" w:type="dxa"/>
            <w:tcMar>
              <w:left w:w="70" w:type="dxa"/>
              <w:right w:w="70" w:type="dxa"/>
            </w:tcMar>
            <w:vAlign w:val="center"/>
          </w:tcPr>
          <w:p w14:paraId="619E0D75">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46B8677B">
            <w:pPr>
              <w:keepNext w:val="0"/>
              <w:spacing w:before="20" w:after="20" w:line="260" w:lineRule="exact"/>
              <w:ind w:firstLine="0" w:firstLineChars="0"/>
              <w:jc w:val="center"/>
            </w:pPr>
            <w:r>
              <w:rPr>
                <w:rFonts w:ascii="Times New Roman" w:hAnsi="Times New Roman" w:eastAsia="宋体"/>
                <w:b w:val="0"/>
                <w:sz w:val="18"/>
              </w:rPr>
              <w:t>0</w:t>
            </w:r>
          </w:p>
        </w:tc>
      </w:tr>
      <w:tr w14:paraId="5CCAD5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E7A9DEE">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AC1F9B9">
            <w:pPr>
              <w:keepNext w:val="0"/>
              <w:spacing w:before="20" w:after="20" w:line="260" w:lineRule="exact"/>
              <w:ind w:firstLine="0" w:firstLineChars="0"/>
              <w:jc w:val="center"/>
            </w:pPr>
            <w:r>
              <w:rPr>
                <w:rFonts w:ascii="Times New Roman" w:hAnsi="Times New Roman" w:eastAsia="宋体"/>
                <w:b w:val="0"/>
                <w:sz w:val="18"/>
              </w:rPr>
              <w:t>BDZ-00110</w:t>
            </w:r>
          </w:p>
        </w:tc>
        <w:tc>
          <w:tcPr>
            <w:tcW w:w="1187" w:type="dxa"/>
            <w:tcMar>
              <w:left w:w="70" w:type="dxa"/>
              <w:right w:w="70" w:type="dxa"/>
            </w:tcMar>
            <w:vAlign w:val="center"/>
          </w:tcPr>
          <w:p w14:paraId="148D9796">
            <w:pPr>
              <w:keepNext w:val="0"/>
              <w:spacing w:before="20" w:after="20" w:line="260" w:lineRule="exact"/>
              <w:ind w:firstLine="0" w:firstLineChars="0"/>
              <w:jc w:val="center"/>
            </w:pPr>
            <w:r>
              <w:rPr>
                <w:rFonts w:ascii="Times New Roman" w:hAnsi="Times New Roman" w:eastAsia="宋体"/>
                <w:b w:val="0"/>
                <w:sz w:val="18"/>
              </w:rPr>
              <w:t>38.35</w:t>
            </w:r>
          </w:p>
        </w:tc>
        <w:tc>
          <w:tcPr>
            <w:tcW w:w="1187" w:type="dxa"/>
            <w:tcMar>
              <w:left w:w="70" w:type="dxa"/>
              <w:right w:w="70" w:type="dxa"/>
            </w:tcMar>
            <w:vAlign w:val="center"/>
          </w:tcPr>
          <w:p w14:paraId="027C5E96">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662BAFA">
            <w:pPr>
              <w:keepNext w:val="0"/>
              <w:spacing w:before="20" w:after="20" w:line="260" w:lineRule="exact"/>
              <w:ind w:firstLine="0" w:firstLineChars="0"/>
              <w:jc w:val="center"/>
            </w:pPr>
            <w:r>
              <w:rPr>
                <w:rFonts w:ascii="Times New Roman" w:hAnsi="Times New Roman" w:eastAsia="宋体"/>
                <w:b w:val="0"/>
                <w:sz w:val="18"/>
              </w:rPr>
              <w:t>38.35</w:t>
            </w:r>
          </w:p>
        </w:tc>
        <w:tc>
          <w:tcPr>
            <w:tcW w:w="1187" w:type="dxa"/>
            <w:tcMar>
              <w:left w:w="70" w:type="dxa"/>
              <w:right w:w="70" w:type="dxa"/>
            </w:tcMar>
            <w:vAlign w:val="center"/>
          </w:tcPr>
          <w:p w14:paraId="29B77818">
            <w:pPr>
              <w:keepNext w:val="0"/>
              <w:spacing w:before="20" w:after="20" w:line="260" w:lineRule="exact"/>
              <w:ind w:firstLine="0" w:firstLineChars="0"/>
              <w:jc w:val="center"/>
            </w:pPr>
            <w:r>
              <w:rPr>
                <w:rFonts w:ascii="Times New Roman" w:hAnsi="Times New Roman" w:eastAsia="宋体"/>
                <w:b w:val="0"/>
                <w:sz w:val="18"/>
              </w:rPr>
              <w:t>5</w:t>
            </w:r>
          </w:p>
        </w:tc>
        <w:tc>
          <w:tcPr>
            <w:tcW w:w="1187" w:type="dxa"/>
            <w:tcMar>
              <w:left w:w="70" w:type="dxa"/>
              <w:right w:w="70" w:type="dxa"/>
            </w:tcMar>
            <w:vAlign w:val="center"/>
          </w:tcPr>
          <w:p w14:paraId="43C72B1A">
            <w:pPr>
              <w:keepNext w:val="0"/>
              <w:spacing w:before="20" w:after="20" w:line="260" w:lineRule="exact"/>
              <w:ind w:firstLine="0" w:firstLineChars="0"/>
              <w:jc w:val="center"/>
            </w:pPr>
            <w:r>
              <w:rPr>
                <w:rFonts w:ascii="Times New Roman" w:hAnsi="Times New Roman" w:eastAsia="宋体"/>
                <w:b w:val="0"/>
                <w:sz w:val="18"/>
              </w:rPr>
              <w:t>0</w:t>
            </w:r>
          </w:p>
        </w:tc>
      </w:tr>
      <w:tr w14:paraId="01B4BB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1CEBE35">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40471A3">
            <w:pPr>
              <w:keepNext w:val="0"/>
              <w:spacing w:before="20" w:after="20" w:line="260" w:lineRule="exact"/>
              <w:ind w:firstLine="0" w:firstLineChars="0"/>
              <w:jc w:val="center"/>
            </w:pPr>
            <w:r>
              <w:rPr>
                <w:rFonts w:ascii="Times New Roman" w:hAnsi="Times New Roman" w:eastAsia="宋体"/>
                <w:b w:val="0"/>
                <w:sz w:val="18"/>
              </w:rPr>
              <w:t>BDZ-00114</w:t>
            </w:r>
          </w:p>
        </w:tc>
        <w:tc>
          <w:tcPr>
            <w:tcW w:w="1187" w:type="dxa"/>
            <w:tcMar>
              <w:left w:w="70" w:type="dxa"/>
              <w:right w:w="70" w:type="dxa"/>
            </w:tcMar>
            <w:vAlign w:val="center"/>
          </w:tcPr>
          <w:p w14:paraId="61AD4595">
            <w:pPr>
              <w:keepNext w:val="0"/>
              <w:spacing w:before="20" w:after="20" w:line="260" w:lineRule="exact"/>
              <w:ind w:firstLine="0" w:firstLineChars="0"/>
              <w:jc w:val="center"/>
            </w:pPr>
            <w:r>
              <w:rPr>
                <w:rFonts w:ascii="Times New Roman" w:hAnsi="Times New Roman" w:eastAsia="宋体"/>
                <w:b w:val="0"/>
                <w:sz w:val="18"/>
              </w:rPr>
              <w:t>110.02</w:t>
            </w:r>
          </w:p>
        </w:tc>
        <w:tc>
          <w:tcPr>
            <w:tcW w:w="1187" w:type="dxa"/>
            <w:tcMar>
              <w:left w:w="70" w:type="dxa"/>
              <w:right w:w="70" w:type="dxa"/>
            </w:tcMar>
            <w:vAlign w:val="center"/>
          </w:tcPr>
          <w:p w14:paraId="24E451F9">
            <w:pPr>
              <w:keepNext w:val="0"/>
              <w:spacing w:before="20" w:after="20" w:line="260" w:lineRule="exact"/>
              <w:ind w:firstLine="0" w:firstLineChars="0"/>
              <w:jc w:val="center"/>
            </w:pPr>
            <w:r>
              <w:rPr>
                <w:rFonts w:ascii="Times New Roman" w:hAnsi="Times New Roman" w:eastAsia="宋体"/>
                <w:b w:val="0"/>
                <w:sz w:val="18"/>
              </w:rPr>
              <w:t>10.95</w:t>
            </w:r>
          </w:p>
        </w:tc>
        <w:tc>
          <w:tcPr>
            <w:tcW w:w="1187" w:type="dxa"/>
            <w:tcMar>
              <w:left w:w="70" w:type="dxa"/>
              <w:right w:w="70" w:type="dxa"/>
            </w:tcMar>
            <w:vAlign w:val="center"/>
          </w:tcPr>
          <w:p w14:paraId="03B60E75">
            <w:pPr>
              <w:keepNext w:val="0"/>
              <w:spacing w:before="20" w:after="20" w:line="260" w:lineRule="exact"/>
              <w:ind w:firstLine="0" w:firstLineChars="0"/>
              <w:jc w:val="center"/>
            </w:pPr>
            <w:r>
              <w:rPr>
                <w:rFonts w:ascii="Times New Roman" w:hAnsi="Times New Roman" w:eastAsia="宋体"/>
                <w:b w:val="0"/>
                <w:sz w:val="18"/>
              </w:rPr>
              <w:t>110.02</w:t>
            </w:r>
          </w:p>
        </w:tc>
        <w:tc>
          <w:tcPr>
            <w:tcW w:w="1187" w:type="dxa"/>
            <w:tcMar>
              <w:left w:w="70" w:type="dxa"/>
              <w:right w:w="70" w:type="dxa"/>
            </w:tcMar>
            <w:vAlign w:val="center"/>
          </w:tcPr>
          <w:p w14:paraId="4C9E6D76">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64719524">
            <w:pPr>
              <w:keepNext w:val="0"/>
              <w:spacing w:before="20" w:after="20" w:line="260" w:lineRule="exact"/>
              <w:ind w:firstLine="0" w:firstLineChars="0"/>
              <w:jc w:val="center"/>
            </w:pPr>
            <w:r>
              <w:rPr>
                <w:rFonts w:ascii="Times New Roman" w:hAnsi="Times New Roman" w:eastAsia="宋体"/>
                <w:b w:val="0"/>
                <w:sz w:val="18"/>
              </w:rPr>
              <w:t>1</w:t>
            </w:r>
          </w:p>
        </w:tc>
      </w:tr>
      <w:tr w14:paraId="06AAD7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471894">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FDAAEA1">
            <w:pPr>
              <w:keepNext w:val="0"/>
              <w:spacing w:before="20" w:after="20" w:line="260" w:lineRule="exact"/>
              <w:ind w:firstLine="0" w:firstLineChars="0"/>
              <w:jc w:val="center"/>
            </w:pPr>
            <w:r>
              <w:rPr>
                <w:rFonts w:ascii="Times New Roman" w:hAnsi="Times New Roman" w:eastAsia="宋体"/>
                <w:b w:val="0"/>
                <w:sz w:val="18"/>
              </w:rPr>
              <w:t>BDZ-00115</w:t>
            </w:r>
          </w:p>
        </w:tc>
        <w:tc>
          <w:tcPr>
            <w:tcW w:w="1187" w:type="dxa"/>
            <w:tcMar>
              <w:left w:w="70" w:type="dxa"/>
              <w:right w:w="70" w:type="dxa"/>
            </w:tcMar>
            <w:vAlign w:val="center"/>
          </w:tcPr>
          <w:p w14:paraId="446BF5D4">
            <w:pPr>
              <w:keepNext w:val="0"/>
              <w:spacing w:before="20" w:after="20" w:line="260" w:lineRule="exact"/>
              <w:ind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59DE0933">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1122962">
            <w:pPr>
              <w:keepNext w:val="0"/>
              <w:spacing w:before="20" w:after="20" w:line="260" w:lineRule="exact"/>
              <w:ind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7FCB6170">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CD506AC">
            <w:pPr>
              <w:keepNext w:val="0"/>
              <w:spacing w:before="20" w:after="20" w:line="260" w:lineRule="exact"/>
              <w:ind w:firstLine="0" w:firstLineChars="0"/>
              <w:jc w:val="center"/>
            </w:pPr>
            <w:r>
              <w:rPr>
                <w:rFonts w:ascii="Times New Roman" w:hAnsi="Times New Roman" w:eastAsia="宋体"/>
                <w:b w:val="0"/>
                <w:sz w:val="18"/>
              </w:rPr>
              <w:t>0</w:t>
            </w:r>
          </w:p>
        </w:tc>
      </w:tr>
      <w:tr w14:paraId="34E846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A15143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1BE6F10">
            <w:pPr>
              <w:keepNext w:val="0"/>
              <w:spacing w:before="20" w:after="20" w:line="260" w:lineRule="exact"/>
              <w:ind w:firstLine="0" w:firstLineChars="0"/>
              <w:jc w:val="center"/>
            </w:pPr>
            <w:r>
              <w:rPr>
                <w:rFonts w:ascii="Times New Roman" w:hAnsi="Times New Roman" w:eastAsia="宋体"/>
                <w:b w:val="0"/>
                <w:sz w:val="18"/>
              </w:rPr>
              <w:t>BDZ-00139</w:t>
            </w:r>
          </w:p>
        </w:tc>
        <w:tc>
          <w:tcPr>
            <w:tcW w:w="1187" w:type="dxa"/>
            <w:tcMar>
              <w:left w:w="70" w:type="dxa"/>
              <w:right w:w="70" w:type="dxa"/>
            </w:tcMar>
            <w:vAlign w:val="center"/>
          </w:tcPr>
          <w:p w14:paraId="5B366AD1">
            <w:pPr>
              <w:keepNext w:val="0"/>
              <w:spacing w:before="20" w:after="20" w:line="260" w:lineRule="exact"/>
              <w:ind w:firstLine="0" w:firstLineChars="0"/>
              <w:jc w:val="center"/>
            </w:pPr>
            <w:r>
              <w:rPr>
                <w:rFonts w:ascii="Times New Roman" w:hAnsi="Times New Roman" w:eastAsia="宋体"/>
                <w:b w:val="0"/>
                <w:sz w:val="18"/>
              </w:rPr>
              <w:t>92.95</w:t>
            </w:r>
          </w:p>
        </w:tc>
        <w:tc>
          <w:tcPr>
            <w:tcW w:w="1187" w:type="dxa"/>
            <w:tcMar>
              <w:left w:w="70" w:type="dxa"/>
              <w:right w:w="70" w:type="dxa"/>
            </w:tcMar>
            <w:vAlign w:val="center"/>
          </w:tcPr>
          <w:p w14:paraId="0C25DB22">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BE689F6">
            <w:pPr>
              <w:keepNext w:val="0"/>
              <w:spacing w:before="20" w:after="20" w:line="260" w:lineRule="exact"/>
              <w:ind w:firstLine="0" w:firstLineChars="0"/>
              <w:jc w:val="center"/>
            </w:pPr>
            <w:r>
              <w:rPr>
                <w:rFonts w:ascii="Times New Roman" w:hAnsi="Times New Roman" w:eastAsia="宋体"/>
                <w:b w:val="0"/>
                <w:sz w:val="18"/>
              </w:rPr>
              <w:t>92.95</w:t>
            </w:r>
          </w:p>
        </w:tc>
        <w:tc>
          <w:tcPr>
            <w:tcW w:w="1187" w:type="dxa"/>
            <w:tcMar>
              <w:left w:w="70" w:type="dxa"/>
              <w:right w:w="70" w:type="dxa"/>
            </w:tcMar>
            <w:vAlign w:val="center"/>
          </w:tcPr>
          <w:p w14:paraId="29420154">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3EEF6DF7">
            <w:pPr>
              <w:keepNext w:val="0"/>
              <w:spacing w:before="20" w:after="20" w:line="260" w:lineRule="exact"/>
              <w:ind w:firstLine="0" w:firstLineChars="0"/>
              <w:jc w:val="center"/>
            </w:pPr>
            <w:r>
              <w:rPr>
                <w:rFonts w:ascii="Times New Roman" w:hAnsi="Times New Roman" w:eastAsia="宋体"/>
                <w:b w:val="0"/>
                <w:sz w:val="18"/>
              </w:rPr>
              <w:t>0</w:t>
            </w:r>
          </w:p>
        </w:tc>
      </w:tr>
      <w:tr w14:paraId="64F507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B51584C">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EE9F724">
            <w:pPr>
              <w:keepNext w:val="0"/>
              <w:spacing w:before="20" w:after="20" w:line="260" w:lineRule="exact"/>
              <w:ind w:firstLine="0" w:firstLineChars="0"/>
              <w:jc w:val="center"/>
            </w:pPr>
            <w:r>
              <w:rPr>
                <w:rFonts w:ascii="Times New Roman" w:hAnsi="Times New Roman" w:eastAsia="宋体"/>
                <w:b w:val="0"/>
                <w:sz w:val="18"/>
              </w:rPr>
              <w:t>BDZ-00148</w:t>
            </w:r>
          </w:p>
        </w:tc>
        <w:tc>
          <w:tcPr>
            <w:tcW w:w="1187" w:type="dxa"/>
            <w:tcMar>
              <w:left w:w="70" w:type="dxa"/>
              <w:right w:w="70" w:type="dxa"/>
            </w:tcMar>
            <w:vAlign w:val="center"/>
          </w:tcPr>
          <w:p w14:paraId="13CF347A">
            <w:pPr>
              <w:keepNext w:val="0"/>
              <w:spacing w:before="20" w:after="20" w:line="260" w:lineRule="exact"/>
              <w:ind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6D7C1B57">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0417D2D">
            <w:pPr>
              <w:keepNext w:val="0"/>
              <w:spacing w:before="20" w:after="20" w:line="260" w:lineRule="exact"/>
              <w:ind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638C8F00">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4FE8B5FC">
            <w:pPr>
              <w:keepNext w:val="0"/>
              <w:spacing w:before="20" w:after="20" w:line="260" w:lineRule="exact"/>
              <w:ind w:firstLine="0" w:firstLineChars="0"/>
              <w:jc w:val="center"/>
            </w:pPr>
            <w:r>
              <w:rPr>
                <w:rFonts w:ascii="Times New Roman" w:hAnsi="Times New Roman" w:eastAsia="宋体"/>
                <w:b w:val="0"/>
                <w:sz w:val="18"/>
              </w:rPr>
              <w:t>0</w:t>
            </w:r>
          </w:p>
        </w:tc>
      </w:tr>
      <w:tr w14:paraId="645D7E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D264AF6">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FD2356A">
            <w:pPr>
              <w:keepNext w:val="0"/>
              <w:spacing w:before="20" w:after="20" w:line="260" w:lineRule="exact"/>
              <w:ind w:firstLine="0" w:firstLineChars="0"/>
              <w:jc w:val="center"/>
            </w:pPr>
            <w:r>
              <w:rPr>
                <w:rFonts w:ascii="Times New Roman" w:hAnsi="Times New Roman" w:eastAsia="宋体"/>
                <w:b w:val="0"/>
                <w:sz w:val="18"/>
              </w:rPr>
              <w:t>BDZ-00151</w:t>
            </w:r>
          </w:p>
        </w:tc>
        <w:tc>
          <w:tcPr>
            <w:tcW w:w="1187" w:type="dxa"/>
            <w:tcMar>
              <w:left w:w="70" w:type="dxa"/>
              <w:right w:w="70" w:type="dxa"/>
            </w:tcMar>
            <w:vAlign w:val="center"/>
          </w:tcPr>
          <w:p w14:paraId="00836868">
            <w:pPr>
              <w:keepNext w:val="0"/>
              <w:spacing w:before="20" w:after="20" w:line="260" w:lineRule="exact"/>
              <w:ind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4C458FA7">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C98576F">
            <w:pPr>
              <w:keepNext w:val="0"/>
              <w:spacing w:before="20" w:after="20" w:line="260" w:lineRule="exact"/>
              <w:ind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721842EF">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71B4D7D6">
            <w:pPr>
              <w:keepNext w:val="0"/>
              <w:spacing w:before="20" w:after="20" w:line="260" w:lineRule="exact"/>
              <w:ind w:firstLine="0" w:firstLineChars="0"/>
              <w:jc w:val="center"/>
            </w:pPr>
            <w:r>
              <w:rPr>
                <w:rFonts w:ascii="Times New Roman" w:hAnsi="Times New Roman" w:eastAsia="宋体"/>
                <w:b w:val="0"/>
                <w:sz w:val="18"/>
              </w:rPr>
              <w:t>0</w:t>
            </w:r>
          </w:p>
        </w:tc>
      </w:tr>
      <w:tr w14:paraId="540773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9278B6">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CEAE84C">
            <w:pPr>
              <w:keepNext w:val="0"/>
              <w:spacing w:before="20" w:after="20" w:line="260" w:lineRule="exact"/>
              <w:ind w:firstLine="0" w:firstLineChars="0"/>
              <w:jc w:val="center"/>
            </w:pPr>
            <w:r>
              <w:rPr>
                <w:rFonts w:ascii="Times New Roman" w:hAnsi="Times New Roman" w:eastAsia="宋体"/>
                <w:b w:val="0"/>
                <w:sz w:val="18"/>
              </w:rPr>
              <w:t>BDZ-00154</w:t>
            </w:r>
          </w:p>
        </w:tc>
        <w:tc>
          <w:tcPr>
            <w:tcW w:w="1187" w:type="dxa"/>
            <w:tcMar>
              <w:left w:w="70" w:type="dxa"/>
              <w:right w:w="70" w:type="dxa"/>
            </w:tcMar>
            <w:vAlign w:val="center"/>
          </w:tcPr>
          <w:p w14:paraId="70DEABCA">
            <w:pPr>
              <w:keepNext w:val="0"/>
              <w:spacing w:before="20" w:after="20" w:line="260" w:lineRule="exact"/>
              <w:ind w:firstLine="0" w:firstLineChars="0"/>
              <w:jc w:val="center"/>
            </w:pPr>
            <w:r>
              <w:rPr>
                <w:rFonts w:ascii="Times New Roman" w:hAnsi="Times New Roman" w:eastAsia="宋体"/>
                <w:b w:val="0"/>
                <w:sz w:val="18"/>
              </w:rPr>
              <w:t>19.37</w:t>
            </w:r>
          </w:p>
        </w:tc>
        <w:tc>
          <w:tcPr>
            <w:tcW w:w="1187" w:type="dxa"/>
            <w:tcMar>
              <w:left w:w="70" w:type="dxa"/>
              <w:right w:w="70" w:type="dxa"/>
            </w:tcMar>
            <w:vAlign w:val="center"/>
          </w:tcPr>
          <w:p w14:paraId="62F79C28">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88D6B84">
            <w:pPr>
              <w:keepNext w:val="0"/>
              <w:spacing w:before="20" w:after="20" w:line="260" w:lineRule="exact"/>
              <w:ind w:firstLine="0" w:firstLineChars="0"/>
              <w:jc w:val="center"/>
            </w:pPr>
            <w:r>
              <w:rPr>
                <w:rFonts w:ascii="Times New Roman" w:hAnsi="Times New Roman" w:eastAsia="宋体"/>
                <w:b w:val="0"/>
                <w:sz w:val="18"/>
              </w:rPr>
              <w:t>19.37</w:t>
            </w:r>
          </w:p>
        </w:tc>
        <w:tc>
          <w:tcPr>
            <w:tcW w:w="1187" w:type="dxa"/>
            <w:tcMar>
              <w:left w:w="70" w:type="dxa"/>
              <w:right w:w="70" w:type="dxa"/>
            </w:tcMar>
            <w:vAlign w:val="center"/>
          </w:tcPr>
          <w:p w14:paraId="4321AC99">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A3011D9">
            <w:pPr>
              <w:keepNext w:val="0"/>
              <w:spacing w:before="20" w:after="20" w:line="260" w:lineRule="exact"/>
              <w:ind w:firstLine="0" w:firstLineChars="0"/>
              <w:jc w:val="center"/>
            </w:pPr>
            <w:r>
              <w:rPr>
                <w:rFonts w:ascii="Times New Roman" w:hAnsi="Times New Roman" w:eastAsia="宋体"/>
                <w:b w:val="0"/>
                <w:sz w:val="18"/>
              </w:rPr>
              <w:t>0</w:t>
            </w:r>
          </w:p>
        </w:tc>
      </w:tr>
      <w:tr w14:paraId="1E28FA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2DC3412">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94B9CC9">
            <w:pPr>
              <w:keepNext w:val="0"/>
              <w:spacing w:before="20" w:after="20" w:line="260" w:lineRule="exact"/>
              <w:ind w:firstLine="0" w:firstLineChars="0"/>
              <w:jc w:val="center"/>
            </w:pPr>
            <w:r>
              <w:rPr>
                <w:rFonts w:ascii="Times New Roman" w:hAnsi="Times New Roman" w:eastAsia="宋体"/>
                <w:b w:val="0"/>
                <w:sz w:val="18"/>
              </w:rPr>
              <w:t>BDZ-00155</w:t>
            </w:r>
          </w:p>
        </w:tc>
        <w:tc>
          <w:tcPr>
            <w:tcW w:w="1187" w:type="dxa"/>
            <w:tcMar>
              <w:left w:w="70" w:type="dxa"/>
              <w:right w:w="70" w:type="dxa"/>
            </w:tcMar>
            <w:vAlign w:val="center"/>
          </w:tcPr>
          <w:p w14:paraId="3AF49581">
            <w:pPr>
              <w:keepNext w:val="0"/>
              <w:spacing w:before="20" w:after="20" w:line="260" w:lineRule="exact"/>
              <w:ind w:firstLine="0" w:firstLineChars="0"/>
              <w:jc w:val="center"/>
            </w:pPr>
            <w:r>
              <w:rPr>
                <w:rFonts w:ascii="Times New Roman" w:hAnsi="Times New Roman" w:eastAsia="宋体"/>
                <w:b w:val="0"/>
                <w:sz w:val="18"/>
              </w:rPr>
              <w:t>53.11</w:t>
            </w:r>
          </w:p>
        </w:tc>
        <w:tc>
          <w:tcPr>
            <w:tcW w:w="1187" w:type="dxa"/>
            <w:tcMar>
              <w:left w:w="70" w:type="dxa"/>
              <w:right w:w="70" w:type="dxa"/>
            </w:tcMar>
            <w:vAlign w:val="center"/>
          </w:tcPr>
          <w:p w14:paraId="036B88D2">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3B5E957">
            <w:pPr>
              <w:keepNext w:val="0"/>
              <w:spacing w:before="20" w:after="20" w:line="260" w:lineRule="exact"/>
              <w:ind w:firstLine="0" w:firstLineChars="0"/>
              <w:jc w:val="center"/>
            </w:pPr>
            <w:r>
              <w:rPr>
                <w:rFonts w:ascii="Times New Roman" w:hAnsi="Times New Roman" w:eastAsia="宋体"/>
                <w:b w:val="0"/>
                <w:sz w:val="18"/>
              </w:rPr>
              <w:t>53.11</w:t>
            </w:r>
          </w:p>
        </w:tc>
        <w:tc>
          <w:tcPr>
            <w:tcW w:w="1187" w:type="dxa"/>
            <w:tcMar>
              <w:left w:w="70" w:type="dxa"/>
              <w:right w:w="70" w:type="dxa"/>
            </w:tcMar>
            <w:vAlign w:val="center"/>
          </w:tcPr>
          <w:p w14:paraId="12B7301A">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2B507E1">
            <w:pPr>
              <w:keepNext w:val="0"/>
              <w:spacing w:before="20" w:after="20" w:line="260" w:lineRule="exact"/>
              <w:ind w:firstLine="0" w:firstLineChars="0"/>
              <w:jc w:val="center"/>
            </w:pPr>
            <w:r>
              <w:rPr>
                <w:rFonts w:ascii="Times New Roman" w:hAnsi="Times New Roman" w:eastAsia="宋体"/>
                <w:b w:val="0"/>
                <w:sz w:val="18"/>
              </w:rPr>
              <w:t>0</w:t>
            </w:r>
          </w:p>
        </w:tc>
      </w:tr>
      <w:tr w14:paraId="5FD38D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CC24917">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2887765">
            <w:pPr>
              <w:keepNext w:val="0"/>
              <w:spacing w:before="20" w:after="20" w:line="260" w:lineRule="exact"/>
              <w:ind w:firstLine="0" w:firstLineChars="0"/>
              <w:jc w:val="center"/>
            </w:pPr>
            <w:r>
              <w:rPr>
                <w:rFonts w:ascii="Times New Roman" w:hAnsi="Times New Roman" w:eastAsia="宋体"/>
                <w:b w:val="0"/>
                <w:sz w:val="18"/>
              </w:rPr>
              <w:t>BDZ-00175</w:t>
            </w:r>
          </w:p>
        </w:tc>
        <w:tc>
          <w:tcPr>
            <w:tcW w:w="1187" w:type="dxa"/>
            <w:tcMar>
              <w:left w:w="70" w:type="dxa"/>
              <w:right w:w="70" w:type="dxa"/>
            </w:tcMar>
            <w:vAlign w:val="center"/>
          </w:tcPr>
          <w:p w14:paraId="033271DB">
            <w:pPr>
              <w:keepNext w:val="0"/>
              <w:spacing w:before="20" w:after="20" w:line="260" w:lineRule="exact"/>
              <w:ind w:firstLine="0" w:firstLineChars="0"/>
              <w:jc w:val="center"/>
            </w:pPr>
            <w:r>
              <w:rPr>
                <w:rFonts w:ascii="Times New Roman" w:hAnsi="Times New Roman" w:eastAsia="宋体"/>
                <w:b w:val="0"/>
                <w:sz w:val="18"/>
              </w:rPr>
              <w:t>45.03</w:t>
            </w:r>
          </w:p>
        </w:tc>
        <w:tc>
          <w:tcPr>
            <w:tcW w:w="1187" w:type="dxa"/>
            <w:tcMar>
              <w:left w:w="70" w:type="dxa"/>
              <w:right w:w="70" w:type="dxa"/>
            </w:tcMar>
            <w:vAlign w:val="center"/>
          </w:tcPr>
          <w:p w14:paraId="6054AFC0">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499A887">
            <w:pPr>
              <w:keepNext w:val="0"/>
              <w:spacing w:before="20" w:after="20" w:line="260" w:lineRule="exact"/>
              <w:ind w:firstLine="0" w:firstLineChars="0"/>
              <w:jc w:val="center"/>
            </w:pPr>
            <w:r>
              <w:rPr>
                <w:rFonts w:ascii="Times New Roman" w:hAnsi="Times New Roman" w:eastAsia="宋体"/>
                <w:b w:val="0"/>
                <w:sz w:val="18"/>
              </w:rPr>
              <w:t>45.03</w:t>
            </w:r>
          </w:p>
        </w:tc>
        <w:tc>
          <w:tcPr>
            <w:tcW w:w="1187" w:type="dxa"/>
            <w:tcMar>
              <w:left w:w="70" w:type="dxa"/>
              <w:right w:w="70" w:type="dxa"/>
            </w:tcMar>
            <w:vAlign w:val="center"/>
          </w:tcPr>
          <w:p w14:paraId="0F719FD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D34718B">
            <w:pPr>
              <w:keepNext w:val="0"/>
              <w:spacing w:before="20" w:after="20" w:line="260" w:lineRule="exact"/>
              <w:ind w:firstLine="0" w:firstLineChars="0"/>
              <w:jc w:val="center"/>
            </w:pPr>
            <w:r>
              <w:rPr>
                <w:rFonts w:ascii="Times New Roman" w:hAnsi="Times New Roman" w:eastAsia="宋体"/>
                <w:b w:val="0"/>
                <w:sz w:val="18"/>
              </w:rPr>
              <w:t>0</w:t>
            </w:r>
          </w:p>
        </w:tc>
      </w:tr>
      <w:tr w14:paraId="604D52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D97039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4D8FBA0">
            <w:pPr>
              <w:keepNext w:val="0"/>
              <w:spacing w:before="20" w:after="20" w:line="260" w:lineRule="exact"/>
              <w:ind w:firstLine="0" w:firstLineChars="0"/>
              <w:jc w:val="center"/>
            </w:pPr>
            <w:r>
              <w:rPr>
                <w:rFonts w:ascii="Times New Roman" w:hAnsi="Times New Roman" w:eastAsia="宋体"/>
                <w:b w:val="0"/>
                <w:sz w:val="18"/>
              </w:rPr>
              <w:t>BDZ-00183</w:t>
            </w:r>
          </w:p>
        </w:tc>
        <w:tc>
          <w:tcPr>
            <w:tcW w:w="1187" w:type="dxa"/>
            <w:tcMar>
              <w:left w:w="70" w:type="dxa"/>
              <w:right w:w="70" w:type="dxa"/>
            </w:tcMar>
            <w:vAlign w:val="center"/>
          </w:tcPr>
          <w:p w14:paraId="22C45627">
            <w:pPr>
              <w:keepNext w:val="0"/>
              <w:spacing w:before="20" w:after="20" w:line="260" w:lineRule="exact"/>
              <w:ind w:firstLine="0" w:firstLineChars="0"/>
              <w:jc w:val="center"/>
            </w:pPr>
            <w:r>
              <w:rPr>
                <w:rFonts w:ascii="Times New Roman" w:hAnsi="Times New Roman" w:eastAsia="宋体"/>
                <w:b w:val="0"/>
                <w:sz w:val="18"/>
              </w:rPr>
              <w:t>16.47</w:t>
            </w:r>
          </w:p>
        </w:tc>
        <w:tc>
          <w:tcPr>
            <w:tcW w:w="1187" w:type="dxa"/>
            <w:tcMar>
              <w:left w:w="70" w:type="dxa"/>
              <w:right w:w="70" w:type="dxa"/>
            </w:tcMar>
            <w:vAlign w:val="center"/>
          </w:tcPr>
          <w:p w14:paraId="5B000BFD">
            <w:pPr>
              <w:keepNext w:val="0"/>
              <w:spacing w:before="20" w:after="20" w:line="260" w:lineRule="exact"/>
              <w:ind w:firstLine="0" w:firstLineChars="0"/>
              <w:jc w:val="center"/>
            </w:pPr>
            <w:r>
              <w:rPr>
                <w:rFonts w:ascii="Times New Roman" w:hAnsi="Times New Roman" w:eastAsia="宋体"/>
                <w:b w:val="0"/>
                <w:sz w:val="18"/>
              </w:rPr>
              <w:t>5.61</w:t>
            </w:r>
          </w:p>
        </w:tc>
        <w:tc>
          <w:tcPr>
            <w:tcW w:w="1187" w:type="dxa"/>
            <w:tcMar>
              <w:left w:w="70" w:type="dxa"/>
              <w:right w:w="70" w:type="dxa"/>
            </w:tcMar>
            <w:vAlign w:val="center"/>
          </w:tcPr>
          <w:p w14:paraId="78A1A123">
            <w:pPr>
              <w:keepNext w:val="0"/>
              <w:spacing w:before="20" w:after="20" w:line="260" w:lineRule="exact"/>
              <w:ind w:firstLine="0" w:firstLineChars="0"/>
              <w:jc w:val="center"/>
            </w:pPr>
            <w:r>
              <w:rPr>
                <w:rFonts w:ascii="Times New Roman" w:hAnsi="Times New Roman" w:eastAsia="宋体"/>
                <w:b w:val="0"/>
                <w:sz w:val="18"/>
              </w:rPr>
              <w:t>16.47</w:t>
            </w:r>
          </w:p>
        </w:tc>
        <w:tc>
          <w:tcPr>
            <w:tcW w:w="1187" w:type="dxa"/>
            <w:tcMar>
              <w:left w:w="70" w:type="dxa"/>
              <w:right w:w="70" w:type="dxa"/>
            </w:tcMar>
            <w:vAlign w:val="center"/>
          </w:tcPr>
          <w:p w14:paraId="682B58AB">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62A2F74C">
            <w:pPr>
              <w:keepNext w:val="0"/>
              <w:spacing w:before="20" w:after="20" w:line="260" w:lineRule="exact"/>
              <w:ind w:firstLine="0" w:firstLineChars="0"/>
              <w:jc w:val="center"/>
            </w:pPr>
            <w:r>
              <w:rPr>
                <w:rFonts w:ascii="Times New Roman" w:hAnsi="Times New Roman" w:eastAsia="宋体"/>
                <w:b w:val="0"/>
                <w:sz w:val="18"/>
              </w:rPr>
              <w:t>2</w:t>
            </w:r>
          </w:p>
        </w:tc>
      </w:tr>
      <w:tr w14:paraId="7F037C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26C84E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40C9957">
            <w:pPr>
              <w:keepNext w:val="0"/>
              <w:spacing w:before="20" w:after="20" w:line="260" w:lineRule="exact"/>
              <w:ind w:firstLine="0" w:firstLineChars="0"/>
              <w:jc w:val="center"/>
            </w:pPr>
            <w:r>
              <w:rPr>
                <w:rFonts w:ascii="Times New Roman" w:hAnsi="Times New Roman" w:eastAsia="宋体"/>
                <w:b w:val="0"/>
                <w:sz w:val="18"/>
              </w:rPr>
              <w:t>SIM-CITY-KL</w:t>
            </w:r>
          </w:p>
        </w:tc>
        <w:tc>
          <w:tcPr>
            <w:tcW w:w="1187" w:type="dxa"/>
            <w:tcMar>
              <w:left w:w="70" w:type="dxa"/>
              <w:right w:w="70" w:type="dxa"/>
            </w:tcMar>
            <w:vAlign w:val="center"/>
          </w:tcPr>
          <w:p w14:paraId="7703EC14">
            <w:pPr>
              <w:keepNext w:val="0"/>
              <w:spacing w:before="20" w:after="20" w:line="260" w:lineRule="exact"/>
              <w:ind w:firstLine="0" w:firstLineChars="0"/>
              <w:jc w:val="center"/>
            </w:pPr>
            <w:r>
              <w:rPr>
                <w:rFonts w:ascii="Times New Roman" w:hAnsi="Times New Roman" w:eastAsia="宋体"/>
                <w:b w:val="0"/>
                <w:sz w:val="18"/>
              </w:rPr>
              <w:t>16.09</w:t>
            </w:r>
          </w:p>
        </w:tc>
        <w:tc>
          <w:tcPr>
            <w:tcW w:w="1187" w:type="dxa"/>
            <w:tcMar>
              <w:left w:w="70" w:type="dxa"/>
              <w:right w:w="70" w:type="dxa"/>
            </w:tcMar>
            <w:vAlign w:val="center"/>
          </w:tcPr>
          <w:p w14:paraId="63E25008">
            <w:pPr>
              <w:keepNext w:val="0"/>
              <w:spacing w:before="20" w:after="20" w:line="260" w:lineRule="exact"/>
              <w:ind w:firstLine="0" w:firstLineChars="0"/>
              <w:jc w:val="center"/>
            </w:pPr>
            <w:r>
              <w:rPr>
                <w:rFonts w:ascii="Times New Roman" w:hAnsi="Times New Roman" w:eastAsia="宋体"/>
                <w:b w:val="0"/>
                <w:sz w:val="18"/>
              </w:rPr>
              <w:t>4.76</w:t>
            </w:r>
          </w:p>
        </w:tc>
        <w:tc>
          <w:tcPr>
            <w:tcW w:w="1187" w:type="dxa"/>
            <w:tcMar>
              <w:left w:w="70" w:type="dxa"/>
              <w:right w:w="70" w:type="dxa"/>
            </w:tcMar>
            <w:vAlign w:val="center"/>
          </w:tcPr>
          <w:p w14:paraId="4B716658">
            <w:pPr>
              <w:keepNext w:val="0"/>
              <w:spacing w:before="20" w:after="20" w:line="260" w:lineRule="exact"/>
              <w:ind w:firstLine="0" w:firstLineChars="0"/>
              <w:jc w:val="center"/>
            </w:pPr>
            <w:r>
              <w:rPr>
                <w:rFonts w:ascii="Times New Roman" w:hAnsi="Times New Roman" w:eastAsia="宋体"/>
                <w:b w:val="0"/>
                <w:sz w:val="18"/>
              </w:rPr>
              <w:t>16.09</w:t>
            </w:r>
          </w:p>
        </w:tc>
        <w:tc>
          <w:tcPr>
            <w:tcW w:w="1187" w:type="dxa"/>
            <w:tcMar>
              <w:left w:w="70" w:type="dxa"/>
              <w:right w:w="70" w:type="dxa"/>
            </w:tcMar>
            <w:vAlign w:val="center"/>
          </w:tcPr>
          <w:p w14:paraId="7281F67A">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30AE4467">
            <w:pPr>
              <w:keepNext w:val="0"/>
              <w:spacing w:before="20" w:after="20" w:line="260" w:lineRule="exact"/>
              <w:ind w:firstLine="0" w:firstLineChars="0"/>
              <w:jc w:val="center"/>
            </w:pPr>
            <w:r>
              <w:rPr>
                <w:rFonts w:ascii="Times New Roman" w:hAnsi="Times New Roman" w:eastAsia="宋体"/>
                <w:b w:val="0"/>
                <w:sz w:val="18"/>
              </w:rPr>
              <w:t>1</w:t>
            </w:r>
          </w:p>
        </w:tc>
      </w:tr>
      <w:tr w14:paraId="2F0788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9456EE9">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CE4208D">
            <w:pPr>
              <w:keepNext w:val="0"/>
              <w:spacing w:before="20" w:after="20" w:line="260" w:lineRule="exact"/>
              <w:ind w:firstLine="0" w:firstLineChars="0"/>
              <w:jc w:val="center"/>
            </w:pPr>
            <w:r>
              <w:rPr>
                <w:rFonts w:ascii="Times New Roman" w:hAnsi="Times New Roman" w:eastAsia="宋体"/>
                <w:b w:val="0"/>
                <w:sz w:val="18"/>
              </w:rPr>
              <w:t>SIM-CITY-XSZ</w:t>
            </w:r>
          </w:p>
        </w:tc>
        <w:tc>
          <w:tcPr>
            <w:tcW w:w="1187" w:type="dxa"/>
            <w:tcMar>
              <w:left w:w="70" w:type="dxa"/>
              <w:right w:w="70" w:type="dxa"/>
            </w:tcMar>
            <w:vAlign w:val="center"/>
          </w:tcPr>
          <w:p w14:paraId="164BC758">
            <w:pPr>
              <w:keepNext w:val="0"/>
              <w:spacing w:before="20" w:after="20" w:line="260" w:lineRule="exact"/>
              <w:ind w:firstLine="0" w:firstLineChars="0"/>
              <w:jc w:val="center"/>
            </w:pPr>
            <w:r>
              <w:rPr>
                <w:rFonts w:ascii="Times New Roman" w:hAnsi="Times New Roman" w:eastAsia="宋体"/>
                <w:b w:val="0"/>
                <w:sz w:val="18"/>
              </w:rPr>
              <w:t>13.62</w:t>
            </w:r>
          </w:p>
        </w:tc>
        <w:tc>
          <w:tcPr>
            <w:tcW w:w="1187" w:type="dxa"/>
            <w:tcMar>
              <w:left w:w="70" w:type="dxa"/>
              <w:right w:w="70" w:type="dxa"/>
            </w:tcMar>
            <w:vAlign w:val="center"/>
          </w:tcPr>
          <w:p w14:paraId="3B484E15">
            <w:pPr>
              <w:keepNext w:val="0"/>
              <w:spacing w:before="20" w:after="20" w:line="260" w:lineRule="exact"/>
              <w:ind w:firstLine="0" w:firstLineChars="0"/>
              <w:jc w:val="center"/>
            </w:pPr>
            <w:r>
              <w:rPr>
                <w:rFonts w:ascii="Times New Roman" w:hAnsi="Times New Roman" w:eastAsia="宋体"/>
                <w:b w:val="0"/>
                <w:sz w:val="18"/>
              </w:rPr>
              <w:t>3.35</w:t>
            </w:r>
          </w:p>
        </w:tc>
        <w:tc>
          <w:tcPr>
            <w:tcW w:w="1187" w:type="dxa"/>
            <w:tcMar>
              <w:left w:w="70" w:type="dxa"/>
              <w:right w:w="70" w:type="dxa"/>
            </w:tcMar>
            <w:vAlign w:val="center"/>
          </w:tcPr>
          <w:p w14:paraId="48D24C11">
            <w:pPr>
              <w:keepNext w:val="0"/>
              <w:spacing w:before="20" w:after="20" w:line="260" w:lineRule="exact"/>
              <w:ind w:firstLine="0" w:firstLineChars="0"/>
              <w:jc w:val="center"/>
            </w:pPr>
            <w:r>
              <w:rPr>
                <w:rFonts w:ascii="Times New Roman" w:hAnsi="Times New Roman" w:eastAsia="宋体"/>
                <w:b w:val="0"/>
                <w:sz w:val="18"/>
              </w:rPr>
              <w:t>13.62</w:t>
            </w:r>
          </w:p>
        </w:tc>
        <w:tc>
          <w:tcPr>
            <w:tcW w:w="1187" w:type="dxa"/>
            <w:tcMar>
              <w:left w:w="70" w:type="dxa"/>
              <w:right w:w="70" w:type="dxa"/>
            </w:tcMar>
            <w:vAlign w:val="center"/>
          </w:tcPr>
          <w:p w14:paraId="6DCE33FB">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E6A7AFE">
            <w:pPr>
              <w:keepNext w:val="0"/>
              <w:spacing w:before="20" w:after="20" w:line="260" w:lineRule="exact"/>
              <w:ind w:firstLine="0" w:firstLineChars="0"/>
              <w:jc w:val="center"/>
            </w:pPr>
            <w:r>
              <w:rPr>
                <w:rFonts w:ascii="Times New Roman" w:hAnsi="Times New Roman" w:eastAsia="宋体"/>
                <w:b w:val="0"/>
                <w:sz w:val="18"/>
              </w:rPr>
              <w:t>1</w:t>
            </w:r>
          </w:p>
        </w:tc>
      </w:tr>
      <w:tr w14:paraId="421CE2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935FF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39060B6">
            <w:pPr>
              <w:keepNext w:val="0"/>
              <w:spacing w:before="20" w:after="20" w:line="260" w:lineRule="exact"/>
              <w:ind w:firstLine="0" w:firstLineChars="0"/>
              <w:jc w:val="center"/>
            </w:pPr>
            <w:r>
              <w:rPr>
                <w:rFonts w:ascii="Times New Roman" w:hAnsi="Times New Roman" w:eastAsia="宋体"/>
                <w:b w:val="0"/>
                <w:sz w:val="18"/>
              </w:rPr>
              <w:t>SIM-CITY-YQ</w:t>
            </w:r>
          </w:p>
        </w:tc>
        <w:tc>
          <w:tcPr>
            <w:tcW w:w="1187" w:type="dxa"/>
            <w:tcMar>
              <w:left w:w="70" w:type="dxa"/>
              <w:right w:w="70" w:type="dxa"/>
            </w:tcMar>
            <w:vAlign w:val="center"/>
          </w:tcPr>
          <w:p w14:paraId="478845E5">
            <w:pPr>
              <w:keepNext w:val="0"/>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020F03AD">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DFB9512">
            <w:pPr>
              <w:keepNext w:val="0"/>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490C85FB">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2C30D89B">
            <w:pPr>
              <w:keepNext w:val="0"/>
              <w:spacing w:before="20" w:after="20" w:line="260" w:lineRule="exact"/>
              <w:ind w:firstLine="0" w:firstLineChars="0"/>
              <w:jc w:val="center"/>
            </w:pPr>
            <w:r>
              <w:rPr>
                <w:rFonts w:ascii="Times New Roman" w:hAnsi="Times New Roman" w:eastAsia="宋体"/>
                <w:b w:val="0"/>
                <w:sz w:val="18"/>
              </w:rPr>
              <w:t>0</w:t>
            </w:r>
          </w:p>
        </w:tc>
      </w:tr>
    </w:tbl>
    <w:p w14:paraId="24CDA54B">
      <w:pPr>
        <w:pStyle w:val="2"/>
        <w:keepNext/>
        <w:spacing w:before="120" w:after="80" w:line="280" w:lineRule="exact"/>
        <w:ind w:firstLine="0"/>
        <w:jc w:val="center"/>
      </w:pPr>
      <w:r>
        <w:rPr>
          <w:rFonts w:ascii="Times New Roman" w:hAnsi="Times New Roman" w:eastAsia="宋体"/>
          <w:b w:val="0"/>
          <w:sz w:val="21"/>
        </w:rPr>
        <w:t>表3-7 仿真各年站级正反向净负荷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099BD5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39E6E2AD">
            <w:pPr>
              <w:keepNext/>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DF92200">
            <w:pPr>
              <w:keepNext/>
              <w:spacing w:before="20" w:after="20" w:line="260" w:lineRule="exact"/>
              <w:ind w:firstLine="0" w:firstLineChars="0"/>
              <w:jc w:val="center"/>
            </w:pPr>
            <w:r>
              <w:rPr>
                <w:rFonts w:ascii="Times New Roman" w:hAnsi="Times New Roman" w:eastAsia="宋体"/>
                <w:b/>
                <w:sz w:val="18"/>
              </w:rPr>
              <w:t>规划年序</w:t>
            </w:r>
          </w:p>
        </w:tc>
        <w:tc>
          <w:tcPr>
            <w:tcW w:w="1187" w:type="dxa"/>
            <w:tcMar>
              <w:left w:w="70" w:type="dxa"/>
              <w:right w:w="70" w:type="dxa"/>
            </w:tcMar>
            <w:vAlign w:val="center"/>
          </w:tcPr>
          <w:p w14:paraId="4ABFCA7D">
            <w:pPr>
              <w:keepNext/>
              <w:spacing w:before="20" w:after="20" w:line="260" w:lineRule="exact"/>
              <w:ind w:firstLine="0" w:firstLineChars="0"/>
              <w:jc w:val="center"/>
            </w:pPr>
            <w:r>
              <w:rPr>
                <w:rFonts w:ascii="Times New Roman" w:hAnsi="Times New Roman" w:eastAsia="宋体"/>
                <w:b/>
                <w:sz w:val="18"/>
              </w:rPr>
              <w:t>各站最大正向净负荷合计/MW</w:t>
            </w:r>
          </w:p>
        </w:tc>
        <w:tc>
          <w:tcPr>
            <w:tcW w:w="1187" w:type="dxa"/>
            <w:tcMar>
              <w:left w:w="70" w:type="dxa"/>
              <w:right w:w="70" w:type="dxa"/>
            </w:tcMar>
            <w:vAlign w:val="center"/>
          </w:tcPr>
          <w:p w14:paraId="3EB9C93A">
            <w:pPr>
              <w:keepNext/>
              <w:spacing w:before="20" w:after="20" w:line="260" w:lineRule="exact"/>
              <w:ind w:firstLine="0" w:firstLineChars="0"/>
              <w:jc w:val="center"/>
            </w:pPr>
            <w:r>
              <w:rPr>
                <w:rFonts w:ascii="Times New Roman" w:hAnsi="Times New Roman" w:eastAsia="宋体"/>
                <w:b/>
                <w:sz w:val="18"/>
              </w:rPr>
              <w:t>各站最大反向净负荷合计/MW</w:t>
            </w:r>
          </w:p>
        </w:tc>
        <w:tc>
          <w:tcPr>
            <w:tcW w:w="1187" w:type="dxa"/>
            <w:tcMar>
              <w:left w:w="70" w:type="dxa"/>
              <w:right w:w="70" w:type="dxa"/>
            </w:tcMar>
            <w:vAlign w:val="center"/>
          </w:tcPr>
          <w:p w14:paraId="6F173C5B">
            <w:pPr>
              <w:keepNext/>
              <w:spacing w:before="20" w:after="20" w:line="260" w:lineRule="exact"/>
              <w:ind w:firstLine="0" w:firstLineChars="0"/>
              <w:jc w:val="center"/>
            </w:pPr>
            <w:r>
              <w:rPr>
                <w:rFonts w:ascii="Times New Roman" w:hAnsi="Times New Roman" w:eastAsia="宋体"/>
                <w:b/>
                <w:sz w:val="18"/>
              </w:rPr>
              <w:t>反向站数</w:t>
            </w:r>
          </w:p>
        </w:tc>
        <w:tc>
          <w:tcPr>
            <w:tcW w:w="1187" w:type="dxa"/>
            <w:tcMar>
              <w:left w:w="70" w:type="dxa"/>
              <w:right w:w="70" w:type="dxa"/>
            </w:tcMar>
            <w:vAlign w:val="center"/>
          </w:tcPr>
          <w:p w14:paraId="0CDE01B9">
            <w:pPr>
              <w:keepNext/>
              <w:spacing w:before="20" w:after="20" w:line="260" w:lineRule="exact"/>
              <w:ind w:firstLine="0" w:firstLineChars="0"/>
              <w:jc w:val="center"/>
            </w:pPr>
            <w:r>
              <w:rPr>
                <w:rFonts w:ascii="Times New Roman" w:hAnsi="Times New Roman" w:eastAsia="宋体"/>
                <w:b/>
                <w:sz w:val="18"/>
              </w:rPr>
              <w:t>净负荷最大绝对值/MW</w:t>
            </w:r>
          </w:p>
        </w:tc>
        <w:tc>
          <w:tcPr>
            <w:tcW w:w="1187" w:type="dxa"/>
            <w:tcMar>
              <w:left w:w="70" w:type="dxa"/>
              <w:right w:w="70" w:type="dxa"/>
            </w:tcMar>
            <w:vAlign w:val="center"/>
          </w:tcPr>
          <w:p w14:paraId="2B8B598F">
            <w:pPr>
              <w:keepNext/>
              <w:spacing w:before="20" w:after="20" w:line="260" w:lineRule="exact"/>
              <w:ind w:firstLine="0" w:firstLineChars="0"/>
              <w:jc w:val="center"/>
            </w:pPr>
            <w:r>
              <w:rPr>
                <w:rFonts w:ascii="Times New Roman" w:hAnsi="Times New Roman" w:eastAsia="宋体"/>
                <w:b/>
                <w:sz w:val="18"/>
              </w:rPr>
              <w:t>变电站数量</w:t>
            </w:r>
          </w:p>
        </w:tc>
      </w:tr>
      <w:tr w14:paraId="3FD134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393DD1">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14D8E24">
            <w:pPr>
              <w:keepNext/>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370946C3">
            <w:pPr>
              <w:keepNext/>
              <w:spacing w:before="20" w:after="20" w:line="260" w:lineRule="exact"/>
              <w:ind w:firstLine="0" w:firstLineChars="0"/>
              <w:jc w:val="center"/>
            </w:pPr>
            <w:r>
              <w:rPr>
                <w:rFonts w:ascii="Times New Roman" w:hAnsi="Times New Roman" w:eastAsia="宋体"/>
                <w:b w:val="0"/>
                <w:sz w:val="18"/>
              </w:rPr>
              <w:t>835.57</w:t>
            </w:r>
          </w:p>
        </w:tc>
        <w:tc>
          <w:tcPr>
            <w:tcW w:w="1187" w:type="dxa"/>
            <w:tcMar>
              <w:left w:w="70" w:type="dxa"/>
              <w:right w:w="70" w:type="dxa"/>
            </w:tcMar>
            <w:vAlign w:val="center"/>
          </w:tcPr>
          <w:p w14:paraId="2E5D6898">
            <w:pPr>
              <w:keepNext/>
              <w:spacing w:before="20" w:after="20" w:line="260" w:lineRule="exact"/>
              <w:ind w:firstLine="0" w:firstLineChars="0"/>
              <w:jc w:val="center"/>
            </w:pPr>
            <w:r>
              <w:rPr>
                <w:rFonts w:ascii="Times New Roman" w:hAnsi="Times New Roman" w:eastAsia="宋体"/>
                <w:b w:val="0"/>
                <w:sz w:val="18"/>
              </w:rPr>
              <w:t>421.35</w:t>
            </w:r>
          </w:p>
        </w:tc>
        <w:tc>
          <w:tcPr>
            <w:tcW w:w="1187" w:type="dxa"/>
            <w:tcMar>
              <w:left w:w="70" w:type="dxa"/>
              <w:right w:w="70" w:type="dxa"/>
            </w:tcMar>
            <w:vAlign w:val="center"/>
          </w:tcPr>
          <w:p w14:paraId="0D931379">
            <w:pPr>
              <w:keepNext/>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16B35114">
            <w:pPr>
              <w:keepNext/>
              <w:spacing w:before="20" w:after="20" w:line="260" w:lineRule="exact"/>
              <w:ind w:firstLine="0" w:firstLineChars="0"/>
              <w:jc w:val="center"/>
            </w:pPr>
            <w:r>
              <w:rPr>
                <w:rFonts w:ascii="Times New Roman" w:hAnsi="Times New Roman" w:eastAsia="宋体"/>
                <w:b w:val="0"/>
                <w:sz w:val="18"/>
              </w:rPr>
              <w:t>85.63</w:t>
            </w:r>
          </w:p>
        </w:tc>
        <w:tc>
          <w:tcPr>
            <w:tcW w:w="1187" w:type="dxa"/>
            <w:tcMar>
              <w:left w:w="70" w:type="dxa"/>
              <w:right w:w="70" w:type="dxa"/>
            </w:tcMar>
            <w:vAlign w:val="center"/>
          </w:tcPr>
          <w:p w14:paraId="67FE9CF5">
            <w:pPr>
              <w:keepNext/>
              <w:spacing w:before="20" w:after="20" w:line="260" w:lineRule="exact"/>
              <w:ind w:firstLine="0" w:firstLineChars="0"/>
              <w:jc w:val="center"/>
            </w:pPr>
            <w:r>
              <w:rPr>
                <w:rFonts w:ascii="Times New Roman" w:hAnsi="Times New Roman" w:eastAsia="宋体"/>
                <w:b w:val="0"/>
                <w:sz w:val="18"/>
              </w:rPr>
              <w:t>20</w:t>
            </w:r>
          </w:p>
        </w:tc>
      </w:tr>
      <w:tr w14:paraId="2E73A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F582F73">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4C63341">
            <w:pPr>
              <w:keepNext/>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62D8B259">
            <w:pPr>
              <w:keepNext/>
              <w:spacing w:before="20" w:after="20" w:line="260" w:lineRule="exact"/>
              <w:ind w:firstLine="0" w:firstLineChars="0"/>
              <w:jc w:val="center"/>
            </w:pPr>
            <w:r>
              <w:rPr>
                <w:rFonts w:ascii="Times New Roman" w:hAnsi="Times New Roman" w:eastAsia="宋体"/>
                <w:b w:val="0"/>
                <w:sz w:val="18"/>
              </w:rPr>
              <w:t>903.04</w:t>
            </w:r>
          </w:p>
        </w:tc>
        <w:tc>
          <w:tcPr>
            <w:tcW w:w="1187" w:type="dxa"/>
            <w:tcMar>
              <w:left w:w="70" w:type="dxa"/>
              <w:right w:w="70" w:type="dxa"/>
            </w:tcMar>
            <w:vAlign w:val="center"/>
          </w:tcPr>
          <w:p w14:paraId="73A9EC36">
            <w:pPr>
              <w:keepNext/>
              <w:spacing w:before="20" w:after="20" w:line="260" w:lineRule="exact"/>
              <w:ind w:firstLine="0" w:firstLineChars="0"/>
              <w:jc w:val="center"/>
            </w:pPr>
            <w:r>
              <w:rPr>
                <w:rFonts w:ascii="Times New Roman" w:hAnsi="Times New Roman" w:eastAsia="宋体"/>
                <w:b w:val="0"/>
                <w:sz w:val="18"/>
              </w:rPr>
              <w:t>455.37</w:t>
            </w:r>
          </w:p>
        </w:tc>
        <w:tc>
          <w:tcPr>
            <w:tcW w:w="1187" w:type="dxa"/>
            <w:tcMar>
              <w:left w:w="70" w:type="dxa"/>
              <w:right w:w="70" w:type="dxa"/>
            </w:tcMar>
            <w:vAlign w:val="center"/>
          </w:tcPr>
          <w:p w14:paraId="5DCCB7A4">
            <w:pPr>
              <w:keepNext/>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09B6B6F1">
            <w:pPr>
              <w:keepNext/>
              <w:spacing w:before="20" w:after="20" w:line="260" w:lineRule="exact"/>
              <w:ind w:firstLine="0" w:firstLineChars="0"/>
              <w:jc w:val="center"/>
            </w:pPr>
            <w:r>
              <w:rPr>
                <w:rFonts w:ascii="Times New Roman" w:hAnsi="Times New Roman" w:eastAsia="宋体"/>
                <w:b w:val="0"/>
                <w:sz w:val="18"/>
              </w:rPr>
              <w:t>92.54</w:t>
            </w:r>
          </w:p>
        </w:tc>
        <w:tc>
          <w:tcPr>
            <w:tcW w:w="1187" w:type="dxa"/>
            <w:tcMar>
              <w:left w:w="70" w:type="dxa"/>
              <w:right w:w="70" w:type="dxa"/>
            </w:tcMar>
            <w:vAlign w:val="center"/>
          </w:tcPr>
          <w:p w14:paraId="6A956841">
            <w:pPr>
              <w:keepNext/>
              <w:spacing w:before="20" w:after="20" w:line="260" w:lineRule="exact"/>
              <w:ind w:firstLine="0" w:firstLineChars="0"/>
              <w:jc w:val="center"/>
            </w:pPr>
            <w:r>
              <w:rPr>
                <w:rFonts w:ascii="Times New Roman" w:hAnsi="Times New Roman" w:eastAsia="宋体"/>
                <w:b w:val="0"/>
                <w:sz w:val="18"/>
              </w:rPr>
              <w:t>20</w:t>
            </w:r>
          </w:p>
        </w:tc>
      </w:tr>
      <w:tr w14:paraId="1E6A1D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84B8E08">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CD4C466">
            <w:pPr>
              <w:keepNext/>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6E9CE4A">
            <w:pPr>
              <w:keepNext/>
              <w:spacing w:before="20" w:after="20" w:line="260" w:lineRule="exact"/>
              <w:ind w:firstLine="0" w:firstLineChars="0"/>
              <w:jc w:val="center"/>
            </w:pPr>
            <w:r>
              <w:rPr>
                <w:rFonts w:ascii="Times New Roman" w:hAnsi="Times New Roman" w:eastAsia="宋体"/>
                <w:b w:val="0"/>
                <w:sz w:val="18"/>
              </w:rPr>
              <w:t>975.95</w:t>
            </w:r>
          </w:p>
        </w:tc>
        <w:tc>
          <w:tcPr>
            <w:tcW w:w="1187" w:type="dxa"/>
            <w:tcMar>
              <w:left w:w="70" w:type="dxa"/>
              <w:right w:w="70" w:type="dxa"/>
            </w:tcMar>
            <w:vAlign w:val="center"/>
          </w:tcPr>
          <w:p w14:paraId="465A69FC">
            <w:pPr>
              <w:keepNext/>
              <w:spacing w:before="20" w:after="20" w:line="260" w:lineRule="exact"/>
              <w:ind w:firstLine="0" w:firstLineChars="0"/>
              <w:jc w:val="center"/>
            </w:pPr>
            <w:r>
              <w:rPr>
                <w:rFonts w:ascii="Times New Roman" w:hAnsi="Times New Roman" w:eastAsia="宋体"/>
                <w:b w:val="0"/>
                <w:sz w:val="18"/>
              </w:rPr>
              <w:t>492.14</w:t>
            </w:r>
          </w:p>
        </w:tc>
        <w:tc>
          <w:tcPr>
            <w:tcW w:w="1187" w:type="dxa"/>
            <w:tcMar>
              <w:left w:w="70" w:type="dxa"/>
              <w:right w:w="70" w:type="dxa"/>
            </w:tcMar>
            <w:vAlign w:val="center"/>
          </w:tcPr>
          <w:p w14:paraId="2BE8C5D5">
            <w:pPr>
              <w:keepNext/>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10D0FE3A">
            <w:pPr>
              <w:keepNext/>
              <w:spacing w:before="20" w:after="20" w:line="260" w:lineRule="exact"/>
              <w:ind w:firstLine="0" w:firstLineChars="0"/>
              <w:jc w:val="center"/>
            </w:pPr>
            <w:r>
              <w:rPr>
                <w:rFonts w:ascii="Times New Roman" w:hAnsi="Times New Roman" w:eastAsia="宋体"/>
                <w:b w:val="0"/>
                <w:sz w:val="18"/>
              </w:rPr>
              <w:t>100.01</w:t>
            </w:r>
          </w:p>
        </w:tc>
        <w:tc>
          <w:tcPr>
            <w:tcW w:w="1187" w:type="dxa"/>
            <w:tcMar>
              <w:left w:w="70" w:type="dxa"/>
              <w:right w:w="70" w:type="dxa"/>
            </w:tcMar>
            <w:vAlign w:val="center"/>
          </w:tcPr>
          <w:p w14:paraId="2730F3A8">
            <w:pPr>
              <w:keepNext/>
              <w:spacing w:before="20" w:after="20" w:line="260" w:lineRule="exact"/>
              <w:ind w:firstLine="0" w:firstLineChars="0"/>
              <w:jc w:val="center"/>
            </w:pPr>
            <w:r>
              <w:rPr>
                <w:rFonts w:ascii="Times New Roman" w:hAnsi="Times New Roman" w:eastAsia="宋体"/>
                <w:b w:val="0"/>
                <w:sz w:val="18"/>
              </w:rPr>
              <w:t>20</w:t>
            </w:r>
          </w:p>
        </w:tc>
      </w:tr>
      <w:tr w14:paraId="2E3DCF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0C56972">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9B0E802">
            <w:pPr>
              <w:keepNext/>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4843EFFD">
            <w:pPr>
              <w:keepNext/>
              <w:spacing w:before="20" w:after="20" w:line="260" w:lineRule="exact"/>
              <w:ind w:firstLine="0" w:firstLineChars="0"/>
              <w:jc w:val="center"/>
            </w:pPr>
            <w:r>
              <w:rPr>
                <w:rFonts w:ascii="Times New Roman" w:hAnsi="Times New Roman" w:eastAsia="宋体"/>
                <w:b w:val="0"/>
                <w:sz w:val="18"/>
              </w:rPr>
              <w:t>1054.76</w:t>
            </w:r>
          </w:p>
        </w:tc>
        <w:tc>
          <w:tcPr>
            <w:tcW w:w="1187" w:type="dxa"/>
            <w:tcMar>
              <w:left w:w="70" w:type="dxa"/>
              <w:right w:w="70" w:type="dxa"/>
            </w:tcMar>
            <w:vAlign w:val="center"/>
          </w:tcPr>
          <w:p w14:paraId="06007ACE">
            <w:pPr>
              <w:keepNext/>
              <w:spacing w:before="20" w:after="20" w:line="260" w:lineRule="exact"/>
              <w:ind w:firstLine="0" w:firstLineChars="0"/>
              <w:jc w:val="center"/>
            </w:pPr>
            <w:r>
              <w:rPr>
                <w:rFonts w:ascii="Times New Roman" w:hAnsi="Times New Roman" w:eastAsia="宋体"/>
                <w:b w:val="0"/>
                <w:sz w:val="18"/>
              </w:rPr>
              <w:t>531.88</w:t>
            </w:r>
          </w:p>
        </w:tc>
        <w:tc>
          <w:tcPr>
            <w:tcW w:w="1187" w:type="dxa"/>
            <w:tcMar>
              <w:left w:w="70" w:type="dxa"/>
              <w:right w:w="70" w:type="dxa"/>
            </w:tcMar>
            <w:vAlign w:val="center"/>
          </w:tcPr>
          <w:p w14:paraId="44269C7E">
            <w:pPr>
              <w:keepNext/>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09C99454">
            <w:pPr>
              <w:keepNext/>
              <w:spacing w:before="20" w:after="20" w:line="260" w:lineRule="exact"/>
              <w:ind w:firstLine="0" w:firstLineChars="0"/>
              <w:jc w:val="center"/>
            </w:pPr>
            <w:r>
              <w:rPr>
                <w:rFonts w:ascii="Times New Roman" w:hAnsi="Times New Roman" w:eastAsia="宋体"/>
                <w:b w:val="0"/>
                <w:sz w:val="18"/>
              </w:rPr>
              <w:t>108.09</w:t>
            </w:r>
          </w:p>
        </w:tc>
        <w:tc>
          <w:tcPr>
            <w:tcW w:w="1187" w:type="dxa"/>
            <w:tcMar>
              <w:left w:w="70" w:type="dxa"/>
              <w:right w:w="70" w:type="dxa"/>
            </w:tcMar>
            <w:vAlign w:val="center"/>
          </w:tcPr>
          <w:p w14:paraId="5489E3E0">
            <w:pPr>
              <w:keepNext/>
              <w:spacing w:before="20" w:after="20" w:line="260" w:lineRule="exact"/>
              <w:ind w:firstLine="0" w:firstLineChars="0"/>
              <w:jc w:val="center"/>
            </w:pPr>
            <w:r>
              <w:rPr>
                <w:rFonts w:ascii="Times New Roman" w:hAnsi="Times New Roman" w:eastAsia="宋体"/>
                <w:b w:val="0"/>
                <w:sz w:val="18"/>
              </w:rPr>
              <w:t>20</w:t>
            </w:r>
          </w:p>
        </w:tc>
      </w:tr>
      <w:tr w14:paraId="5F074F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B51F7D5">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E452E23">
            <w:pPr>
              <w:keepNext/>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31A7AA57">
            <w:pPr>
              <w:keepNext/>
              <w:spacing w:before="20" w:after="20" w:line="260" w:lineRule="exact"/>
              <w:ind w:firstLine="0" w:firstLineChars="0"/>
              <w:jc w:val="center"/>
            </w:pPr>
            <w:r>
              <w:rPr>
                <w:rFonts w:ascii="Times New Roman" w:hAnsi="Times New Roman" w:eastAsia="宋体"/>
                <w:b w:val="0"/>
                <w:sz w:val="18"/>
              </w:rPr>
              <w:t>1394.82</w:t>
            </w:r>
          </w:p>
        </w:tc>
        <w:tc>
          <w:tcPr>
            <w:tcW w:w="1187" w:type="dxa"/>
            <w:tcMar>
              <w:left w:w="70" w:type="dxa"/>
              <w:right w:w="70" w:type="dxa"/>
            </w:tcMar>
            <w:vAlign w:val="center"/>
          </w:tcPr>
          <w:p w14:paraId="20E426C2">
            <w:pPr>
              <w:keepNext/>
              <w:spacing w:before="20" w:after="20" w:line="260" w:lineRule="exact"/>
              <w:ind w:firstLine="0" w:firstLineChars="0"/>
              <w:jc w:val="center"/>
            </w:pPr>
            <w:r>
              <w:rPr>
                <w:rFonts w:ascii="Times New Roman" w:hAnsi="Times New Roman" w:eastAsia="宋体"/>
                <w:b w:val="0"/>
                <w:sz w:val="18"/>
              </w:rPr>
              <w:t>78.93</w:t>
            </w:r>
          </w:p>
        </w:tc>
        <w:tc>
          <w:tcPr>
            <w:tcW w:w="1187" w:type="dxa"/>
            <w:tcMar>
              <w:left w:w="70" w:type="dxa"/>
              <w:right w:w="70" w:type="dxa"/>
            </w:tcMar>
            <w:vAlign w:val="center"/>
          </w:tcPr>
          <w:p w14:paraId="600C7074">
            <w:pPr>
              <w:keepNext/>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5FB31B68">
            <w:pPr>
              <w:keepNext/>
              <w:spacing w:before="20" w:after="20" w:line="260" w:lineRule="exact"/>
              <w:ind w:firstLine="0" w:firstLineChars="0"/>
              <w:jc w:val="center"/>
            </w:pPr>
            <w:r>
              <w:rPr>
                <w:rFonts w:ascii="Times New Roman" w:hAnsi="Times New Roman" w:eastAsia="宋体"/>
                <w:b w:val="0"/>
                <w:sz w:val="18"/>
              </w:rPr>
              <w:t>105.14</w:t>
            </w:r>
          </w:p>
        </w:tc>
        <w:tc>
          <w:tcPr>
            <w:tcW w:w="1187" w:type="dxa"/>
            <w:tcMar>
              <w:left w:w="70" w:type="dxa"/>
              <w:right w:w="70" w:type="dxa"/>
            </w:tcMar>
            <w:vAlign w:val="center"/>
          </w:tcPr>
          <w:p w14:paraId="71F4E0C8">
            <w:pPr>
              <w:keepNext/>
              <w:spacing w:before="20" w:after="20" w:line="260" w:lineRule="exact"/>
              <w:ind w:firstLine="0" w:firstLineChars="0"/>
              <w:jc w:val="center"/>
            </w:pPr>
            <w:r>
              <w:rPr>
                <w:rFonts w:ascii="Times New Roman" w:hAnsi="Times New Roman" w:eastAsia="宋体"/>
                <w:b w:val="0"/>
                <w:sz w:val="18"/>
              </w:rPr>
              <w:t>29</w:t>
            </w:r>
          </w:p>
        </w:tc>
      </w:tr>
      <w:tr w14:paraId="2813D2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79CB4C3">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CAB91C9">
            <w:pPr>
              <w:keepNext/>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3139C32">
            <w:pPr>
              <w:keepNext/>
              <w:spacing w:before="20" w:after="20" w:line="260" w:lineRule="exact"/>
              <w:ind w:firstLine="0" w:firstLineChars="0"/>
              <w:jc w:val="center"/>
            </w:pPr>
            <w:r>
              <w:rPr>
                <w:rFonts w:ascii="Times New Roman" w:hAnsi="Times New Roman" w:eastAsia="宋体"/>
                <w:b w:val="0"/>
                <w:sz w:val="18"/>
              </w:rPr>
              <w:t>1419.92</w:t>
            </w:r>
          </w:p>
        </w:tc>
        <w:tc>
          <w:tcPr>
            <w:tcW w:w="1187" w:type="dxa"/>
            <w:tcMar>
              <w:left w:w="70" w:type="dxa"/>
              <w:right w:w="70" w:type="dxa"/>
            </w:tcMar>
            <w:vAlign w:val="center"/>
          </w:tcPr>
          <w:p w14:paraId="3462DD50">
            <w:pPr>
              <w:keepNext/>
              <w:spacing w:before="20" w:after="20" w:line="260" w:lineRule="exact"/>
              <w:ind w:firstLine="0" w:firstLineChars="0"/>
              <w:jc w:val="center"/>
            </w:pPr>
            <w:r>
              <w:rPr>
                <w:rFonts w:ascii="Times New Roman" w:hAnsi="Times New Roman" w:eastAsia="宋体"/>
                <w:b w:val="0"/>
                <w:sz w:val="18"/>
              </w:rPr>
              <w:t>80.35</w:t>
            </w:r>
          </w:p>
        </w:tc>
        <w:tc>
          <w:tcPr>
            <w:tcW w:w="1187" w:type="dxa"/>
            <w:tcMar>
              <w:left w:w="70" w:type="dxa"/>
              <w:right w:w="70" w:type="dxa"/>
            </w:tcMar>
            <w:vAlign w:val="center"/>
          </w:tcPr>
          <w:p w14:paraId="730393C5">
            <w:pPr>
              <w:keepNext/>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4C908B4C">
            <w:pPr>
              <w:keepNext/>
              <w:spacing w:before="20" w:after="20" w:line="260" w:lineRule="exact"/>
              <w:ind w:firstLine="0" w:firstLineChars="0"/>
              <w:jc w:val="center"/>
            </w:pPr>
            <w:r>
              <w:rPr>
                <w:rFonts w:ascii="Times New Roman" w:hAnsi="Times New Roman" w:eastAsia="宋体"/>
                <w:b w:val="0"/>
                <w:sz w:val="18"/>
              </w:rPr>
              <w:t>107.03</w:t>
            </w:r>
          </w:p>
        </w:tc>
        <w:tc>
          <w:tcPr>
            <w:tcW w:w="1187" w:type="dxa"/>
            <w:tcMar>
              <w:left w:w="70" w:type="dxa"/>
              <w:right w:w="70" w:type="dxa"/>
            </w:tcMar>
            <w:vAlign w:val="center"/>
          </w:tcPr>
          <w:p w14:paraId="41615D36">
            <w:pPr>
              <w:keepNext/>
              <w:spacing w:before="20" w:after="20" w:line="260" w:lineRule="exact"/>
              <w:ind w:firstLine="0" w:firstLineChars="0"/>
              <w:jc w:val="center"/>
            </w:pPr>
            <w:r>
              <w:rPr>
                <w:rFonts w:ascii="Times New Roman" w:hAnsi="Times New Roman" w:eastAsia="宋体"/>
                <w:b w:val="0"/>
                <w:sz w:val="18"/>
              </w:rPr>
              <w:t>29</w:t>
            </w:r>
          </w:p>
        </w:tc>
      </w:tr>
      <w:tr w14:paraId="42C174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D40FAE">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E8F8033">
            <w:pPr>
              <w:keepNext/>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CFD3739">
            <w:pPr>
              <w:keepNext/>
              <w:spacing w:before="20" w:after="20" w:line="260" w:lineRule="exact"/>
              <w:ind w:firstLine="0" w:firstLineChars="0"/>
              <w:jc w:val="center"/>
            </w:pPr>
            <w:r>
              <w:rPr>
                <w:rFonts w:ascii="Times New Roman" w:hAnsi="Times New Roman" w:eastAsia="宋体"/>
                <w:b w:val="0"/>
                <w:sz w:val="18"/>
              </w:rPr>
              <w:t>1445.48</w:t>
            </w:r>
          </w:p>
        </w:tc>
        <w:tc>
          <w:tcPr>
            <w:tcW w:w="1187" w:type="dxa"/>
            <w:tcMar>
              <w:left w:w="70" w:type="dxa"/>
              <w:right w:w="70" w:type="dxa"/>
            </w:tcMar>
            <w:vAlign w:val="center"/>
          </w:tcPr>
          <w:p w14:paraId="19978D49">
            <w:pPr>
              <w:keepNext/>
              <w:spacing w:before="20" w:after="20" w:line="260" w:lineRule="exact"/>
              <w:ind w:firstLine="0" w:firstLineChars="0"/>
              <w:jc w:val="center"/>
            </w:pPr>
            <w:r>
              <w:rPr>
                <w:rFonts w:ascii="Times New Roman" w:hAnsi="Times New Roman" w:eastAsia="宋体"/>
                <w:b w:val="0"/>
                <w:sz w:val="18"/>
              </w:rPr>
              <w:t>81.80</w:t>
            </w:r>
          </w:p>
        </w:tc>
        <w:tc>
          <w:tcPr>
            <w:tcW w:w="1187" w:type="dxa"/>
            <w:tcMar>
              <w:left w:w="70" w:type="dxa"/>
              <w:right w:w="70" w:type="dxa"/>
            </w:tcMar>
            <w:vAlign w:val="center"/>
          </w:tcPr>
          <w:p w14:paraId="34A585A8">
            <w:pPr>
              <w:keepNext/>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15BB0EFB">
            <w:pPr>
              <w:keepNext/>
              <w:spacing w:before="20" w:after="20" w:line="260" w:lineRule="exact"/>
              <w:ind w:firstLine="0" w:firstLineChars="0"/>
              <w:jc w:val="center"/>
            </w:pPr>
            <w:r>
              <w:rPr>
                <w:rFonts w:ascii="Times New Roman" w:hAnsi="Times New Roman" w:eastAsia="宋体"/>
                <w:b w:val="0"/>
                <w:sz w:val="18"/>
              </w:rPr>
              <w:t>108.96</w:t>
            </w:r>
          </w:p>
        </w:tc>
        <w:tc>
          <w:tcPr>
            <w:tcW w:w="1187" w:type="dxa"/>
            <w:tcMar>
              <w:left w:w="70" w:type="dxa"/>
              <w:right w:w="70" w:type="dxa"/>
            </w:tcMar>
            <w:vAlign w:val="center"/>
          </w:tcPr>
          <w:p w14:paraId="04D3D180">
            <w:pPr>
              <w:keepNext/>
              <w:spacing w:before="20" w:after="20" w:line="260" w:lineRule="exact"/>
              <w:ind w:firstLine="0" w:firstLineChars="0"/>
              <w:jc w:val="center"/>
            </w:pPr>
            <w:r>
              <w:rPr>
                <w:rFonts w:ascii="Times New Roman" w:hAnsi="Times New Roman" w:eastAsia="宋体"/>
                <w:b w:val="0"/>
                <w:sz w:val="18"/>
              </w:rPr>
              <w:t>29</w:t>
            </w:r>
          </w:p>
        </w:tc>
      </w:tr>
      <w:tr w14:paraId="3616DB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09B7567">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B54CD69">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0C27726">
            <w:pPr>
              <w:keepNext w:val="0"/>
              <w:spacing w:before="20" w:after="20" w:line="260" w:lineRule="exact"/>
              <w:ind w:firstLine="0" w:firstLineChars="0"/>
              <w:jc w:val="center"/>
            </w:pPr>
            <w:r>
              <w:rPr>
                <w:rFonts w:ascii="Times New Roman" w:hAnsi="Times New Roman" w:eastAsia="宋体"/>
                <w:b w:val="0"/>
                <w:sz w:val="18"/>
              </w:rPr>
              <w:t>1471.50</w:t>
            </w:r>
          </w:p>
        </w:tc>
        <w:tc>
          <w:tcPr>
            <w:tcW w:w="1187" w:type="dxa"/>
            <w:tcMar>
              <w:left w:w="70" w:type="dxa"/>
              <w:right w:w="70" w:type="dxa"/>
            </w:tcMar>
            <w:vAlign w:val="center"/>
          </w:tcPr>
          <w:p w14:paraId="2A627252">
            <w:pPr>
              <w:keepNext w:val="0"/>
              <w:spacing w:before="20" w:after="20" w:line="260" w:lineRule="exact"/>
              <w:ind w:firstLine="0" w:firstLineChars="0"/>
              <w:jc w:val="center"/>
            </w:pPr>
            <w:r>
              <w:rPr>
                <w:rFonts w:ascii="Times New Roman" w:hAnsi="Times New Roman" w:eastAsia="宋体"/>
                <w:b w:val="0"/>
                <w:sz w:val="18"/>
              </w:rPr>
              <w:t>83.27</w:t>
            </w:r>
          </w:p>
        </w:tc>
        <w:tc>
          <w:tcPr>
            <w:tcW w:w="1187" w:type="dxa"/>
            <w:tcMar>
              <w:left w:w="70" w:type="dxa"/>
              <w:right w:w="70" w:type="dxa"/>
            </w:tcMar>
            <w:vAlign w:val="center"/>
          </w:tcPr>
          <w:p w14:paraId="706DAB34">
            <w:pPr>
              <w:keepNext w:val="0"/>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7DD032AE">
            <w:pPr>
              <w:keepNext w:val="0"/>
              <w:spacing w:before="20" w:after="20" w:line="260" w:lineRule="exact"/>
              <w:ind w:firstLine="0" w:firstLineChars="0"/>
              <w:jc w:val="center"/>
            </w:pPr>
            <w:r>
              <w:rPr>
                <w:rFonts w:ascii="Times New Roman" w:hAnsi="Times New Roman" w:eastAsia="宋体"/>
                <w:b w:val="0"/>
                <w:sz w:val="18"/>
              </w:rPr>
              <w:t>110.92</w:t>
            </w:r>
          </w:p>
        </w:tc>
        <w:tc>
          <w:tcPr>
            <w:tcW w:w="1187" w:type="dxa"/>
            <w:tcMar>
              <w:left w:w="70" w:type="dxa"/>
              <w:right w:w="70" w:type="dxa"/>
            </w:tcMar>
            <w:vAlign w:val="center"/>
          </w:tcPr>
          <w:p w14:paraId="1FCBAC9D">
            <w:pPr>
              <w:keepNext w:val="0"/>
              <w:spacing w:before="20" w:after="20" w:line="260" w:lineRule="exact"/>
              <w:ind w:firstLine="0" w:firstLineChars="0"/>
              <w:jc w:val="center"/>
            </w:pPr>
            <w:r>
              <w:rPr>
                <w:rFonts w:ascii="Times New Roman" w:hAnsi="Times New Roman" w:eastAsia="宋体"/>
                <w:b w:val="0"/>
                <w:sz w:val="18"/>
              </w:rPr>
              <w:t>29</w:t>
            </w:r>
          </w:p>
        </w:tc>
      </w:tr>
    </w:tbl>
    <w:p w14:paraId="61BEF2B7">
      <w:pPr>
        <w:pStyle w:val="2"/>
        <w:keepNext/>
        <w:spacing w:before="120" w:after="0" w:line="240" w:lineRule="auto"/>
        <w:ind w:firstLine="0"/>
        <w:jc w:val="center"/>
      </w:pPr>
      <w:r>
        <w:drawing>
          <wp:inline distT="0" distB="0" distL="114300" distR="114300">
            <wp:extent cx="5120640" cy="250761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6"/>
                    <a:stretch>
                      <a:fillRect/>
                    </a:stretch>
                  </pic:blipFill>
                  <pic:spPr>
                    <a:xfrm>
                      <a:off x="0" y="0"/>
                      <a:ext cx="5120640" cy="2508169"/>
                    </a:xfrm>
                    <a:prstGeom prst="rect">
                      <a:avLst/>
                    </a:prstGeom>
                    <a:noFill/>
                    <a:ln w="9525">
                      <a:noFill/>
                    </a:ln>
                  </pic:spPr>
                </pic:pic>
              </a:graphicData>
            </a:graphic>
          </wp:inline>
        </w:drawing>
      </w:r>
    </w:p>
    <w:p w14:paraId="04A40E66">
      <w:pPr>
        <w:pStyle w:val="2"/>
        <w:spacing w:before="60" w:after="120" w:line="280" w:lineRule="exact"/>
        <w:ind w:firstLine="0"/>
        <w:jc w:val="center"/>
      </w:pPr>
      <w:r>
        <w:rPr>
          <w:rFonts w:ascii="Times New Roman" w:hAnsi="Times New Roman" w:eastAsia="宋体"/>
          <w:b w:val="0"/>
          <w:sz w:val="21"/>
        </w:rPr>
        <w:t>图3-4 两地区仿真年度站级正反向净负荷</w:t>
      </w:r>
    </w:p>
    <w:p w14:paraId="60743AA5">
      <w:pPr>
        <w:pStyle w:val="5"/>
        <w:keepNext/>
        <w:numPr>
          <w:ilvl w:val="0"/>
          <w:numId w:val="0"/>
        </w:numPr>
        <w:spacing w:before="160" w:after="120" w:line="390" w:lineRule="exact"/>
        <w:ind w:firstLine="0"/>
      </w:pPr>
      <w:bookmarkStart w:id="109" w:name="同步区域峰与独立站峰"/>
      <w:r>
        <w:rPr>
          <w:rFonts w:ascii="Times New Roman" w:hAnsi="Times New Roman" w:eastAsia="方正仿宋_GBK"/>
          <w:b/>
          <w:sz w:val="26"/>
        </w:rPr>
        <w:t>3.4.3 同步区域峰与独立站峰</w:t>
      </w:r>
      <w:bookmarkEnd w:id="109"/>
    </w:p>
    <w:p w14:paraId="03EEB643">
      <w:pPr>
        <w:pStyle w:val="115"/>
        <w:widowControl/>
        <w:spacing w:before="0" w:after="0" w:line="348" w:lineRule="exact"/>
        <w:ind w:firstLine="480"/>
        <w:jc w:val="both"/>
      </w:pPr>
      <w:r>
        <w:rPr>
          <w:rFonts w:ascii="Times New Roman" w:hAnsi="Times New Roman" w:eastAsia="方正仿宋_GBK"/>
          <w:b w:val="0"/>
          <w:sz w:val="24"/>
        </w:rPr>
        <w:t>形成区域峰值时，应先在同一时间轴汇总各站功率，再取年度最大值。各站最大负荷可能发生在不同时间，直接相加通常高于区域同时最大负荷。本项目年网供最大负荷采用年度降压负荷估计，站级容量校核使用站级独立峰值，两类量按各自统计范围使用。</w:t>
      </w:r>
    </w:p>
    <w:p w14:paraId="151BCA39">
      <w:pPr>
        <w:pStyle w:val="2"/>
        <w:widowControl/>
        <w:spacing w:before="0" w:after="0" w:line="348" w:lineRule="exact"/>
        <w:ind w:firstLine="480"/>
        <w:jc w:val="both"/>
      </w:pPr>
      <w:r>
        <w:rPr>
          <w:rFonts w:ascii="Times New Roman" w:hAnsi="Times New Roman" w:eastAsia="方正仿宋_GBK"/>
          <w:b w:val="0"/>
          <w:sz w:val="24"/>
        </w:rPr>
        <w:t>各站最大负荷分别用于本站容量校核，区县年网供最大负荷用于容载比计算。模型以各站最大负荷为规划负荷：一个站转出多少负荷，其他站合计就承接多少，转接前后区县规划负荷总量保持不变。该处理用于比较站间负荷配置，区县容载比分母仍采用同范围年网供最大负荷。</w:t>
      </w:r>
    </w:p>
    <w:p w14:paraId="4811A9F9">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125DB777">
      <w:pPr>
        <w:pStyle w:val="115"/>
        <w:widowControl/>
        <w:spacing w:before="0" w:after="0" w:line="348" w:lineRule="exact"/>
        <w:ind w:firstLine="480"/>
        <w:jc w:val="both"/>
      </w:pPr>
      <w:r>
        <w:rPr>
          <w:rFonts w:ascii="Times New Roman" w:hAnsi="Times New Roman" w:eastAsia="方正仿宋_GBK"/>
          <w:b w:val="0"/>
          <w:sz w:val="24"/>
        </w:rPr>
        <w:t>对每个方向，以对应峰值的95%构造幅值门槛，统计连续达到门槛的最长时段和全年累计时数。用于储能静态定容的是最长连续段，单位h；全年累计时数用于描述发生频度。</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68DF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C0F56A0">
            <w:pPr>
              <w:spacing w:before="0" w:after="0"/>
              <w:ind w:firstLine="0" w:firstLineChars="0"/>
            </w:pPr>
          </w:p>
        </w:tc>
        <w:tc>
          <w:tcPr>
            <w:tcW w:w="6838" w:type="dxa"/>
            <w:tcMar>
              <w:left w:w="0" w:type="dxa"/>
              <w:right w:w="0" w:type="dxa"/>
            </w:tcMar>
            <w:vAlign w:val="center"/>
          </w:tcPr>
          <w:p w14:paraId="4737202A">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Sup>
                        <m:sSubSupPr/>
                        <m:e>
                          <m:r>
                            <m:rPr/>
                            <m:t>H</m:t>
                          </m:r>
                        </m:e>
                        <m:sub>
                          <m:r>
                            <m:rPr/>
                            <m:t>95</m:t>
                          </m:r>
                        </m:sub>
                        <m:sup>
                          <m:r>
                            <m:rPr/>
                            <m:t>+</m:t>
                          </m:r>
                        </m:sup>
                      </m:sSubSup>
                    </m:e>
                    <m:e>
                      <m:r>
                        <m:rPr/>
                        <m:t>=</m:t>
                      </m:r>
                      <m:r>
                        <m:rPr>
                          <m:nor/>
                          <m:sty m:val="p"/>
                        </m:rPr>
                        <w:rPr>
                          <w:b w:val="0"/>
                          <w:i w:val="0"/>
                        </w:rPr>
                        <m:t>max</m:t>
                      </m:r>
                      <m:r>
                        <m:rPr/>
                        <m:t>{</m:t>
                      </m:r>
                      <m:r>
                        <m:rPr>
                          <m:nor/>
                          <m:sty m:val="p"/>
                        </m:rPr>
                        <w:rPr>
                          <w:b w:val="0"/>
                          <w:i w:val="0"/>
                        </w:rPr>
                        <m:t>连续时段长度</m:t>
                      </m:r>
                      <m:r>
                        <m:rPr/>
                        <m:t>:</m:t>
                      </m:r>
                      <m:sSub>
                        <m:sSubPr/>
                        <m:e>
                          <m:r>
                            <m:rPr/>
                            <m:t>P</m:t>
                          </m:r>
                        </m:e>
                        <m:sub>
                          <m:r>
                            <m:rPr/>
                            <m:t>t</m:t>
                          </m:r>
                        </m:sub>
                      </m:sSub>
                      <m:r>
                        <m:rPr/>
                        <m:t>≥0.95</m:t>
                      </m:r>
                      <m:sSup>
                        <m:sSupPr/>
                        <m:e>
                          <m:r>
                            <m:rPr/>
                            <m:t>P</m:t>
                          </m:r>
                        </m:e>
                        <m:sup>
                          <m:r>
                            <m:rPr/>
                            <m:t>+</m:t>
                          </m:r>
                        </m:sup>
                      </m:sSup>
                      <m:r>
                        <m:rPr/>
                        <m:t>},</m:t>
                      </m:r>
                    </m:e>
                  </m:mr>
                  <m:mr>
                    <m:e>
                      <m:sSubSup>
                        <m:sSubSupPr/>
                        <m:e>
                          <m:r>
                            <m:rPr/>
                            <m:t>H</m:t>
                          </m:r>
                        </m:e>
                        <m:sub>
                          <m:r>
                            <m:rPr/>
                            <m:t>95</m:t>
                          </m:r>
                        </m:sub>
                        <m:sup>
                          <m:r>
                            <m:rPr/>
                            <m:t>−</m:t>
                          </m:r>
                        </m:sup>
                      </m:sSubSup>
                    </m:e>
                    <m:e>
                      <m:r>
                        <m:rPr/>
                        <m:t>=</m:t>
                      </m:r>
                      <m:r>
                        <m:rPr>
                          <m:nor/>
                          <m:sty m:val="p"/>
                        </m:rPr>
                        <w:rPr>
                          <w:b w:val="0"/>
                          <w:i w:val="0"/>
                        </w:rPr>
                        <m:t>max</m:t>
                      </m:r>
                      <m:r>
                        <m:rPr/>
                        <m:t>{</m:t>
                      </m:r>
                      <m:r>
                        <m:rPr>
                          <m:nor/>
                          <m:sty m:val="p"/>
                        </m:rPr>
                        <w:rPr>
                          <w:b w:val="0"/>
                          <w:i w:val="0"/>
                        </w:rPr>
                        <m:t>连续时段长度</m:t>
                      </m:r>
                      <m:r>
                        <m:rPr/>
                        <m:t>:−</m:t>
                      </m:r>
                      <m:sSub>
                        <m:sSubPr/>
                        <m:e>
                          <m:r>
                            <m:rPr/>
                            <m:t>P</m:t>
                          </m:r>
                        </m:e>
                        <m:sub>
                          <m:r>
                            <m:rPr/>
                            <m:t>t</m:t>
                          </m:r>
                        </m:sub>
                      </m:sSub>
                      <m:r>
                        <m:rPr/>
                        <m:t>≥0.95</m:t>
                      </m:r>
                      <m:sSup>
                        <m:sSupPr/>
                        <m:e>
                          <m:r>
                            <m:rPr/>
                            <m:t>P</m:t>
                          </m:r>
                        </m:e>
                        <m:sup>
                          <m:r>
                            <m:rPr/>
                            <m:t>−</m:t>
                          </m:r>
                        </m:sup>
                      </m:sSup>
                      <m:r>
                        <m:rPr/>
                        <m:t>}.</m:t>
                      </m:r>
                    </m:e>
                  </m:mr>
                </m:m>
              </m:oMath>
            </m:oMathPara>
          </w:p>
        </w:tc>
        <w:tc>
          <w:tcPr>
            <w:tcW w:w="737" w:type="dxa"/>
            <w:tcMar>
              <w:left w:w="0" w:type="dxa"/>
              <w:right w:w="0" w:type="dxa"/>
            </w:tcMar>
            <w:vAlign w:val="center"/>
          </w:tcPr>
          <w:p w14:paraId="34F151CE">
            <w:pPr>
              <w:spacing w:before="0" w:after="0"/>
              <w:ind w:firstLine="0" w:firstLineChars="0"/>
              <w:jc w:val="right"/>
            </w:pPr>
            <w:r>
              <w:rPr>
                <w:rFonts w:ascii="Times New Roman" w:hAnsi="Times New Roman" w:eastAsia="方正仿宋_GBK"/>
                <w:b w:val="0"/>
                <w:sz w:val="18"/>
              </w:rPr>
              <w:t>（3-7）</w:t>
            </w:r>
          </w:p>
        </w:tc>
      </w:tr>
    </w:tbl>
    <w:p w14:paraId="6A4D84C5">
      <w:pPr>
        <w:pStyle w:val="115"/>
        <w:widowControl/>
        <w:spacing w:before="0" w:after="0" w:line="348" w:lineRule="exact"/>
        <w:ind w:firstLine="480"/>
        <w:jc w:val="both"/>
      </w:pPr>
      <w:r>
        <w:rPr>
          <w:rFonts w:ascii="Times New Roman" w:hAnsi="Times New Roman" w:eastAsia="方正仿宋_GBK"/>
          <w:b w:val="0"/>
          <w:sz w:val="24"/>
        </w:rPr>
        <w:t>式中，</w:t>
      </w:r>
      <m:oMath>
        <m:sSubSup>
          <m:sSubSupPr/>
          <m:e>
            <m:r>
              <m:rPr/>
              <m:t>H</m:t>
            </m:r>
          </m:e>
          <m:sub>
            <m:r>
              <m:rPr/>
              <m:t>95</m:t>
            </m:r>
          </m:sub>
          <m:sup>
            <m:r>
              <m:rPr/>
              <m:t>+</m:t>
            </m:r>
          </m:sup>
        </m:sSubSup>
      </m:oMath>
      <w:r>
        <w:rPr>
          <w:rFonts w:ascii="Times New Roman" w:hAnsi="Times New Roman" w:eastAsia="方正仿宋_GBK"/>
          <w:b w:val="0"/>
          <w:sz w:val="24"/>
        </w:rPr>
        <w:t>和</w:t>
      </w:r>
      <m:oMath>
        <m:sSubSup>
          <m:sSubSupPr/>
          <m:e>
            <m:r>
              <m:rPr/>
              <m:t>H</m:t>
            </m:r>
          </m:e>
          <m:sub>
            <m:r>
              <m:rPr/>
              <m:t>95</m:t>
            </m:r>
          </m:sub>
          <m:sup>
            <m:r>
              <m:rPr/>
              <m:t>−</m:t>
            </m:r>
          </m:sup>
        </m:sSubSup>
      </m:oMath>
      <w:r>
        <w:rPr>
          <w:rFonts w:ascii="Times New Roman" w:hAnsi="Times New Roman" w:eastAsia="方正仿宋_GBK"/>
          <w:b w:val="0"/>
          <w:sz w:val="24"/>
        </w:rPr>
        <w:t>分别为正向、反向95%峰值持续时间，</w:t>
      </w:r>
      <m:oMath>
        <m:r>
          <m:rPr/>
          <m:t>t</m:t>
        </m:r>
      </m:oMath>
      <w:r>
        <w:rPr>
          <w:rFonts w:ascii="Times New Roman" w:hAnsi="Times New Roman" w:eastAsia="方正仿宋_GBK"/>
          <w:b w:val="0"/>
          <w:sz w:val="24"/>
        </w:rPr>
        <w:t>为小时序号，</w:t>
      </w:r>
      <m:oMath>
        <m:sSub>
          <m:sSubPr/>
          <m:e>
            <m:r>
              <m:rPr/>
              <m:t>P</m:t>
            </m:r>
          </m:e>
          <m:sub>
            <m:r>
              <m:rPr/>
              <m:t>t</m:t>
            </m:r>
          </m:sub>
        </m:sSub>
      </m:oMath>
      <w:r>
        <w:rPr>
          <w:rFonts w:ascii="Times New Roman" w:hAnsi="Times New Roman" w:eastAsia="方正仿宋_GBK"/>
          <w:b w:val="0"/>
          <w:sz w:val="24"/>
        </w:rPr>
        <w:t>为对应净负荷；持续时间单位为h。仅对本方向峰值大于零的序列提取连续事件；峰值为零时，该方向持续时间记为0。参数情景采用至少1 h的数值下限，储能最终折算分母不小于2.15 h。缺失小时打断连续事件，补值序列的事件须保留估计状态。后续四个仿真年均使用2025年模板持续时间。</w:t>
      </w:r>
    </w:p>
    <w:p w14:paraId="3DE546F2">
      <w:pPr>
        <w:pStyle w:val="2"/>
        <w:keepNext/>
        <w:spacing w:before="120" w:after="0" w:line="240" w:lineRule="auto"/>
        <w:ind w:firstLine="0"/>
        <w:jc w:val="center"/>
      </w:pPr>
      <w:r>
        <w:drawing>
          <wp:inline distT="0" distB="0" distL="114300" distR="114300">
            <wp:extent cx="5120640" cy="2947035"/>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7"/>
                    <a:stretch>
                      <a:fillRect/>
                    </a:stretch>
                  </pic:blipFill>
                  <pic:spPr>
                    <a:xfrm>
                      <a:off x="0" y="0"/>
                      <a:ext cx="5120640" cy="2947516"/>
                    </a:xfrm>
                    <a:prstGeom prst="rect">
                      <a:avLst/>
                    </a:prstGeom>
                    <a:noFill/>
                    <a:ln w="9525">
                      <a:noFill/>
                    </a:ln>
                  </pic:spPr>
                </pic:pic>
              </a:graphicData>
            </a:graphic>
          </wp:inline>
        </w:drawing>
      </w:r>
    </w:p>
    <w:p w14:paraId="1DAD17C1">
      <w:pPr>
        <w:pStyle w:val="2"/>
        <w:spacing w:before="60" w:after="120" w:line="280" w:lineRule="exact"/>
        <w:ind w:firstLine="0"/>
        <w:jc w:val="center"/>
      </w:pPr>
      <w:r>
        <w:rPr>
          <w:rFonts w:ascii="Times New Roman" w:hAnsi="Times New Roman" w:eastAsia="宋体"/>
          <w:b w:val="0"/>
          <w:sz w:val="21"/>
        </w:rPr>
        <w:t>图3-5 两地区站级正反向95%峰值持续时间</w:t>
      </w:r>
    </w:p>
    <w:p w14:paraId="469E518F">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0ED6206A">
      <w:pPr>
        <w:pStyle w:val="115"/>
        <w:widowControl/>
        <w:spacing w:before="0" w:after="0" w:line="348" w:lineRule="exact"/>
        <w:ind w:firstLine="480"/>
        <w:jc w:val="both"/>
      </w:pPr>
      <w:r>
        <w:rPr>
          <w:rFonts w:ascii="Times New Roman" w:hAnsi="Times New Roman" w:eastAsia="方正仿宋_GBK"/>
          <w:b w:val="0"/>
          <w:sz w:val="24"/>
        </w:rPr>
        <w:t>峰值幅度和持续时间共同决定静态支撑需求。储能额定功率充足而可用能量不足时，不能覆盖整个连续尖峰；额定能量充足而变流器功率不足时，也不能提供所需瞬时支撑。模型使用铭牌功率与峰段可持续能量的较小值确定充放电功率。</w:t>
      </w:r>
    </w:p>
    <w:p w14:paraId="4D49D19A">
      <w:pPr>
        <w:pStyle w:val="2"/>
        <w:widowControl/>
        <w:spacing w:before="0" w:after="0" w:line="348" w:lineRule="exact"/>
        <w:ind w:firstLine="480"/>
        <w:jc w:val="both"/>
      </w:pPr>
      <w:r>
        <w:rPr>
          <w:rFonts w:ascii="Times New Roman" w:hAnsi="Times New Roman" w:eastAsia="方正仿宋_GBK"/>
          <w:b w:val="0"/>
          <w:sz w:val="24"/>
        </w:rPr>
        <w:t>95%近峰段的最长连续时间描述已观测尖峰，不能直接替代主变故障持续时间或全部容量缺口的持续时间。退出后缺口可能从负荷尚未达到峰值95%时就开始，实际能量需求应按退出期间负荷超过剩余供电能力的功率差积分确定。本模型以峰值和近峰时长作静态比选，工程阶段还应核对故障恢复时间、连续多日运行、充电条件、充放电效率及荷电状态，核定储能保证可用能力[28][10]。</w:t>
      </w:r>
    </w:p>
    <w:p w14:paraId="7CBDC010">
      <w:pPr>
        <w:pStyle w:val="4"/>
        <w:keepNext/>
        <w:numPr>
          <w:ilvl w:val="0"/>
          <w:numId w:val="0"/>
        </w:numPr>
        <w:spacing w:before="160" w:after="120" w:line="480" w:lineRule="exact"/>
        <w:ind w:firstLine="0"/>
      </w:pPr>
      <w:bookmarkStart w:id="112" w:name="源荷与容量指标的关联分析"/>
      <w:bookmarkStart w:id="113" w:name="h313"/>
      <w:r>
        <w:rPr>
          <w:rFonts w:ascii="Times New Roman" w:hAnsi="Times New Roman" w:eastAsia="方正仿宋_GBK"/>
          <w:b/>
          <w:sz w:val="32"/>
        </w:rPr>
        <w:t>3.5 源荷与容量指标的关联分析</w:t>
      </w:r>
      <w:bookmarkEnd w:id="112"/>
      <w:bookmarkEnd w:id="113"/>
    </w:p>
    <w:p w14:paraId="77D6D3AB">
      <w:pPr>
        <w:pStyle w:val="5"/>
        <w:keepNext/>
        <w:numPr>
          <w:ilvl w:val="0"/>
          <w:numId w:val="0"/>
        </w:numPr>
        <w:spacing w:before="160" w:after="120" w:line="390" w:lineRule="exact"/>
        <w:ind w:firstLine="0"/>
      </w:pPr>
      <w:bookmarkStart w:id="114" w:name="邳州和市区的横向对照"/>
      <w:r>
        <w:rPr>
          <w:rFonts w:ascii="Times New Roman" w:hAnsi="Times New Roman" w:eastAsia="方正仿宋_GBK"/>
          <w:b/>
          <w:sz w:val="26"/>
        </w:rPr>
        <w:t>3.5.1 邳州和市区的横向对照</w:t>
      </w:r>
      <w:bookmarkEnd w:id="114"/>
    </w:p>
    <w:p w14:paraId="03180C04">
      <w:pPr>
        <w:pStyle w:val="115"/>
        <w:widowControl/>
        <w:spacing w:before="0" w:after="0" w:line="348" w:lineRule="exact"/>
        <w:ind w:firstLine="480"/>
        <w:jc w:val="both"/>
      </w:pPr>
      <w:r>
        <w:rPr>
          <w:rFonts w:ascii="Times New Roman" w:hAnsi="Times New Roman" w:eastAsia="方正仿宋_GBK"/>
          <w:b w:val="0"/>
          <w:sz w:val="24"/>
        </w:rPr>
        <w:t>邳州分布式电源装机渗透率估计为1.63，分布式电源电量渗透率为40.28%；市区分别为0.32和8.69%。两地区2025年公用主变总容量分别为2139.50和3701.00 MVA，年网供最大负荷分别为956.45和1528.82 MW，对应容载比约2.24和2.42。</w:t>
      </w:r>
    </w:p>
    <w:p w14:paraId="25C85830">
      <w:pPr>
        <w:pStyle w:val="2"/>
        <w:widowControl/>
        <w:spacing w:before="0" w:after="0" w:line="348" w:lineRule="exact"/>
        <w:ind w:firstLine="480"/>
        <w:jc w:val="both"/>
      </w:pPr>
      <w:r>
        <w:rPr>
          <w:rFonts w:ascii="Times New Roman" w:hAnsi="Times New Roman" w:eastAsia="方正仿宋_GBK"/>
          <w:b w:val="0"/>
          <w:sz w:val="24"/>
        </w:rPr>
        <w:t>邳州光伏规模相对较大，设备容量分析需要同时关注正向供电和日间反向净负荷；市区侧重负荷分布及供电安全条件。上述对照为后续选择源荷情景提供依据。这里的历史容载比由现状容量和负荷形成；第五章采用两地区容载比均为2.00的共同仿真起点，用于比较相同起点下的容量配置与费用。</w:t>
      </w:r>
    </w:p>
    <w:p w14:paraId="5E6A381E">
      <w:pPr>
        <w:pStyle w:val="2"/>
        <w:keepNext/>
        <w:spacing w:before="120" w:after="80" w:line="280" w:lineRule="exact"/>
        <w:ind w:firstLine="0"/>
        <w:jc w:val="center"/>
      </w:pPr>
      <w:r>
        <w:rPr>
          <w:rFonts w:ascii="Times New Roman" w:hAnsi="Times New Roman" w:eastAsia="宋体"/>
          <w:b w:val="0"/>
          <w:sz w:val="21"/>
        </w:rPr>
        <w:t>表3-8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446D2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D5B95A0">
            <w:pPr>
              <w:keepNext/>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AC4BE58">
            <w:pPr>
              <w:keepNext/>
              <w:spacing w:before="20" w:after="20" w:line="260" w:lineRule="exact"/>
              <w:ind w:firstLine="0" w:firstLineChars="0"/>
              <w:jc w:val="center"/>
            </w:pPr>
            <w:r>
              <w:rPr>
                <w:rFonts w:ascii="Times New Roman" w:hAnsi="Times New Roman" w:eastAsia="宋体"/>
                <w:b/>
                <w:sz w:val="18"/>
              </w:rPr>
              <w:t>分布式电源装机渗透率估计值</w:t>
            </w:r>
          </w:p>
        </w:tc>
        <w:tc>
          <w:tcPr>
            <w:tcW w:w="1385" w:type="dxa"/>
            <w:tcMar>
              <w:left w:w="70" w:type="dxa"/>
              <w:right w:w="70" w:type="dxa"/>
            </w:tcMar>
            <w:vAlign w:val="center"/>
          </w:tcPr>
          <w:p w14:paraId="2F48A1BC">
            <w:pPr>
              <w:keepNext/>
              <w:spacing w:before="20" w:after="20" w:line="260" w:lineRule="exact"/>
              <w:ind w:firstLine="0" w:firstLineChars="0"/>
              <w:jc w:val="center"/>
            </w:pPr>
            <w:r>
              <w:rPr>
                <w:rFonts w:ascii="Times New Roman" w:hAnsi="Times New Roman" w:eastAsia="宋体"/>
                <w:b/>
                <w:sz w:val="18"/>
              </w:rPr>
              <w:t>分布式电源电量渗透率估计值</w:t>
            </w:r>
          </w:p>
        </w:tc>
        <w:tc>
          <w:tcPr>
            <w:tcW w:w="1385" w:type="dxa"/>
            <w:tcMar>
              <w:left w:w="70" w:type="dxa"/>
              <w:right w:w="70" w:type="dxa"/>
            </w:tcMar>
            <w:vAlign w:val="center"/>
          </w:tcPr>
          <w:p w14:paraId="4D0A6324">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8A18085">
            <w:pPr>
              <w:keepNext/>
              <w:spacing w:before="20" w:after="20" w:line="260" w:lineRule="exact"/>
              <w:ind w:firstLine="0" w:firstLineChars="0"/>
              <w:jc w:val="center"/>
            </w:pPr>
            <w:r>
              <w:rPr>
                <w:rFonts w:ascii="Times New Roman" w:hAnsi="Times New Roman" w:eastAsia="宋体"/>
                <w:b/>
                <w:sz w:val="18"/>
              </w:rPr>
              <w:t>主变年最大负载率中位数</w:t>
            </w:r>
          </w:p>
        </w:tc>
        <w:tc>
          <w:tcPr>
            <w:tcW w:w="1385" w:type="dxa"/>
            <w:tcMar>
              <w:left w:w="70" w:type="dxa"/>
              <w:right w:w="70" w:type="dxa"/>
            </w:tcMar>
            <w:vAlign w:val="center"/>
          </w:tcPr>
          <w:p w14:paraId="1AFD0C1D">
            <w:pPr>
              <w:keepNext/>
              <w:spacing w:before="20" w:after="20" w:line="260" w:lineRule="exact"/>
              <w:ind w:firstLine="0" w:firstLineChars="0"/>
              <w:jc w:val="center"/>
            </w:pPr>
            <w:r>
              <w:rPr>
                <w:rFonts w:ascii="Times New Roman" w:hAnsi="Times New Roman" w:eastAsia="宋体"/>
                <w:b/>
                <w:sz w:val="18"/>
              </w:rPr>
              <w:t>电量性质</w:t>
            </w:r>
          </w:p>
        </w:tc>
      </w:tr>
      <w:tr w14:paraId="11E696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3069BC">
            <w:pPr>
              <w:keepNext/>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461349E">
            <w:pPr>
              <w:keepNext/>
              <w:spacing w:before="20" w:after="20" w:line="260" w:lineRule="exact"/>
              <w:ind w:firstLine="0" w:firstLineChars="0"/>
              <w:jc w:val="center"/>
            </w:pPr>
            <w:r>
              <w:rPr>
                <w:rFonts w:ascii="Times New Roman" w:hAnsi="Times New Roman" w:eastAsia="宋体"/>
                <w:b w:val="0"/>
                <w:sz w:val="18"/>
              </w:rPr>
              <w:t>1.63</w:t>
            </w:r>
          </w:p>
        </w:tc>
        <w:tc>
          <w:tcPr>
            <w:tcW w:w="1385" w:type="dxa"/>
            <w:tcMar>
              <w:left w:w="70" w:type="dxa"/>
              <w:right w:w="70" w:type="dxa"/>
            </w:tcMar>
            <w:vAlign w:val="center"/>
          </w:tcPr>
          <w:p w14:paraId="51D485D8">
            <w:pPr>
              <w:keepNext/>
              <w:spacing w:before="20" w:after="20" w:line="260" w:lineRule="exact"/>
              <w:ind w:firstLine="0" w:firstLineChars="0"/>
              <w:jc w:val="center"/>
            </w:pPr>
            <w:r>
              <w:rPr>
                <w:rFonts w:ascii="Times New Roman" w:hAnsi="Times New Roman" w:eastAsia="宋体"/>
                <w:b w:val="0"/>
                <w:sz w:val="18"/>
              </w:rPr>
              <w:t>40.28%</w:t>
            </w:r>
          </w:p>
        </w:tc>
        <w:tc>
          <w:tcPr>
            <w:tcW w:w="1385" w:type="dxa"/>
            <w:tcMar>
              <w:left w:w="70" w:type="dxa"/>
              <w:right w:w="70" w:type="dxa"/>
            </w:tcMar>
            <w:vAlign w:val="center"/>
          </w:tcPr>
          <w:p w14:paraId="5763DCFB">
            <w:pPr>
              <w:keepNext/>
              <w:spacing w:before="20" w:after="20" w:line="260" w:lineRule="exact"/>
              <w:ind w:firstLine="0" w:firstLineChars="0"/>
              <w:jc w:val="center"/>
            </w:pPr>
            <w:r>
              <w:rPr>
                <w:rFonts w:ascii="Times New Roman" w:hAnsi="Times New Roman" w:eastAsia="宋体"/>
                <w:b w:val="0"/>
                <w:sz w:val="18"/>
              </w:rPr>
              <w:t>2.24</w:t>
            </w:r>
          </w:p>
        </w:tc>
        <w:tc>
          <w:tcPr>
            <w:tcW w:w="1385" w:type="dxa"/>
            <w:tcMar>
              <w:left w:w="70" w:type="dxa"/>
              <w:right w:w="70" w:type="dxa"/>
            </w:tcMar>
            <w:vAlign w:val="center"/>
          </w:tcPr>
          <w:p w14:paraId="77F952F8">
            <w:pPr>
              <w:keepNext/>
              <w:spacing w:before="20" w:after="20" w:line="260" w:lineRule="exact"/>
              <w:ind w:firstLine="0" w:firstLineChars="0"/>
              <w:jc w:val="center"/>
            </w:pPr>
            <w:r>
              <w:rPr>
                <w:rFonts w:ascii="Times New Roman" w:hAnsi="Times New Roman" w:eastAsia="宋体"/>
                <w:b w:val="0"/>
                <w:sz w:val="18"/>
              </w:rPr>
              <w:t>52.55%</w:t>
            </w:r>
          </w:p>
        </w:tc>
        <w:tc>
          <w:tcPr>
            <w:tcW w:w="1385" w:type="dxa"/>
            <w:tcMar>
              <w:left w:w="70" w:type="dxa"/>
              <w:right w:w="70" w:type="dxa"/>
            </w:tcMar>
            <w:vAlign w:val="center"/>
          </w:tcPr>
          <w:p w14:paraId="31F653B3">
            <w:pPr>
              <w:keepNext/>
              <w:spacing w:before="20" w:after="20" w:line="260" w:lineRule="exact"/>
              <w:ind w:firstLine="0" w:firstLineChars="0"/>
              <w:jc w:val="center"/>
            </w:pPr>
            <w:r>
              <w:rPr>
                <w:rFonts w:ascii="Times New Roman" w:hAnsi="Times New Roman" w:eastAsia="宋体"/>
                <w:b w:val="0"/>
                <w:sz w:val="18"/>
              </w:rPr>
              <w:t>典型场景及样本外推</w:t>
            </w:r>
          </w:p>
        </w:tc>
      </w:tr>
      <w:tr w14:paraId="4E434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75FDA2">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2F397A2">
            <w:pPr>
              <w:keepNext w:val="0"/>
              <w:spacing w:before="20" w:after="20" w:line="260" w:lineRule="exact"/>
              <w:ind w:firstLine="0" w:firstLineChars="0"/>
              <w:jc w:val="center"/>
            </w:pPr>
            <w:r>
              <w:rPr>
                <w:rFonts w:ascii="Times New Roman" w:hAnsi="Times New Roman" w:eastAsia="宋体"/>
                <w:b w:val="0"/>
                <w:sz w:val="18"/>
              </w:rPr>
              <w:t>0.32</w:t>
            </w:r>
          </w:p>
        </w:tc>
        <w:tc>
          <w:tcPr>
            <w:tcW w:w="1385" w:type="dxa"/>
            <w:tcMar>
              <w:left w:w="70" w:type="dxa"/>
              <w:right w:w="70" w:type="dxa"/>
            </w:tcMar>
            <w:vAlign w:val="center"/>
          </w:tcPr>
          <w:p w14:paraId="305AFA25">
            <w:pPr>
              <w:keepNext w:val="0"/>
              <w:spacing w:before="20" w:after="20" w:line="260" w:lineRule="exact"/>
              <w:ind w:firstLine="0" w:firstLineChars="0"/>
              <w:jc w:val="center"/>
            </w:pPr>
            <w:r>
              <w:rPr>
                <w:rFonts w:ascii="Times New Roman" w:hAnsi="Times New Roman" w:eastAsia="宋体"/>
                <w:b w:val="0"/>
                <w:sz w:val="18"/>
              </w:rPr>
              <w:t>8.69%</w:t>
            </w:r>
          </w:p>
        </w:tc>
        <w:tc>
          <w:tcPr>
            <w:tcW w:w="1385" w:type="dxa"/>
            <w:tcMar>
              <w:left w:w="70" w:type="dxa"/>
              <w:right w:w="70" w:type="dxa"/>
            </w:tcMar>
            <w:vAlign w:val="center"/>
          </w:tcPr>
          <w:p w14:paraId="643796AA">
            <w:pPr>
              <w:keepNext w:val="0"/>
              <w:spacing w:before="20" w:after="20" w:line="260" w:lineRule="exact"/>
              <w:ind w:firstLine="0" w:firstLineChars="0"/>
              <w:jc w:val="center"/>
            </w:pPr>
            <w:r>
              <w:rPr>
                <w:rFonts w:ascii="Times New Roman" w:hAnsi="Times New Roman" w:eastAsia="宋体"/>
                <w:b w:val="0"/>
                <w:sz w:val="18"/>
              </w:rPr>
              <w:t>2.42</w:t>
            </w:r>
          </w:p>
        </w:tc>
        <w:tc>
          <w:tcPr>
            <w:tcW w:w="1385" w:type="dxa"/>
            <w:tcMar>
              <w:left w:w="70" w:type="dxa"/>
              <w:right w:w="70" w:type="dxa"/>
            </w:tcMar>
            <w:vAlign w:val="center"/>
          </w:tcPr>
          <w:p w14:paraId="267FE4CC">
            <w:pPr>
              <w:keepNext w:val="0"/>
              <w:spacing w:before="20" w:after="20" w:line="260" w:lineRule="exact"/>
              <w:ind w:firstLine="0" w:firstLineChars="0"/>
              <w:jc w:val="center"/>
            </w:pPr>
            <w:r>
              <w:rPr>
                <w:rFonts w:ascii="Times New Roman" w:hAnsi="Times New Roman" w:eastAsia="宋体"/>
                <w:b w:val="0"/>
                <w:sz w:val="18"/>
              </w:rPr>
              <w:t>54.62%</w:t>
            </w:r>
          </w:p>
        </w:tc>
        <w:tc>
          <w:tcPr>
            <w:tcW w:w="1385" w:type="dxa"/>
            <w:tcMar>
              <w:left w:w="70" w:type="dxa"/>
              <w:right w:w="70" w:type="dxa"/>
            </w:tcMar>
            <w:vAlign w:val="center"/>
          </w:tcPr>
          <w:p w14:paraId="14548563">
            <w:pPr>
              <w:keepNext w:val="0"/>
              <w:spacing w:before="20" w:after="20" w:line="260" w:lineRule="exact"/>
              <w:ind w:firstLine="0" w:firstLineChars="0"/>
              <w:jc w:val="center"/>
            </w:pPr>
            <w:r>
              <w:rPr>
                <w:rFonts w:ascii="Times New Roman" w:hAnsi="Times New Roman" w:eastAsia="宋体"/>
                <w:b w:val="0"/>
                <w:sz w:val="18"/>
              </w:rPr>
              <w:t>典型场景及样本外推</w:t>
            </w:r>
          </w:p>
        </w:tc>
      </w:tr>
    </w:tbl>
    <w:p w14:paraId="6C4B0FA0">
      <w:pPr>
        <w:pStyle w:val="5"/>
        <w:keepNext/>
        <w:numPr>
          <w:ilvl w:val="0"/>
          <w:numId w:val="0"/>
        </w:numPr>
        <w:spacing w:before="160" w:after="120" w:line="390" w:lineRule="exact"/>
        <w:ind w:firstLine="0"/>
      </w:pPr>
      <w:bookmarkStart w:id="115" w:name="邳州月度同样本关联"/>
      <w:r>
        <w:rPr>
          <w:rFonts w:ascii="Times New Roman" w:hAnsi="Times New Roman" w:eastAsia="方正仿宋_GBK"/>
          <w:b/>
          <w:sz w:val="26"/>
        </w:rPr>
        <w:t>3.5.2 邳州月度同样本关联</w:t>
      </w:r>
      <w:bookmarkEnd w:id="115"/>
    </w:p>
    <w:p w14:paraId="352672C0">
      <w:pPr>
        <w:pStyle w:val="115"/>
        <w:widowControl/>
        <w:spacing w:before="0" w:after="0" w:line="348" w:lineRule="exact"/>
        <w:ind w:firstLine="480"/>
        <w:jc w:val="both"/>
      </w:pPr>
      <w:r>
        <w:rPr>
          <w:rFonts w:ascii="Times New Roman" w:hAnsi="Times New Roman" w:eastAsia="方正仿宋_GBK"/>
          <w:b w:val="0"/>
          <w:sz w:val="24"/>
        </w:rPr>
        <w:t>利用邳州2025年110 kV样本时序和月度光伏装机，可以构造12个月的同样本净电量、光伏电量及月度峰值。容载比统一采用主变容量与相应负荷之比的表达。其中，年度容载比按导则采用年网供最大负荷；季节分析固定采用2025年末主变容量，以各月最大正向净负荷为分母，记为“容载比（月度分析值）”，用于比较同一容量条件下的月度变化。</w:t>
      </w:r>
    </w:p>
    <w:p w14:paraId="0B56EF62">
      <w:pPr>
        <w:pStyle w:val="2"/>
        <w:widowControl/>
        <w:spacing w:before="0" w:after="0" w:line="348" w:lineRule="exact"/>
        <w:ind w:firstLine="480"/>
        <w:jc w:val="both"/>
      </w:pPr>
      <w:r>
        <w:rPr>
          <w:rFonts w:ascii="Times New Roman" w:hAnsi="Times New Roman" w:eastAsia="方正仿宋_GBK"/>
          <w:b w:val="0"/>
          <w:sz w:val="24"/>
        </w:rPr>
        <w:t>月度分布式电源电量渗透率由该月估计光伏发电量除以重建用户电量得到；容载比（月度分析值）和站群估计负载率由同期净负荷序列得到。站群估计负载率按净负荷最大绝对值除以0.95倍同范围主变容量估计，0.95为功率因数假定。相关系数采用12个月的样本计算，原式及用途见式（3-8）。季节共同变化及指标共享分母可能形成相关，系数不作因果解释。</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6664A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58D2F01">
            <w:pPr>
              <w:spacing w:before="0" w:after="0"/>
              <w:ind w:firstLine="0" w:firstLineChars="0"/>
            </w:pPr>
          </w:p>
        </w:tc>
        <w:tc>
          <w:tcPr>
            <w:tcW w:w="6838" w:type="dxa"/>
            <w:tcMar>
              <w:left w:w="0" w:type="dxa"/>
              <w:right w:w="0" w:type="dxa"/>
            </w:tcMar>
            <w:vAlign w:val="center"/>
          </w:tcPr>
          <w:p w14:paraId="7697410D">
            <w:pPr>
              <w:pStyle w:val="2"/>
              <w:keepNext/>
              <w:spacing w:before="100" w:after="100" w:line="276" w:lineRule="auto"/>
              <w:ind w:firstLine="0" w:firstLineChars="0"/>
              <w:jc w:val="center"/>
            </w:pPr>
            <m:oMathPara>
              <m:oMathParaPr>
                <m:jc m:val="center"/>
              </m:oMathParaPr>
              <m:oMath>
                <m:sSub>
                  <m:sSubPr/>
                  <m:e>
                    <m:r>
                      <m:rPr/>
                      <m:t>r</m:t>
                    </m:r>
                  </m:e>
                  <m:sub>
                    <m:r>
                      <m:rPr/>
                      <m:t>XY</m:t>
                    </m:r>
                  </m:sub>
                </m:sSub>
                <m:r>
                  <m:rPr/>
                  <m:t>=</m:t>
                </m:r>
                <m:f>
                  <m:fPr/>
                  <m:num>
                    <m:nary>
                      <m:naryPr>
                        <m:chr m:val="∑"/>
                        <m:limLoc m:val="undOvr"/>
                      </m:naryPr>
                      <m:sub>
                        <m:r>
                          <m:rPr/>
                          <m:t>m=1</m:t>
                        </m:r>
                      </m:sub>
                      <m:sup>
                        <m:r>
                          <m:rPr/>
                          <m:t>12</m:t>
                        </m:r>
                      </m:sup>
                      <m:e>
                        <m:r>
                          <m:rPr/>
                          <m:t>(</m:t>
                        </m:r>
                      </m:e>
                    </m:nary>
                    <m:sSub>
                      <m:sSubPr/>
                      <m:e>
                        <m:r>
                          <m:rPr/>
                          <m:t>X</m:t>
                        </m:r>
                      </m:e>
                      <m:sub>
                        <m:r>
                          <m:rPr/>
                          <m:t>m</m:t>
                        </m:r>
                      </m:sub>
                    </m:sSub>
                    <m:r>
                      <m:rPr/>
                      <m:t>−</m:t>
                    </m:r>
                    <m:acc>
                      <m:accPr>
                        <m:chr m:val="‾"/>
                      </m:accPr>
                      <m:e>
                        <m:r>
                          <m:rPr/>
                          <m:t>X</m:t>
                        </m:r>
                      </m:e>
                    </m:acc>
                    <m:r>
                      <m:rPr/>
                      <m:t>)(</m:t>
                    </m:r>
                    <m:sSub>
                      <m:sSubPr/>
                      <m:e>
                        <m:r>
                          <m:rPr/>
                          <m:t>Y</m:t>
                        </m:r>
                      </m:e>
                      <m:sub>
                        <m:r>
                          <m:rPr/>
                          <m:t>m</m:t>
                        </m:r>
                      </m:sub>
                    </m:sSub>
                    <m:r>
                      <m:rPr/>
                      <m:t>−</m:t>
                    </m:r>
                    <m:acc>
                      <m:accPr>
                        <m:chr m:val="‾"/>
                      </m:accPr>
                      <m:e>
                        <m:r>
                          <m:rPr/>
                          <m:t>Y</m:t>
                        </m:r>
                      </m:e>
                    </m:acc>
                    <m:r>
                      <m:rPr/>
                      <m:t>)</m:t>
                    </m:r>
                  </m:num>
                  <m:den>
                    <m:rad>
                      <m:radPr>
                        <m:degHide m:val="1"/>
                      </m:radPr>
                      <m:deg/>
                      <m:e>
                        <m:nary>
                          <m:naryPr>
                            <m:chr m:val="∑"/>
                            <m:limLoc m:val="undOvr"/>
                          </m:naryPr>
                          <m:sub>
                            <m:r>
                              <m:rPr/>
                              <m:t>m=1</m:t>
                            </m:r>
                          </m:sub>
                          <m:sup>
                            <m:r>
                              <m:rPr/>
                              <m:t>12</m:t>
                            </m:r>
                          </m:sup>
                          <m:e>
                            <m:r>
                              <m:rPr/>
                              <m:t>(</m:t>
                            </m:r>
                          </m:e>
                        </m:nary>
                        <m:sSub>
                          <m:sSubPr/>
                          <m:e>
                            <m:r>
                              <m:rPr/>
                              <m:t>X</m:t>
                            </m:r>
                          </m:e>
                          <m:sub>
                            <m:r>
                              <m:rPr/>
                              <m:t>m</m:t>
                            </m:r>
                          </m:sub>
                        </m:sSub>
                        <m:r>
                          <m:rPr/>
                          <m:t>−</m:t>
                        </m:r>
                        <m:acc>
                          <m:accPr>
                            <m:chr m:val="‾"/>
                          </m:accPr>
                          <m:e>
                            <m:r>
                              <m:rPr/>
                              <m:t>X</m:t>
                            </m:r>
                          </m:e>
                        </m:acc>
                        <m:sSup>
                          <m:sSupPr/>
                          <m:e>
                            <m:r>
                              <m:rPr/>
                              <m:t>)</m:t>
                            </m:r>
                          </m:e>
                          <m:sup>
                            <m:r>
                              <m:rPr/>
                              <m:t>2</m:t>
                            </m:r>
                          </m:sup>
                        </m:sSup>
                        <m:nary>
                          <m:naryPr>
                            <m:chr m:val="∑"/>
                            <m:limLoc m:val="undOvr"/>
                          </m:naryPr>
                          <m:sub>
                            <m:r>
                              <m:rPr/>
                              <m:t>m=1</m:t>
                            </m:r>
                          </m:sub>
                          <m:sup>
                            <m:r>
                              <m:rPr/>
                              <m:t>12</m:t>
                            </m:r>
                          </m:sup>
                          <m:e>
                            <m:r>
                              <m:rPr/>
                              <m:t>(</m:t>
                            </m:r>
                          </m:e>
                        </m:nary>
                        <m:sSub>
                          <m:sSubPr/>
                          <m:e>
                            <m:r>
                              <m:rPr/>
                              <m:t>Y</m:t>
                            </m:r>
                          </m:e>
                          <m:sub>
                            <m:r>
                              <m:rPr/>
                              <m:t>m</m:t>
                            </m:r>
                          </m:sub>
                        </m:sSub>
                        <m:r>
                          <m:rPr/>
                          <m:t>−</m:t>
                        </m:r>
                        <m:acc>
                          <m:accPr>
                            <m:chr m:val="‾"/>
                          </m:accPr>
                          <m:e>
                            <m:r>
                              <m:rPr/>
                              <m:t>Y</m:t>
                            </m:r>
                          </m:e>
                        </m:acc>
                        <m:sSup>
                          <m:sSupPr/>
                          <m:e>
                            <m:r>
                              <m:rPr/>
                              <m:t>)</m:t>
                            </m:r>
                          </m:e>
                          <m:sup>
                            <m:r>
                              <m:rPr/>
                              <m:t>2</m:t>
                            </m:r>
                          </m:sup>
                        </m:sSup>
                      </m:e>
                    </m:rad>
                  </m:den>
                </m:f>
                <m:r>
                  <m:rPr/>
                  <m:t>.</m:t>
                </m:r>
              </m:oMath>
            </m:oMathPara>
          </w:p>
        </w:tc>
        <w:tc>
          <w:tcPr>
            <w:tcW w:w="737" w:type="dxa"/>
            <w:tcMar>
              <w:left w:w="0" w:type="dxa"/>
              <w:right w:w="0" w:type="dxa"/>
            </w:tcMar>
            <w:vAlign w:val="center"/>
          </w:tcPr>
          <w:p w14:paraId="17D288D0">
            <w:pPr>
              <w:spacing w:before="0" w:after="0"/>
              <w:ind w:firstLine="0" w:firstLineChars="0"/>
              <w:jc w:val="right"/>
            </w:pPr>
            <w:r>
              <w:rPr>
                <w:rFonts w:ascii="Times New Roman" w:hAnsi="Times New Roman" w:eastAsia="方正仿宋_GBK"/>
                <w:b w:val="0"/>
                <w:sz w:val="18"/>
              </w:rPr>
              <w:t>（3-8）</w:t>
            </w:r>
          </w:p>
        </w:tc>
      </w:tr>
    </w:tbl>
    <w:p w14:paraId="4B412FEF">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X</m:t>
            </m:r>
          </m:e>
          <m:sub>
            <m:r>
              <m:rPr/>
              <m:t>m</m:t>
            </m:r>
          </m:sub>
        </m:sSub>
      </m:oMath>
      <w:r>
        <w:rPr>
          <w:rFonts w:ascii="Times New Roman" w:hAnsi="Times New Roman" w:eastAsia="方正仿宋_GBK"/>
          <w:b w:val="0"/>
          <w:sz w:val="24"/>
        </w:rPr>
        <w:t>和</w:t>
      </w:r>
      <m:oMath>
        <m:sSub>
          <m:sSubPr/>
          <m:e>
            <m:r>
              <m:rPr/>
              <m:t>Y</m:t>
            </m:r>
          </m:e>
          <m:sub>
            <m:r>
              <m:rPr/>
              <m:t>m</m:t>
            </m:r>
          </m:sub>
        </m:sSub>
      </m:oMath>
      <w:r>
        <w:rPr>
          <w:rFonts w:ascii="Times New Roman" w:hAnsi="Times New Roman" w:eastAsia="方正仿宋_GBK"/>
          <w:b w:val="0"/>
          <w:sz w:val="24"/>
        </w:rPr>
        <w:t>为第</w:t>
      </w:r>
      <m:oMath>
        <m:r>
          <m:rPr/>
          <m:t>m</m:t>
        </m:r>
      </m:oMath>
      <w:r>
        <w:rPr>
          <w:rFonts w:ascii="Times New Roman" w:hAnsi="Times New Roman" w:eastAsia="方正仿宋_GBK"/>
          <w:b w:val="0"/>
          <w:sz w:val="24"/>
        </w:rPr>
        <w:t>月的两个分析指标，</w:t>
      </w:r>
      <m:oMath>
        <m:acc>
          <m:accPr>
            <m:chr m:val="‾"/>
          </m:accPr>
          <m:e>
            <m:r>
              <m:rPr/>
              <m:t>X</m:t>
            </m:r>
          </m:e>
        </m:acc>
      </m:oMath>
      <w:r>
        <w:rPr>
          <w:rFonts w:ascii="Times New Roman" w:hAnsi="Times New Roman" w:eastAsia="方正仿宋_GBK"/>
          <w:b w:val="0"/>
          <w:sz w:val="24"/>
        </w:rPr>
        <w:t>和</w:t>
      </w:r>
      <m:oMath>
        <m:acc>
          <m:accPr>
            <m:chr m:val="‾"/>
          </m:accPr>
          <m:e>
            <m:r>
              <m:rPr/>
              <m:t>Y</m:t>
            </m:r>
          </m:e>
        </m:acc>
      </m:oMath>
      <w:r>
        <w:rPr>
          <w:rFonts w:ascii="Times New Roman" w:hAnsi="Times New Roman" w:eastAsia="方正仿宋_GBK"/>
          <w:b w:val="0"/>
          <w:sz w:val="24"/>
        </w:rPr>
        <w:t>分别为12个月指标的算术平均值，</w:t>
      </w:r>
      <m:oMath>
        <m:sSub>
          <m:sSubPr/>
          <m:e>
            <m:r>
              <m:rPr/>
              <m:t>r</m:t>
            </m:r>
          </m:e>
          <m:sub>
            <m:r>
              <m:rPr/>
              <m:t>XY</m:t>
            </m:r>
          </m:sub>
        </m:sSub>
      </m:oMath>
      <w:r>
        <w:rPr>
          <w:rFonts w:ascii="Times New Roman" w:hAnsi="Times New Roman" w:eastAsia="方正仿宋_GBK"/>
          <w:b w:val="0"/>
          <w:sz w:val="24"/>
        </w:rPr>
        <w:t>为Pearson相关系数；</w:t>
      </w:r>
      <m:oMath>
        <m:r>
          <m:rPr/>
          <m:t>m</m:t>
        </m:r>
      </m:oMath>
      <w:r>
        <w:rPr>
          <w:rFonts w:ascii="Times New Roman" w:hAnsi="Times New Roman" w:eastAsia="方正仿宋_GBK"/>
          <w:b w:val="0"/>
          <w:sz w:val="24"/>
        </w:rPr>
        <w:t>为月份序号。</w:t>
      </w:r>
    </w:p>
    <w:p w14:paraId="1919EDE5">
      <w:pPr>
        <w:pStyle w:val="2"/>
        <w:keepNext/>
        <w:spacing w:before="120" w:after="80" w:line="280" w:lineRule="exact"/>
        <w:ind w:firstLine="0"/>
        <w:jc w:val="center"/>
      </w:pPr>
      <w:r>
        <w:rPr>
          <w:rFonts w:ascii="Times New Roman" w:hAnsi="Times New Roman" w:eastAsia="宋体"/>
          <w:b w:val="0"/>
          <w:sz w:val="21"/>
        </w:rPr>
        <w:t>表3-9 邳州12个月的描述性相关系数（式3-8）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896EC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22B1A2B">
            <w:pPr>
              <w:keepNext/>
              <w:spacing w:before="20" w:after="20" w:line="260" w:lineRule="exact"/>
              <w:ind w:firstLine="0" w:firstLineChars="0"/>
              <w:jc w:val="center"/>
            </w:pPr>
            <w:r>
              <w:rPr>
                <w:rFonts w:ascii="Times New Roman" w:hAnsi="Times New Roman" w:eastAsia="宋体"/>
                <w:b/>
                <w:sz w:val="18"/>
              </w:rPr>
              <w:t>关联对象</w:t>
            </w:r>
          </w:p>
        </w:tc>
        <w:tc>
          <w:tcPr>
            <w:tcW w:w="2078" w:type="dxa"/>
            <w:tcMar>
              <w:left w:w="70" w:type="dxa"/>
              <w:right w:w="70" w:type="dxa"/>
            </w:tcMar>
            <w:vAlign w:val="center"/>
          </w:tcPr>
          <w:p w14:paraId="4F700AB3">
            <w:pPr>
              <w:keepNext/>
              <w:spacing w:before="20" w:after="20" w:line="260" w:lineRule="exact"/>
              <w:ind w:firstLine="0" w:firstLineChars="0"/>
              <w:jc w:val="center"/>
            </w:pPr>
            <w:r>
              <w:rPr>
                <w:rFonts w:ascii="Times New Roman" w:hAnsi="Times New Roman" w:eastAsia="宋体"/>
                <w:b/>
                <w:sz w:val="18"/>
              </w:rPr>
              <w:t>Pearson相关系数</w:t>
            </w:r>
          </w:p>
        </w:tc>
        <w:tc>
          <w:tcPr>
            <w:tcW w:w="2078" w:type="dxa"/>
            <w:tcMar>
              <w:left w:w="70" w:type="dxa"/>
              <w:right w:w="70" w:type="dxa"/>
            </w:tcMar>
            <w:vAlign w:val="center"/>
          </w:tcPr>
          <w:p w14:paraId="104BB484">
            <w:pPr>
              <w:keepNext/>
              <w:spacing w:before="20" w:after="20" w:line="260" w:lineRule="exact"/>
              <w:ind w:firstLine="0" w:firstLineChars="0"/>
              <w:jc w:val="center"/>
            </w:pPr>
            <w:r>
              <w:rPr>
                <w:rFonts w:ascii="Times New Roman" w:hAnsi="Times New Roman" w:eastAsia="宋体"/>
                <w:b/>
                <w:sz w:val="18"/>
              </w:rPr>
              <w:t>样本量</w:t>
            </w:r>
          </w:p>
        </w:tc>
        <w:tc>
          <w:tcPr>
            <w:tcW w:w="2078" w:type="dxa"/>
            <w:tcMar>
              <w:left w:w="70" w:type="dxa"/>
              <w:right w:w="70" w:type="dxa"/>
            </w:tcMar>
            <w:vAlign w:val="center"/>
          </w:tcPr>
          <w:p w14:paraId="41248679">
            <w:pPr>
              <w:keepNext/>
              <w:spacing w:before="20" w:after="20" w:line="260" w:lineRule="exact"/>
              <w:ind w:firstLine="0" w:firstLineChars="0"/>
              <w:jc w:val="center"/>
            </w:pPr>
            <w:r>
              <w:rPr>
                <w:rFonts w:ascii="Times New Roman" w:hAnsi="Times New Roman" w:eastAsia="宋体"/>
                <w:b/>
                <w:sz w:val="18"/>
              </w:rPr>
              <w:t>解释范围</w:t>
            </w:r>
          </w:p>
        </w:tc>
      </w:tr>
      <w:tr w14:paraId="040BDB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54B2CCE">
            <w:pPr>
              <w:keepNext/>
              <w:spacing w:before="20" w:after="20" w:line="260" w:lineRule="exact"/>
              <w:ind w:firstLine="0" w:firstLineChars="0"/>
              <w:jc w:val="center"/>
            </w:pPr>
            <w:r>
              <w:rPr>
                <w:rFonts w:ascii="Times New Roman" w:hAnsi="Times New Roman" w:eastAsia="宋体"/>
                <w:b w:val="0"/>
                <w:sz w:val="18"/>
              </w:rPr>
              <w:t>分布式电源电量渗透率—容载比（月度分析值）</w:t>
            </w:r>
          </w:p>
        </w:tc>
        <w:tc>
          <w:tcPr>
            <w:tcW w:w="2078" w:type="dxa"/>
            <w:tcMar>
              <w:left w:w="70" w:type="dxa"/>
              <w:right w:w="70" w:type="dxa"/>
            </w:tcMar>
            <w:vAlign w:val="center"/>
          </w:tcPr>
          <w:p w14:paraId="436286DC">
            <w:pPr>
              <w:keepNext/>
              <w:spacing w:before="20" w:after="20" w:line="260" w:lineRule="exact"/>
              <w:ind w:firstLine="0" w:firstLineChars="0"/>
              <w:jc w:val="center"/>
            </w:pPr>
            <w:r>
              <w:rPr>
                <w:rFonts w:ascii="Times New Roman" w:hAnsi="Times New Roman" w:eastAsia="宋体"/>
                <w:b w:val="0"/>
                <w:sz w:val="18"/>
              </w:rPr>
              <w:t>0.66</w:t>
            </w:r>
          </w:p>
        </w:tc>
        <w:tc>
          <w:tcPr>
            <w:tcW w:w="2078" w:type="dxa"/>
            <w:tcMar>
              <w:left w:w="70" w:type="dxa"/>
              <w:right w:w="70" w:type="dxa"/>
            </w:tcMar>
            <w:vAlign w:val="center"/>
          </w:tcPr>
          <w:p w14:paraId="5A5B5FB0">
            <w:pPr>
              <w:keepNext/>
              <w:spacing w:before="20" w:after="20" w:line="260" w:lineRule="exact"/>
              <w:ind w:firstLine="0" w:firstLineChars="0"/>
              <w:jc w:val="center"/>
            </w:pPr>
            <w:r>
              <w:rPr>
                <w:rFonts w:ascii="Times New Roman" w:hAnsi="Times New Roman" w:eastAsia="宋体"/>
                <w:b w:val="0"/>
                <w:sz w:val="18"/>
              </w:rPr>
              <w:t>12</w:t>
            </w:r>
          </w:p>
        </w:tc>
        <w:tc>
          <w:tcPr>
            <w:tcW w:w="2078" w:type="dxa"/>
            <w:tcMar>
              <w:left w:w="70" w:type="dxa"/>
              <w:right w:w="70" w:type="dxa"/>
            </w:tcMar>
            <w:vAlign w:val="center"/>
          </w:tcPr>
          <w:p w14:paraId="58958E06">
            <w:pPr>
              <w:keepNext/>
              <w:spacing w:before="20" w:after="20" w:line="260" w:lineRule="exact"/>
              <w:ind w:firstLine="0" w:firstLineChars="0"/>
              <w:jc w:val="center"/>
            </w:pPr>
            <w:r>
              <w:rPr>
                <w:rFonts w:ascii="Times New Roman" w:hAnsi="Times New Roman" w:eastAsia="宋体"/>
                <w:b w:val="0"/>
                <w:sz w:val="18"/>
              </w:rPr>
              <w:t>固定容量、月度估计、样本内</w:t>
            </w:r>
          </w:p>
        </w:tc>
      </w:tr>
      <w:tr w14:paraId="2B9DC5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F3BD5C4">
            <w:pPr>
              <w:keepNext w:val="0"/>
              <w:spacing w:before="20" w:after="20" w:line="260" w:lineRule="exact"/>
              <w:ind w:firstLine="0" w:firstLineChars="0"/>
              <w:jc w:val="center"/>
            </w:pPr>
            <w:r>
              <w:rPr>
                <w:rFonts w:ascii="Times New Roman" w:hAnsi="Times New Roman" w:eastAsia="宋体"/>
                <w:b w:val="0"/>
                <w:sz w:val="18"/>
              </w:rPr>
              <w:t>分布式电源电量渗透率—站群估计负载率</w:t>
            </w:r>
          </w:p>
        </w:tc>
        <w:tc>
          <w:tcPr>
            <w:tcW w:w="2078" w:type="dxa"/>
            <w:tcMar>
              <w:left w:w="70" w:type="dxa"/>
              <w:right w:w="70" w:type="dxa"/>
            </w:tcMar>
            <w:vAlign w:val="center"/>
          </w:tcPr>
          <w:p w14:paraId="4443BAAD">
            <w:pPr>
              <w:keepNext w:val="0"/>
              <w:spacing w:before="20" w:after="20" w:line="260" w:lineRule="exact"/>
              <w:ind w:firstLine="0" w:firstLineChars="0"/>
              <w:jc w:val="center"/>
            </w:pPr>
            <w:r>
              <w:rPr>
                <w:rFonts w:ascii="Times New Roman" w:hAnsi="Times New Roman" w:eastAsia="宋体"/>
                <w:b w:val="0"/>
                <w:sz w:val="18"/>
              </w:rPr>
              <w:t>-0.66</w:t>
            </w:r>
          </w:p>
        </w:tc>
        <w:tc>
          <w:tcPr>
            <w:tcW w:w="2078" w:type="dxa"/>
            <w:tcMar>
              <w:left w:w="70" w:type="dxa"/>
              <w:right w:w="70" w:type="dxa"/>
            </w:tcMar>
            <w:vAlign w:val="center"/>
          </w:tcPr>
          <w:p w14:paraId="5C9692C4">
            <w:pPr>
              <w:keepNext w:val="0"/>
              <w:spacing w:before="20" w:after="20" w:line="260" w:lineRule="exact"/>
              <w:ind w:firstLine="0" w:firstLineChars="0"/>
              <w:jc w:val="center"/>
            </w:pPr>
            <w:r>
              <w:rPr>
                <w:rFonts w:ascii="Times New Roman" w:hAnsi="Times New Roman" w:eastAsia="宋体"/>
                <w:b w:val="0"/>
                <w:sz w:val="18"/>
              </w:rPr>
              <w:t>12</w:t>
            </w:r>
          </w:p>
        </w:tc>
        <w:tc>
          <w:tcPr>
            <w:tcW w:w="2078" w:type="dxa"/>
            <w:tcMar>
              <w:left w:w="70" w:type="dxa"/>
              <w:right w:w="70" w:type="dxa"/>
            </w:tcMar>
            <w:vAlign w:val="center"/>
          </w:tcPr>
          <w:p w14:paraId="6F3B1FC7">
            <w:pPr>
              <w:keepNext w:val="0"/>
              <w:spacing w:before="20" w:after="20" w:line="260" w:lineRule="exact"/>
              <w:ind w:firstLine="0" w:firstLineChars="0"/>
              <w:jc w:val="center"/>
            </w:pPr>
            <w:r>
              <w:rPr>
                <w:rFonts w:ascii="Times New Roman" w:hAnsi="Times New Roman" w:eastAsia="宋体"/>
                <w:b w:val="0"/>
                <w:sz w:val="18"/>
              </w:rPr>
              <w:t>功率因数假定、非逐台实测</w:t>
            </w:r>
          </w:p>
        </w:tc>
      </w:tr>
    </w:tbl>
    <w:p w14:paraId="03D85ECF">
      <w:pPr>
        <w:pStyle w:val="2"/>
        <w:keepNext/>
        <w:spacing w:before="120" w:after="80" w:line="280" w:lineRule="exact"/>
        <w:ind w:firstLine="0"/>
        <w:jc w:val="center"/>
      </w:pPr>
      <w:r>
        <w:rPr>
          <w:rFonts w:ascii="Times New Roman" w:hAnsi="Times New Roman" w:eastAsia="宋体"/>
          <w:b w:val="0"/>
          <w:sz w:val="21"/>
        </w:rPr>
        <w:t>表3-10 邳州月度指标计算明细</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4B451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A32BEE5">
            <w:pPr>
              <w:keepNext/>
              <w:spacing w:before="20" w:after="20" w:line="260" w:lineRule="exact"/>
              <w:ind w:firstLine="0" w:firstLineChars="0"/>
              <w:jc w:val="center"/>
            </w:pPr>
            <w:r>
              <w:rPr>
                <w:rFonts w:ascii="Times New Roman" w:hAnsi="Times New Roman" w:eastAsia="宋体"/>
                <w:b/>
                <w:sz w:val="18"/>
              </w:rPr>
              <w:t>月份</w:t>
            </w:r>
          </w:p>
        </w:tc>
        <w:tc>
          <w:tcPr>
            <w:tcW w:w="1385" w:type="dxa"/>
            <w:tcMar>
              <w:left w:w="70" w:type="dxa"/>
              <w:right w:w="70" w:type="dxa"/>
            </w:tcMar>
            <w:vAlign w:val="center"/>
          </w:tcPr>
          <w:p w14:paraId="4039A2F1">
            <w:pPr>
              <w:keepNext/>
              <w:spacing w:before="20" w:after="20" w:line="260" w:lineRule="exact"/>
              <w:ind w:firstLine="0" w:firstLineChars="0"/>
              <w:jc w:val="center"/>
            </w:pPr>
            <w:r>
              <w:rPr>
                <w:rFonts w:ascii="Times New Roman" w:hAnsi="Times New Roman" w:eastAsia="宋体"/>
                <w:b/>
                <w:sz w:val="18"/>
              </w:rPr>
              <w:t>分布式电源电量渗透率/%</w:t>
            </w:r>
          </w:p>
        </w:tc>
        <w:tc>
          <w:tcPr>
            <w:tcW w:w="1385" w:type="dxa"/>
            <w:tcMar>
              <w:left w:w="70" w:type="dxa"/>
              <w:right w:w="70" w:type="dxa"/>
            </w:tcMar>
            <w:vAlign w:val="center"/>
          </w:tcPr>
          <w:p w14:paraId="02165D18">
            <w:pPr>
              <w:keepNext/>
              <w:spacing w:before="20" w:after="20" w:line="260" w:lineRule="exact"/>
              <w:ind w:firstLine="0" w:firstLineChars="0"/>
              <w:jc w:val="center"/>
            </w:pPr>
            <w:r>
              <w:rPr>
                <w:rFonts w:ascii="Times New Roman" w:hAnsi="Times New Roman" w:eastAsia="宋体"/>
                <w:b/>
                <w:sz w:val="18"/>
              </w:rPr>
              <w:t>容载比（月度分析值）</w:t>
            </w:r>
          </w:p>
        </w:tc>
        <w:tc>
          <w:tcPr>
            <w:tcW w:w="1385" w:type="dxa"/>
            <w:tcMar>
              <w:left w:w="70" w:type="dxa"/>
              <w:right w:w="70" w:type="dxa"/>
            </w:tcMar>
            <w:vAlign w:val="center"/>
          </w:tcPr>
          <w:p w14:paraId="05798BBC">
            <w:pPr>
              <w:keepNext/>
              <w:spacing w:before="20" w:after="20" w:line="260" w:lineRule="exact"/>
              <w:ind w:firstLine="0" w:firstLineChars="0"/>
              <w:jc w:val="center"/>
            </w:pPr>
            <w:r>
              <w:rPr>
                <w:rFonts w:ascii="Times New Roman" w:hAnsi="Times New Roman" w:eastAsia="宋体"/>
                <w:b/>
                <w:sz w:val="18"/>
              </w:rPr>
              <w:t>站群估计负载率/%</w:t>
            </w:r>
          </w:p>
        </w:tc>
        <w:tc>
          <w:tcPr>
            <w:tcW w:w="1385" w:type="dxa"/>
            <w:tcMar>
              <w:left w:w="70" w:type="dxa"/>
              <w:right w:w="70" w:type="dxa"/>
            </w:tcMar>
            <w:vAlign w:val="center"/>
          </w:tcPr>
          <w:p w14:paraId="206BA812">
            <w:pPr>
              <w:keepNext/>
              <w:spacing w:before="20" w:after="20" w:line="260" w:lineRule="exact"/>
              <w:ind w:firstLine="0" w:firstLineChars="0"/>
              <w:jc w:val="center"/>
            </w:pPr>
            <w:r>
              <w:rPr>
                <w:rFonts w:ascii="Times New Roman" w:hAnsi="Times New Roman" w:eastAsia="宋体"/>
                <w:b/>
                <w:sz w:val="18"/>
              </w:rPr>
              <w:t>月度光伏发电量/MWh</w:t>
            </w:r>
          </w:p>
        </w:tc>
        <w:tc>
          <w:tcPr>
            <w:tcW w:w="1385" w:type="dxa"/>
            <w:tcMar>
              <w:left w:w="70" w:type="dxa"/>
              <w:right w:w="70" w:type="dxa"/>
            </w:tcMar>
            <w:vAlign w:val="center"/>
          </w:tcPr>
          <w:p w14:paraId="7CD7A37B">
            <w:pPr>
              <w:keepNext/>
              <w:spacing w:before="20" w:after="20" w:line="260" w:lineRule="exact"/>
              <w:ind w:firstLine="0" w:firstLineChars="0"/>
              <w:jc w:val="center"/>
            </w:pPr>
            <w:r>
              <w:rPr>
                <w:rFonts w:ascii="Times New Roman" w:hAnsi="Times New Roman" w:eastAsia="宋体"/>
                <w:b/>
                <w:sz w:val="18"/>
              </w:rPr>
              <w:t>月度用户用电量/MWh</w:t>
            </w:r>
          </w:p>
        </w:tc>
      </w:tr>
      <w:tr w14:paraId="5638F3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EB65A0C">
            <w:pPr>
              <w:keepNext w:val="0"/>
              <w:spacing w:before="20" w:after="20" w:line="260" w:lineRule="exact"/>
              <w:ind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4ADF762">
            <w:pPr>
              <w:keepNext w:val="0"/>
              <w:spacing w:before="20" w:after="20" w:line="260" w:lineRule="exact"/>
              <w:ind w:firstLine="0" w:firstLineChars="0"/>
              <w:jc w:val="center"/>
            </w:pPr>
            <w:r>
              <w:rPr>
                <w:rFonts w:ascii="Times New Roman" w:hAnsi="Times New Roman" w:eastAsia="宋体"/>
                <w:b w:val="0"/>
                <w:sz w:val="18"/>
              </w:rPr>
              <w:t>27.92</w:t>
            </w:r>
          </w:p>
        </w:tc>
        <w:tc>
          <w:tcPr>
            <w:tcW w:w="1385" w:type="dxa"/>
            <w:tcMar>
              <w:left w:w="70" w:type="dxa"/>
              <w:right w:w="70" w:type="dxa"/>
            </w:tcMar>
            <w:vAlign w:val="center"/>
          </w:tcPr>
          <w:p w14:paraId="61B41464">
            <w:pPr>
              <w:keepNext w:val="0"/>
              <w:spacing w:before="20" w:after="20" w:line="260" w:lineRule="exact"/>
              <w:ind w:firstLine="0" w:firstLineChars="0"/>
              <w:jc w:val="center"/>
            </w:pPr>
            <w:r>
              <w:rPr>
                <w:rFonts w:ascii="Times New Roman" w:hAnsi="Times New Roman" w:eastAsia="宋体"/>
                <w:b w:val="0"/>
                <w:sz w:val="18"/>
              </w:rPr>
              <w:t>2.97</w:t>
            </w:r>
          </w:p>
        </w:tc>
        <w:tc>
          <w:tcPr>
            <w:tcW w:w="1385" w:type="dxa"/>
            <w:tcMar>
              <w:left w:w="70" w:type="dxa"/>
              <w:right w:w="70" w:type="dxa"/>
            </w:tcMar>
            <w:vAlign w:val="center"/>
          </w:tcPr>
          <w:p w14:paraId="5E4AF827">
            <w:pPr>
              <w:keepNext w:val="0"/>
              <w:spacing w:before="20" w:after="20" w:line="260" w:lineRule="exact"/>
              <w:ind w:firstLine="0" w:firstLineChars="0"/>
              <w:jc w:val="center"/>
            </w:pPr>
            <w:r>
              <w:rPr>
                <w:rFonts w:ascii="Times New Roman" w:hAnsi="Times New Roman" w:eastAsia="宋体"/>
                <w:b w:val="0"/>
                <w:sz w:val="18"/>
              </w:rPr>
              <w:t>35.40</w:t>
            </w:r>
          </w:p>
        </w:tc>
        <w:tc>
          <w:tcPr>
            <w:tcW w:w="1385" w:type="dxa"/>
            <w:tcMar>
              <w:left w:w="70" w:type="dxa"/>
              <w:right w:w="70" w:type="dxa"/>
            </w:tcMar>
            <w:vAlign w:val="center"/>
          </w:tcPr>
          <w:p w14:paraId="7A1215D3">
            <w:pPr>
              <w:keepNext w:val="0"/>
              <w:spacing w:before="20" w:after="20" w:line="260" w:lineRule="exact"/>
              <w:ind w:firstLine="0" w:firstLineChars="0"/>
              <w:jc w:val="center"/>
            </w:pPr>
            <w:r>
              <w:rPr>
                <w:rFonts w:ascii="Times New Roman" w:hAnsi="Times New Roman" w:eastAsia="宋体"/>
                <w:b w:val="0"/>
                <w:sz w:val="18"/>
              </w:rPr>
              <w:t>104963</w:t>
            </w:r>
          </w:p>
        </w:tc>
        <w:tc>
          <w:tcPr>
            <w:tcW w:w="1385" w:type="dxa"/>
            <w:tcMar>
              <w:left w:w="70" w:type="dxa"/>
              <w:right w:w="70" w:type="dxa"/>
            </w:tcMar>
            <w:vAlign w:val="center"/>
          </w:tcPr>
          <w:p w14:paraId="56F83225">
            <w:pPr>
              <w:keepNext w:val="0"/>
              <w:spacing w:before="20" w:after="20" w:line="260" w:lineRule="exact"/>
              <w:ind w:firstLine="0" w:firstLineChars="0"/>
              <w:jc w:val="center"/>
            </w:pPr>
            <w:r>
              <w:rPr>
                <w:rFonts w:ascii="Times New Roman" w:hAnsi="Times New Roman" w:eastAsia="宋体"/>
                <w:b w:val="0"/>
                <w:sz w:val="18"/>
              </w:rPr>
              <w:t>375895</w:t>
            </w:r>
          </w:p>
        </w:tc>
      </w:tr>
      <w:tr w14:paraId="0F3A33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DEDB09">
            <w:pPr>
              <w:keepNext w:val="0"/>
              <w:spacing w:before="20" w:after="20" w:line="260" w:lineRule="exact"/>
              <w:ind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A5D4FF5">
            <w:pPr>
              <w:keepNext w:val="0"/>
              <w:spacing w:before="20" w:after="20" w:line="260" w:lineRule="exact"/>
              <w:ind w:firstLine="0" w:firstLineChars="0"/>
              <w:jc w:val="center"/>
            </w:pPr>
            <w:r>
              <w:rPr>
                <w:rFonts w:ascii="Times New Roman" w:hAnsi="Times New Roman" w:eastAsia="宋体"/>
                <w:b w:val="0"/>
                <w:sz w:val="18"/>
              </w:rPr>
              <w:t>30.79</w:t>
            </w:r>
          </w:p>
        </w:tc>
        <w:tc>
          <w:tcPr>
            <w:tcW w:w="1385" w:type="dxa"/>
            <w:tcMar>
              <w:left w:w="70" w:type="dxa"/>
              <w:right w:w="70" w:type="dxa"/>
            </w:tcMar>
            <w:vAlign w:val="center"/>
          </w:tcPr>
          <w:p w14:paraId="17D7971B">
            <w:pPr>
              <w:keepNext w:val="0"/>
              <w:spacing w:before="20" w:after="20" w:line="260" w:lineRule="exact"/>
              <w:ind w:firstLine="0" w:firstLineChars="0"/>
              <w:jc w:val="center"/>
            </w:pPr>
            <w:r>
              <w:rPr>
                <w:rFonts w:ascii="Times New Roman" w:hAnsi="Times New Roman" w:eastAsia="宋体"/>
                <w:b w:val="0"/>
                <w:sz w:val="18"/>
              </w:rPr>
              <w:t>2.83</w:t>
            </w:r>
          </w:p>
        </w:tc>
        <w:tc>
          <w:tcPr>
            <w:tcW w:w="1385" w:type="dxa"/>
            <w:tcMar>
              <w:left w:w="70" w:type="dxa"/>
              <w:right w:w="70" w:type="dxa"/>
            </w:tcMar>
            <w:vAlign w:val="center"/>
          </w:tcPr>
          <w:p w14:paraId="59B65AD6">
            <w:pPr>
              <w:keepNext w:val="0"/>
              <w:spacing w:before="20" w:after="20" w:line="260" w:lineRule="exact"/>
              <w:ind w:firstLine="0" w:firstLineChars="0"/>
              <w:jc w:val="center"/>
            </w:pPr>
            <w:r>
              <w:rPr>
                <w:rFonts w:ascii="Times New Roman" w:hAnsi="Times New Roman" w:eastAsia="宋体"/>
                <w:b w:val="0"/>
                <w:sz w:val="18"/>
              </w:rPr>
              <w:t>37.19</w:t>
            </w:r>
          </w:p>
        </w:tc>
        <w:tc>
          <w:tcPr>
            <w:tcW w:w="1385" w:type="dxa"/>
            <w:tcMar>
              <w:left w:w="70" w:type="dxa"/>
              <w:right w:w="70" w:type="dxa"/>
            </w:tcMar>
            <w:vAlign w:val="center"/>
          </w:tcPr>
          <w:p w14:paraId="77852018">
            <w:pPr>
              <w:keepNext w:val="0"/>
              <w:spacing w:before="20" w:after="20" w:line="260" w:lineRule="exact"/>
              <w:ind w:firstLine="0" w:firstLineChars="0"/>
              <w:jc w:val="center"/>
            </w:pPr>
            <w:r>
              <w:rPr>
                <w:rFonts w:ascii="Times New Roman" w:hAnsi="Times New Roman" w:eastAsia="宋体"/>
                <w:b w:val="0"/>
                <w:sz w:val="18"/>
              </w:rPr>
              <w:t>96779</w:t>
            </w:r>
          </w:p>
        </w:tc>
        <w:tc>
          <w:tcPr>
            <w:tcW w:w="1385" w:type="dxa"/>
            <w:tcMar>
              <w:left w:w="70" w:type="dxa"/>
              <w:right w:w="70" w:type="dxa"/>
            </w:tcMar>
            <w:vAlign w:val="center"/>
          </w:tcPr>
          <w:p w14:paraId="71B9717B">
            <w:pPr>
              <w:keepNext w:val="0"/>
              <w:spacing w:before="20" w:after="20" w:line="260" w:lineRule="exact"/>
              <w:ind w:firstLine="0" w:firstLineChars="0"/>
              <w:jc w:val="center"/>
            </w:pPr>
            <w:r>
              <w:rPr>
                <w:rFonts w:ascii="Times New Roman" w:hAnsi="Times New Roman" w:eastAsia="宋体"/>
                <w:b w:val="0"/>
                <w:sz w:val="18"/>
              </w:rPr>
              <w:t>314368</w:t>
            </w:r>
          </w:p>
        </w:tc>
      </w:tr>
      <w:tr w14:paraId="20BCF5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D336F29">
            <w:pPr>
              <w:keepNext w:val="0"/>
              <w:spacing w:before="20" w:after="20" w:line="260" w:lineRule="exact"/>
              <w:ind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583FF6">
            <w:pPr>
              <w:keepNext w:val="0"/>
              <w:spacing w:before="20" w:after="20" w:line="260" w:lineRule="exact"/>
              <w:ind w:firstLine="0" w:firstLineChars="0"/>
              <w:jc w:val="center"/>
            </w:pPr>
            <w:r>
              <w:rPr>
                <w:rFonts w:ascii="Times New Roman" w:hAnsi="Times New Roman" w:eastAsia="宋体"/>
                <w:b w:val="0"/>
                <w:sz w:val="18"/>
              </w:rPr>
              <w:t>41.91</w:t>
            </w:r>
          </w:p>
        </w:tc>
        <w:tc>
          <w:tcPr>
            <w:tcW w:w="1385" w:type="dxa"/>
            <w:tcMar>
              <w:left w:w="70" w:type="dxa"/>
              <w:right w:w="70" w:type="dxa"/>
            </w:tcMar>
            <w:vAlign w:val="center"/>
          </w:tcPr>
          <w:p w14:paraId="48155F2D">
            <w:pPr>
              <w:keepNext w:val="0"/>
              <w:spacing w:before="20" w:after="20" w:line="260" w:lineRule="exact"/>
              <w:ind w:firstLine="0" w:firstLineChars="0"/>
              <w:jc w:val="center"/>
            </w:pPr>
            <w:r>
              <w:rPr>
                <w:rFonts w:ascii="Times New Roman" w:hAnsi="Times New Roman" w:eastAsia="宋体"/>
                <w:b w:val="0"/>
                <w:sz w:val="18"/>
              </w:rPr>
              <w:t>4.25</w:t>
            </w:r>
          </w:p>
        </w:tc>
        <w:tc>
          <w:tcPr>
            <w:tcW w:w="1385" w:type="dxa"/>
            <w:tcMar>
              <w:left w:w="70" w:type="dxa"/>
              <w:right w:w="70" w:type="dxa"/>
            </w:tcMar>
            <w:vAlign w:val="center"/>
          </w:tcPr>
          <w:p w14:paraId="53C6D8EF">
            <w:pPr>
              <w:keepNext w:val="0"/>
              <w:spacing w:before="20" w:after="20" w:line="260" w:lineRule="exact"/>
              <w:ind w:firstLine="0" w:firstLineChars="0"/>
              <w:jc w:val="center"/>
            </w:pPr>
            <w:r>
              <w:rPr>
                <w:rFonts w:ascii="Times New Roman" w:hAnsi="Times New Roman" w:eastAsia="宋体"/>
                <w:b w:val="0"/>
                <w:sz w:val="18"/>
              </w:rPr>
              <w:t>24.77</w:t>
            </w:r>
          </w:p>
        </w:tc>
        <w:tc>
          <w:tcPr>
            <w:tcW w:w="1385" w:type="dxa"/>
            <w:tcMar>
              <w:left w:w="70" w:type="dxa"/>
              <w:right w:w="70" w:type="dxa"/>
            </w:tcMar>
            <w:vAlign w:val="center"/>
          </w:tcPr>
          <w:p w14:paraId="7FE9170E">
            <w:pPr>
              <w:keepNext w:val="0"/>
              <w:spacing w:before="20" w:after="20" w:line="260" w:lineRule="exact"/>
              <w:ind w:firstLine="0" w:firstLineChars="0"/>
              <w:jc w:val="center"/>
            </w:pPr>
            <w:r>
              <w:rPr>
                <w:rFonts w:ascii="Times New Roman" w:hAnsi="Times New Roman" w:eastAsia="宋体"/>
                <w:b w:val="0"/>
                <w:sz w:val="18"/>
              </w:rPr>
              <w:t>119612</w:t>
            </w:r>
          </w:p>
        </w:tc>
        <w:tc>
          <w:tcPr>
            <w:tcW w:w="1385" w:type="dxa"/>
            <w:tcMar>
              <w:left w:w="70" w:type="dxa"/>
              <w:right w:w="70" w:type="dxa"/>
            </w:tcMar>
            <w:vAlign w:val="center"/>
          </w:tcPr>
          <w:p w14:paraId="44E79413">
            <w:pPr>
              <w:keepNext w:val="0"/>
              <w:spacing w:before="20" w:after="20" w:line="260" w:lineRule="exact"/>
              <w:ind w:firstLine="0" w:firstLineChars="0"/>
              <w:jc w:val="center"/>
            </w:pPr>
            <w:r>
              <w:rPr>
                <w:rFonts w:ascii="Times New Roman" w:hAnsi="Times New Roman" w:eastAsia="宋体"/>
                <w:b w:val="0"/>
                <w:sz w:val="18"/>
              </w:rPr>
              <w:t>285414</w:t>
            </w:r>
          </w:p>
        </w:tc>
      </w:tr>
      <w:tr w14:paraId="4F4049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808002">
            <w:pPr>
              <w:keepNext w:val="0"/>
              <w:spacing w:before="20" w:after="20" w:line="260" w:lineRule="exact"/>
              <w:ind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21B9A68E">
            <w:pPr>
              <w:keepNext w:val="0"/>
              <w:spacing w:before="20" w:after="20" w:line="260" w:lineRule="exact"/>
              <w:ind w:firstLine="0" w:firstLineChars="0"/>
              <w:jc w:val="center"/>
            </w:pPr>
            <w:r>
              <w:rPr>
                <w:rFonts w:ascii="Times New Roman" w:hAnsi="Times New Roman" w:eastAsia="宋体"/>
                <w:b w:val="0"/>
                <w:sz w:val="18"/>
              </w:rPr>
              <w:t>57.57</w:t>
            </w:r>
          </w:p>
        </w:tc>
        <w:tc>
          <w:tcPr>
            <w:tcW w:w="1385" w:type="dxa"/>
            <w:tcMar>
              <w:left w:w="70" w:type="dxa"/>
              <w:right w:w="70" w:type="dxa"/>
            </w:tcMar>
            <w:vAlign w:val="center"/>
          </w:tcPr>
          <w:p w14:paraId="7FB96AB5">
            <w:pPr>
              <w:keepNext w:val="0"/>
              <w:spacing w:before="20" w:after="20" w:line="260" w:lineRule="exact"/>
              <w:ind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6ACDC215">
            <w:pPr>
              <w:keepNext w:val="0"/>
              <w:spacing w:before="20" w:after="20" w:line="260" w:lineRule="exact"/>
              <w:ind w:firstLine="0" w:firstLineChars="0"/>
              <w:jc w:val="center"/>
            </w:pPr>
            <w:r>
              <w:rPr>
                <w:rFonts w:ascii="Times New Roman" w:hAnsi="Times New Roman" w:eastAsia="宋体"/>
                <w:b w:val="0"/>
                <w:sz w:val="18"/>
              </w:rPr>
              <w:t>18.81</w:t>
            </w:r>
          </w:p>
        </w:tc>
        <w:tc>
          <w:tcPr>
            <w:tcW w:w="1385" w:type="dxa"/>
            <w:tcMar>
              <w:left w:w="70" w:type="dxa"/>
              <w:right w:w="70" w:type="dxa"/>
            </w:tcMar>
            <w:vAlign w:val="center"/>
          </w:tcPr>
          <w:p w14:paraId="4BF9CF13">
            <w:pPr>
              <w:keepNext w:val="0"/>
              <w:spacing w:before="20" w:after="20" w:line="260" w:lineRule="exact"/>
              <w:ind w:firstLine="0" w:firstLineChars="0"/>
              <w:jc w:val="center"/>
            </w:pPr>
            <w:r>
              <w:rPr>
                <w:rFonts w:ascii="Times New Roman" w:hAnsi="Times New Roman" w:eastAsia="宋体"/>
                <w:b w:val="0"/>
                <w:sz w:val="18"/>
              </w:rPr>
              <w:t>130368</w:t>
            </w:r>
          </w:p>
        </w:tc>
        <w:tc>
          <w:tcPr>
            <w:tcW w:w="1385" w:type="dxa"/>
            <w:tcMar>
              <w:left w:w="70" w:type="dxa"/>
              <w:right w:w="70" w:type="dxa"/>
            </w:tcMar>
            <w:vAlign w:val="center"/>
          </w:tcPr>
          <w:p w14:paraId="2E59C53F">
            <w:pPr>
              <w:keepNext w:val="0"/>
              <w:spacing w:before="20" w:after="20" w:line="260" w:lineRule="exact"/>
              <w:ind w:firstLine="0" w:firstLineChars="0"/>
              <w:jc w:val="center"/>
            </w:pPr>
            <w:r>
              <w:rPr>
                <w:rFonts w:ascii="Times New Roman" w:hAnsi="Times New Roman" w:eastAsia="宋体"/>
                <w:b w:val="0"/>
                <w:sz w:val="18"/>
              </w:rPr>
              <w:t>226436</w:t>
            </w:r>
          </w:p>
        </w:tc>
      </w:tr>
      <w:tr w14:paraId="70B8A1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4678975">
            <w:pPr>
              <w:keepNext w:val="0"/>
              <w:spacing w:before="20" w:after="20" w:line="260" w:lineRule="exact"/>
              <w:ind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2207C9F">
            <w:pPr>
              <w:keepNext w:val="0"/>
              <w:spacing w:before="20" w:after="20" w:line="260" w:lineRule="exact"/>
              <w:ind w:firstLine="0" w:firstLineChars="0"/>
              <w:jc w:val="center"/>
            </w:pPr>
            <w:r>
              <w:rPr>
                <w:rFonts w:ascii="Times New Roman" w:hAnsi="Times New Roman" w:eastAsia="宋体"/>
                <w:b w:val="0"/>
                <w:sz w:val="18"/>
              </w:rPr>
              <w:t>60.26</w:t>
            </w:r>
          </w:p>
        </w:tc>
        <w:tc>
          <w:tcPr>
            <w:tcW w:w="1385" w:type="dxa"/>
            <w:tcMar>
              <w:left w:w="70" w:type="dxa"/>
              <w:right w:w="70" w:type="dxa"/>
            </w:tcMar>
            <w:vAlign w:val="center"/>
          </w:tcPr>
          <w:p w14:paraId="2623FA54">
            <w:pPr>
              <w:keepNext w:val="0"/>
              <w:spacing w:before="20" w:after="20" w:line="260" w:lineRule="exact"/>
              <w:ind w:firstLine="0" w:firstLineChars="0"/>
              <w:jc w:val="center"/>
            </w:pPr>
            <w:r>
              <w:rPr>
                <w:rFonts w:ascii="Times New Roman" w:hAnsi="Times New Roman" w:eastAsia="宋体"/>
                <w:b w:val="0"/>
                <w:sz w:val="18"/>
              </w:rPr>
              <w:t>3.91</w:t>
            </w:r>
          </w:p>
        </w:tc>
        <w:tc>
          <w:tcPr>
            <w:tcW w:w="1385" w:type="dxa"/>
            <w:tcMar>
              <w:left w:w="70" w:type="dxa"/>
              <w:right w:w="70" w:type="dxa"/>
            </w:tcMar>
            <w:vAlign w:val="center"/>
          </w:tcPr>
          <w:p w14:paraId="2B2CADED">
            <w:pPr>
              <w:keepNext w:val="0"/>
              <w:spacing w:before="20" w:after="20" w:line="260" w:lineRule="exact"/>
              <w:ind w:firstLine="0" w:firstLineChars="0"/>
              <w:jc w:val="center"/>
            </w:pPr>
            <w:r>
              <w:rPr>
                <w:rFonts w:ascii="Times New Roman" w:hAnsi="Times New Roman" w:eastAsia="宋体"/>
                <w:b w:val="0"/>
                <w:sz w:val="18"/>
              </w:rPr>
              <w:t>26.92</w:t>
            </w:r>
          </w:p>
        </w:tc>
        <w:tc>
          <w:tcPr>
            <w:tcW w:w="1385" w:type="dxa"/>
            <w:tcMar>
              <w:left w:w="70" w:type="dxa"/>
              <w:right w:w="70" w:type="dxa"/>
            </w:tcMar>
            <w:vAlign w:val="center"/>
          </w:tcPr>
          <w:p w14:paraId="228CF82D">
            <w:pPr>
              <w:keepNext w:val="0"/>
              <w:spacing w:before="20" w:after="20" w:line="260" w:lineRule="exact"/>
              <w:ind w:firstLine="0" w:firstLineChars="0"/>
              <w:jc w:val="center"/>
            </w:pPr>
            <w:r>
              <w:rPr>
                <w:rFonts w:ascii="Times New Roman" w:hAnsi="Times New Roman" w:eastAsia="宋体"/>
                <w:b w:val="0"/>
                <w:sz w:val="18"/>
              </w:rPr>
              <w:t>163852</w:t>
            </w:r>
          </w:p>
        </w:tc>
        <w:tc>
          <w:tcPr>
            <w:tcW w:w="1385" w:type="dxa"/>
            <w:tcMar>
              <w:left w:w="70" w:type="dxa"/>
              <w:right w:w="70" w:type="dxa"/>
            </w:tcMar>
            <w:vAlign w:val="center"/>
          </w:tcPr>
          <w:p w14:paraId="2571CA2A">
            <w:pPr>
              <w:keepNext w:val="0"/>
              <w:spacing w:before="20" w:after="20" w:line="260" w:lineRule="exact"/>
              <w:ind w:firstLine="0" w:firstLineChars="0"/>
              <w:jc w:val="center"/>
            </w:pPr>
            <w:r>
              <w:rPr>
                <w:rFonts w:ascii="Times New Roman" w:hAnsi="Times New Roman" w:eastAsia="宋体"/>
                <w:b w:val="0"/>
                <w:sz w:val="18"/>
              </w:rPr>
              <w:t>271920</w:t>
            </w:r>
          </w:p>
        </w:tc>
      </w:tr>
      <w:tr w14:paraId="56D1DB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80DD642">
            <w:pPr>
              <w:keepNext w:val="0"/>
              <w:spacing w:before="20" w:after="20" w:line="260" w:lineRule="exact"/>
              <w:ind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50DB3408">
            <w:pPr>
              <w:keepNext w:val="0"/>
              <w:spacing w:before="20" w:after="20" w:line="260" w:lineRule="exact"/>
              <w:ind w:firstLine="0" w:firstLineChars="0"/>
              <w:jc w:val="center"/>
            </w:pPr>
            <w:r>
              <w:rPr>
                <w:rFonts w:ascii="Times New Roman" w:hAnsi="Times New Roman" w:eastAsia="宋体"/>
                <w:b w:val="0"/>
                <w:sz w:val="18"/>
              </w:rPr>
              <w:t>50.13</w:t>
            </w:r>
          </w:p>
        </w:tc>
        <w:tc>
          <w:tcPr>
            <w:tcW w:w="1385" w:type="dxa"/>
            <w:tcMar>
              <w:left w:w="70" w:type="dxa"/>
              <w:right w:w="70" w:type="dxa"/>
            </w:tcMar>
            <w:vAlign w:val="center"/>
          </w:tcPr>
          <w:p w14:paraId="0DC09271">
            <w:pPr>
              <w:keepNext w:val="0"/>
              <w:spacing w:before="20" w:after="20" w:line="260" w:lineRule="exact"/>
              <w:ind w:firstLine="0" w:firstLineChars="0"/>
              <w:jc w:val="center"/>
            </w:pPr>
            <w:r>
              <w:rPr>
                <w:rFonts w:ascii="Times New Roman" w:hAnsi="Times New Roman" w:eastAsia="宋体"/>
                <w:b w:val="0"/>
                <w:sz w:val="18"/>
              </w:rPr>
              <w:t>3.05</w:t>
            </w:r>
          </w:p>
        </w:tc>
        <w:tc>
          <w:tcPr>
            <w:tcW w:w="1385" w:type="dxa"/>
            <w:tcMar>
              <w:left w:w="70" w:type="dxa"/>
              <w:right w:w="70" w:type="dxa"/>
            </w:tcMar>
            <w:vAlign w:val="center"/>
          </w:tcPr>
          <w:p w14:paraId="51C03D7F">
            <w:pPr>
              <w:keepNext w:val="0"/>
              <w:spacing w:before="20" w:after="20" w:line="260" w:lineRule="exact"/>
              <w:ind w:firstLine="0" w:firstLineChars="0"/>
              <w:jc w:val="center"/>
            </w:pPr>
            <w:r>
              <w:rPr>
                <w:rFonts w:ascii="Times New Roman" w:hAnsi="Times New Roman" w:eastAsia="宋体"/>
                <w:b w:val="0"/>
                <w:sz w:val="18"/>
              </w:rPr>
              <w:t>34.48</w:t>
            </w:r>
          </w:p>
        </w:tc>
        <w:tc>
          <w:tcPr>
            <w:tcW w:w="1385" w:type="dxa"/>
            <w:tcMar>
              <w:left w:w="70" w:type="dxa"/>
              <w:right w:w="70" w:type="dxa"/>
            </w:tcMar>
            <w:vAlign w:val="center"/>
          </w:tcPr>
          <w:p w14:paraId="78950EA1">
            <w:pPr>
              <w:keepNext w:val="0"/>
              <w:spacing w:before="20" w:after="20" w:line="260" w:lineRule="exact"/>
              <w:ind w:firstLine="0" w:firstLineChars="0"/>
              <w:jc w:val="center"/>
            </w:pPr>
            <w:r>
              <w:rPr>
                <w:rFonts w:ascii="Times New Roman" w:hAnsi="Times New Roman" w:eastAsia="宋体"/>
                <w:b w:val="0"/>
                <w:sz w:val="18"/>
              </w:rPr>
              <w:t>191575</w:t>
            </w:r>
          </w:p>
        </w:tc>
        <w:tc>
          <w:tcPr>
            <w:tcW w:w="1385" w:type="dxa"/>
            <w:tcMar>
              <w:left w:w="70" w:type="dxa"/>
              <w:right w:w="70" w:type="dxa"/>
            </w:tcMar>
            <w:vAlign w:val="center"/>
          </w:tcPr>
          <w:p w14:paraId="054E769A">
            <w:pPr>
              <w:keepNext w:val="0"/>
              <w:spacing w:before="20" w:after="20" w:line="260" w:lineRule="exact"/>
              <w:ind w:firstLine="0" w:firstLineChars="0"/>
              <w:jc w:val="center"/>
            </w:pPr>
            <w:r>
              <w:rPr>
                <w:rFonts w:ascii="Times New Roman" w:hAnsi="Times New Roman" w:eastAsia="宋体"/>
                <w:b w:val="0"/>
                <w:sz w:val="18"/>
              </w:rPr>
              <w:t>382125</w:t>
            </w:r>
          </w:p>
        </w:tc>
      </w:tr>
      <w:tr w14:paraId="169C71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8E4990">
            <w:pPr>
              <w:keepNext w:val="0"/>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736A1F3F">
            <w:pPr>
              <w:keepNext w:val="0"/>
              <w:spacing w:before="20" w:after="20" w:line="260" w:lineRule="exact"/>
              <w:ind w:firstLine="0" w:firstLineChars="0"/>
              <w:jc w:val="center"/>
            </w:pPr>
            <w:r>
              <w:rPr>
                <w:rFonts w:ascii="Times New Roman" w:hAnsi="Times New Roman" w:eastAsia="宋体"/>
                <w:b w:val="0"/>
                <w:sz w:val="18"/>
              </w:rPr>
              <w:t>37.85</w:t>
            </w:r>
          </w:p>
        </w:tc>
        <w:tc>
          <w:tcPr>
            <w:tcW w:w="1385" w:type="dxa"/>
            <w:tcMar>
              <w:left w:w="70" w:type="dxa"/>
              <w:right w:w="70" w:type="dxa"/>
            </w:tcMar>
            <w:vAlign w:val="center"/>
          </w:tcPr>
          <w:p w14:paraId="28FA7F1F">
            <w:pPr>
              <w:keepNext w:val="0"/>
              <w:spacing w:before="20" w:after="20" w:line="260" w:lineRule="exact"/>
              <w:ind w:firstLine="0" w:firstLineChars="0"/>
              <w:jc w:val="center"/>
            </w:pPr>
            <w:r>
              <w:rPr>
                <w:rFonts w:ascii="Times New Roman" w:hAnsi="Times New Roman" w:eastAsia="宋体"/>
                <w:b w:val="0"/>
                <w:sz w:val="18"/>
              </w:rPr>
              <w:t>2.24</w:t>
            </w:r>
          </w:p>
        </w:tc>
        <w:tc>
          <w:tcPr>
            <w:tcW w:w="1385" w:type="dxa"/>
            <w:tcMar>
              <w:left w:w="70" w:type="dxa"/>
              <w:right w:w="70" w:type="dxa"/>
            </w:tcMar>
            <w:vAlign w:val="center"/>
          </w:tcPr>
          <w:p w14:paraId="60C19004">
            <w:pPr>
              <w:keepNext w:val="0"/>
              <w:spacing w:before="20" w:after="20" w:line="260" w:lineRule="exact"/>
              <w:ind w:firstLine="0" w:firstLineChars="0"/>
              <w:jc w:val="center"/>
            </w:pPr>
            <w:r>
              <w:rPr>
                <w:rFonts w:ascii="Times New Roman" w:hAnsi="Times New Roman" w:eastAsia="宋体"/>
                <w:b w:val="0"/>
                <w:sz w:val="18"/>
              </w:rPr>
              <w:t>47.06</w:t>
            </w:r>
          </w:p>
        </w:tc>
        <w:tc>
          <w:tcPr>
            <w:tcW w:w="1385" w:type="dxa"/>
            <w:tcMar>
              <w:left w:w="70" w:type="dxa"/>
              <w:right w:w="70" w:type="dxa"/>
            </w:tcMar>
            <w:vAlign w:val="center"/>
          </w:tcPr>
          <w:p w14:paraId="0B803CE9">
            <w:pPr>
              <w:keepNext w:val="0"/>
              <w:spacing w:before="20" w:after="20" w:line="260" w:lineRule="exact"/>
              <w:ind w:firstLine="0" w:firstLineChars="0"/>
              <w:jc w:val="center"/>
            </w:pPr>
            <w:r>
              <w:rPr>
                <w:rFonts w:ascii="Times New Roman" w:hAnsi="Times New Roman" w:eastAsia="宋体"/>
                <w:b w:val="0"/>
                <w:sz w:val="18"/>
              </w:rPr>
              <w:t>212845</w:t>
            </w:r>
          </w:p>
        </w:tc>
        <w:tc>
          <w:tcPr>
            <w:tcW w:w="1385" w:type="dxa"/>
            <w:tcMar>
              <w:left w:w="70" w:type="dxa"/>
              <w:right w:w="70" w:type="dxa"/>
            </w:tcMar>
            <w:vAlign w:val="center"/>
          </w:tcPr>
          <w:p w14:paraId="1A449466">
            <w:pPr>
              <w:keepNext w:val="0"/>
              <w:spacing w:before="20" w:after="20" w:line="260" w:lineRule="exact"/>
              <w:ind w:firstLine="0" w:firstLineChars="0"/>
              <w:jc w:val="center"/>
            </w:pPr>
            <w:r>
              <w:rPr>
                <w:rFonts w:ascii="Times New Roman" w:hAnsi="Times New Roman" w:eastAsia="宋体"/>
                <w:b w:val="0"/>
                <w:sz w:val="18"/>
              </w:rPr>
              <w:t>562355</w:t>
            </w:r>
          </w:p>
        </w:tc>
      </w:tr>
      <w:tr w14:paraId="6FFEBF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71A7E0">
            <w:pPr>
              <w:keepNext w:val="0"/>
              <w:spacing w:before="20" w:after="20" w:line="260" w:lineRule="exact"/>
              <w:ind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3983FD3A">
            <w:pPr>
              <w:keepNext w:val="0"/>
              <w:spacing w:before="20" w:after="20" w:line="260" w:lineRule="exact"/>
              <w:ind w:firstLine="0" w:firstLineChars="0"/>
              <w:jc w:val="center"/>
            </w:pPr>
            <w:r>
              <w:rPr>
                <w:rFonts w:ascii="Times New Roman" w:hAnsi="Times New Roman" w:eastAsia="宋体"/>
                <w:b w:val="0"/>
                <w:sz w:val="18"/>
              </w:rPr>
              <w:t>24.77</w:t>
            </w:r>
          </w:p>
        </w:tc>
        <w:tc>
          <w:tcPr>
            <w:tcW w:w="1385" w:type="dxa"/>
            <w:tcMar>
              <w:left w:w="70" w:type="dxa"/>
              <w:right w:w="70" w:type="dxa"/>
            </w:tcMar>
            <w:vAlign w:val="center"/>
          </w:tcPr>
          <w:p w14:paraId="14F35668">
            <w:pPr>
              <w:keepNext w:val="0"/>
              <w:spacing w:before="20" w:after="20" w:line="260" w:lineRule="exact"/>
              <w:ind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3FB05FF5">
            <w:pPr>
              <w:keepNext w:val="0"/>
              <w:spacing w:before="20" w:after="20" w:line="260" w:lineRule="exact"/>
              <w:ind w:firstLine="0" w:firstLineChars="0"/>
              <w:jc w:val="center"/>
            </w:pPr>
            <w:r>
              <w:rPr>
                <w:rFonts w:ascii="Times New Roman" w:hAnsi="Times New Roman" w:eastAsia="宋体"/>
                <w:b w:val="0"/>
                <w:sz w:val="18"/>
              </w:rPr>
              <w:t>45.82</w:t>
            </w:r>
          </w:p>
        </w:tc>
        <w:tc>
          <w:tcPr>
            <w:tcW w:w="1385" w:type="dxa"/>
            <w:tcMar>
              <w:left w:w="70" w:type="dxa"/>
              <w:right w:w="70" w:type="dxa"/>
            </w:tcMar>
            <w:vAlign w:val="center"/>
          </w:tcPr>
          <w:p w14:paraId="4E7C996B">
            <w:pPr>
              <w:keepNext w:val="0"/>
              <w:spacing w:before="20" w:after="20" w:line="260" w:lineRule="exact"/>
              <w:ind w:firstLine="0" w:firstLineChars="0"/>
              <w:jc w:val="center"/>
            </w:pPr>
            <w:r>
              <w:rPr>
                <w:rFonts w:ascii="Times New Roman" w:hAnsi="Times New Roman" w:eastAsia="宋体"/>
                <w:b w:val="0"/>
                <w:sz w:val="18"/>
              </w:rPr>
              <w:t>109046</w:t>
            </w:r>
          </w:p>
        </w:tc>
        <w:tc>
          <w:tcPr>
            <w:tcW w:w="1385" w:type="dxa"/>
            <w:tcMar>
              <w:left w:w="70" w:type="dxa"/>
              <w:right w:w="70" w:type="dxa"/>
            </w:tcMar>
            <w:vAlign w:val="center"/>
          </w:tcPr>
          <w:p w14:paraId="4E4300EF">
            <w:pPr>
              <w:keepNext w:val="0"/>
              <w:spacing w:before="20" w:after="20" w:line="260" w:lineRule="exact"/>
              <w:ind w:firstLine="0" w:firstLineChars="0"/>
              <w:jc w:val="center"/>
            </w:pPr>
            <w:r>
              <w:rPr>
                <w:rFonts w:ascii="Times New Roman" w:hAnsi="Times New Roman" w:eastAsia="宋体"/>
                <w:b w:val="0"/>
                <w:sz w:val="18"/>
              </w:rPr>
              <w:t>440252</w:t>
            </w:r>
          </w:p>
        </w:tc>
      </w:tr>
      <w:tr w14:paraId="06D358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35B46AD">
            <w:pPr>
              <w:keepNext w:val="0"/>
              <w:spacing w:before="20" w:after="20" w:line="260" w:lineRule="exact"/>
              <w:ind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1D24A07E">
            <w:pPr>
              <w:keepNext w:val="0"/>
              <w:spacing w:before="20" w:after="20" w:line="260" w:lineRule="exact"/>
              <w:ind w:firstLine="0" w:firstLineChars="0"/>
              <w:jc w:val="center"/>
            </w:pPr>
            <w:r>
              <w:rPr>
                <w:rFonts w:ascii="Times New Roman" w:hAnsi="Times New Roman" w:eastAsia="宋体"/>
                <w:b w:val="0"/>
                <w:sz w:val="18"/>
              </w:rPr>
              <w:t>36.79</w:t>
            </w:r>
          </w:p>
        </w:tc>
        <w:tc>
          <w:tcPr>
            <w:tcW w:w="1385" w:type="dxa"/>
            <w:tcMar>
              <w:left w:w="70" w:type="dxa"/>
              <w:right w:w="70" w:type="dxa"/>
            </w:tcMar>
            <w:vAlign w:val="center"/>
          </w:tcPr>
          <w:p w14:paraId="717A239B">
            <w:pPr>
              <w:keepNext w:val="0"/>
              <w:spacing w:before="20" w:after="20" w:line="260" w:lineRule="exact"/>
              <w:ind w:firstLine="0" w:firstLineChars="0"/>
              <w:jc w:val="center"/>
            </w:pPr>
            <w:r>
              <w:rPr>
                <w:rFonts w:ascii="Times New Roman" w:hAnsi="Times New Roman" w:eastAsia="宋体"/>
                <w:b w:val="0"/>
                <w:sz w:val="18"/>
              </w:rPr>
              <w:t>3.55</w:t>
            </w:r>
          </w:p>
        </w:tc>
        <w:tc>
          <w:tcPr>
            <w:tcW w:w="1385" w:type="dxa"/>
            <w:tcMar>
              <w:left w:w="70" w:type="dxa"/>
              <w:right w:w="70" w:type="dxa"/>
            </w:tcMar>
            <w:vAlign w:val="center"/>
          </w:tcPr>
          <w:p w14:paraId="6C74DC2C">
            <w:pPr>
              <w:keepNext w:val="0"/>
              <w:spacing w:before="20" w:after="20" w:line="260" w:lineRule="exact"/>
              <w:ind w:firstLine="0" w:firstLineChars="0"/>
              <w:jc w:val="center"/>
            </w:pPr>
            <w:r>
              <w:rPr>
                <w:rFonts w:ascii="Times New Roman" w:hAnsi="Times New Roman" w:eastAsia="宋体"/>
                <w:b w:val="0"/>
                <w:sz w:val="18"/>
              </w:rPr>
              <w:t>29.69</w:t>
            </w:r>
          </w:p>
        </w:tc>
        <w:tc>
          <w:tcPr>
            <w:tcW w:w="1385" w:type="dxa"/>
            <w:tcMar>
              <w:left w:w="70" w:type="dxa"/>
              <w:right w:w="70" w:type="dxa"/>
            </w:tcMar>
            <w:vAlign w:val="center"/>
          </w:tcPr>
          <w:p w14:paraId="1FCA6678">
            <w:pPr>
              <w:keepNext w:val="0"/>
              <w:spacing w:before="20" w:after="20" w:line="260" w:lineRule="exact"/>
              <w:ind w:firstLine="0" w:firstLineChars="0"/>
              <w:jc w:val="center"/>
            </w:pPr>
            <w:r>
              <w:rPr>
                <w:rFonts w:ascii="Times New Roman" w:hAnsi="Times New Roman" w:eastAsia="宋体"/>
                <w:b w:val="0"/>
                <w:sz w:val="18"/>
              </w:rPr>
              <w:t>113324</w:t>
            </w:r>
          </w:p>
        </w:tc>
        <w:tc>
          <w:tcPr>
            <w:tcW w:w="1385" w:type="dxa"/>
            <w:tcMar>
              <w:left w:w="70" w:type="dxa"/>
              <w:right w:w="70" w:type="dxa"/>
            </w:tcMar>
            <w:vAlign w:val="center"/>
          </w:tcPr>
          <w:p w14:paraId="69A18606">
            <w:pPr>
              <w:keepNext w:val="0"/>
              <w:spacing w:before="20" w:after="20" w:line="260" w:lineRule="exact"/>
              <w:ind w:firstLine="0" w:firstLineChars="0"/>
              <w:jc w:val="center"/>
            </w:pPr>
            <w:r>
              <w:rPr>
                <w:rFonts w:ascii="Times New Roman" w:hAnsi="Times New Roman" w:eastAsia="宋体"/>
                <w:b w:val="0"/>
                <w:sz w:val="18"/>
              </w:rPr>
              <w:t>308070</w:t>
            </w:r>
          </w:p>
        </w:tc>
      </w:tr>
      <w:tr w14:paraId="3924B8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2BAE98">
            <w:pPr>
              <w:keepNext w:val="0"/>
              <w:spacing w:before="20" w:after="20" w:line="260" w:lineRule="exact"/>
              <w:ind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CB8D6C0">
            <w:pPr>
              <w:keepNext w:val="0"/>
              <w:spacing w:before="20" w:after="20" w:line="260" w:lineRule="exact"/>
              <w:ind w:firstLine="0" w:firstLineChars="0"/>
              <w:jc w:val="center"/>
            </w:pPr>
            <w:r>
              <w:rPr>
                <w:rFonts w:ascii="Times New Roman" w:hAnsi="Times New Roman" w:eastAsia="宋体"/>
                <w:b w:val="0"/>
                <w:sz w:val="18"/>
              </w:rPr>
              <w:t>43.36</w:t>
            </w:r>
          </w:p>
        </w:tc>
        <w:tc>
          <w:tcPr>
            <w:tcW w:w="1385" w:type="dxa"/>
            <w:tcMar>
              <w:left w:w="70" w:type="dxa"/>
              <w:right w:w="70" w:type="dxa"/>
            </w:tcMar>
            <w:vAlign w:val="center"/>
          </w:tcPr>
          <w:p w14:paraId="521385B1">
            <w:pPr>
              <w:keepNext w:val="0"/>
              <w:spacing w:before="20" w:after="20" w:line="260" w:lineRule="exact"/>
              <w:ind w:firstLine="0" w:firstLineChars="0"/>
              <w:jc w:val="center"/>
            </w:pPr>
            <w:r>
              <w:rPr>
                <w:rFonts w:ascii="Times New Roman" w:hAnsi="Times New Roman" w:eastAsia="宋体"/>
                <w:b w:val="0"/>
                <w:sz w:val="18"/>
              </w:rPr>
              <w:t>5.27</w:t>
            </w:r>
          </w:p>
        </w:tc>
        <w:tc>
          <w:tcPr>
            <w:tcW w:w="1385" w:type="dxa"/>
            <w:tcMar>
              <w:left w:w="70" w:type="dxa"/>
              <w:right w:w="70" w:type="dxa"/>
            </w:tcMar>
            <w:vAlign w:val="center"/>
          </w:tcPr>
          <w:p w14:paraId="122364A1">
            <w:pPr>
              <w:keepNext w:val="0"/>
              <w:spacing w:before="20" w:after="20" w:line="260" w:lineRule="exact"/>
              <w:ind w:firstLine="0" w:firstLineChars="0"/>
              <w:jc w:val="center"/>
            </w:pPr>
            <w:r>
              <w:rPr>
                <w:rFonts w:ascii="Times New Roman" w:hAnsi="Times New Roman" w:eastAsia="宋体"/>
                <w:b w:val="0"/>
                <w:sz w:val="18"/>
              </w:rPr>
              <w:t>19.98</w:t>
            </w:r>
          </w:p>
        </w:tc>
        <w:tc>
          <w:tcPr>
            <w:tcW w:w="1385" w:type="dxa"/>
            <w:tcMar>
              <w:left w:w="70" w:type="dxa"/>
              <w:right w:w="70" w:type="dxa"/>
            </w:tcMar>
            <w:vAlign w:val="center"/>
          </w:tcPr>
          <w:p w14:paraId="65C4E84A">
            <w:pPr>
              <w:keepNext w:val="0"/>
              <w:spacing w:before="20" w:after="20" w:line="260" w:lineRule="exact"/>
              <w:ind w:firstLine="0" w:firstLineChars="0"/>
              <w:jc w:val="center"/>
            </w:pPr>
            <w:r>
              <w:rPr>
                <w:rFonts w:ascii="Times New Roman" w:hAnsi="Times New Roman" w:eastAsia="宋体"/>
                <w:b w:val="0"/>
                <w:sz w:val="18"/>
              </w:rPr>
              <w:t>131956</w:t>
            </w:r>
          </w:p>
        </w:tc>
        <w:tc>
          <w:tcPr>
            <w:tcW w:w="1385" w:type="dxa"/>
            <w:tcMar>
              <w:left w:w="70" w:type="dxa"/>
              <w:right w:w="70" w:type="dxa"/>
            </w:tcMar>
            <w:vAlign w:val="center"/>
          </w:tcPr>
          <w:p w14:paraId="4AF689EF">
            <w:pPr>
              <w:keepNext w:val="0"/>
              <w:spacing w:before="20" w:after="20" w:line="260" w:lineRule="exact"/>
              <w:ind w:firstLine="0" w:firstLineChars="0"/>
              <w:jc w:val="center"/>
            </w:pPr>
            <w:r>
              <w:rPr>
                <w:rFonts w:ascii="Times New Roman" w:hAnsi="Times New Roman" w:eastAsia="宋体"/>
                <w:b w:val="0"/>
                <w:sz w:val="18"/>
              </w:rPr>
              <w:t>304320</w:t>
            </w:r>
          </w:p>
        </w:tc>
      </w:tr>
      <w:tr w14:paraId="54CDE7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1D5D510">
            <w:pPr>
              <w:keepNext w:val="0"/>
              <w:spacing w:before="20" w:after="20" w:line="260" w:lineRule="exact"/>
              <w:ind w:firstLine="0" w:firstLineChars="0"/>
              <w:jc w:val="center"/>
            </w:pPr>
            <w:r>
              <w:rPr>
                <w:rFonts w:ascii="Times New Roman" w:hAnsi="Times New Roman" w:eastAsia="宋体"/>
                <w:b w:val="0"/>
                <w:sz w:val="18"/>
              </w:rPr>
              <w:t>11</w:t>
            </w:r>
          </w:p>
        </w:tc>
        <w:tc>
          <w:tcPr>
            <w:tcW w:w="1385" w:type="dxa"/>
            <w:tcMar>
              <w:left w:w="70" w:type="dxa"/>
              <w:right w:w="70" w:type="dxa"/>
            </w:tcMar>
            <w:vAlign w:val="center"/>
          </w:tcPr>
          <w:p w14:paraId="709AB76B">
            <w:pPr>
              <w:keepNext w:val="0"/>
              <w:spacing w:before="20" w:after="20" w:line="260" w:lineRule="exact"/>
              <w:ind w:firstLine="0" w:firstLineChars="0"/>
              <w:jc w:val="center"/>
            </w:pPr>
            <w:r>
              <w:rPr>
                <w:rFonts w:ascii="Times New Roman" w:hAnsi="Times New Roman" w:eastAsia="宋体"/>
                <w:b w:val="0"/>
                <w:sz w:val="18"/>
              </w:rPr>
              <w:t>48.48</w:t>
            </w:r>
          </w:p>
        </w:tc>
        <w:tc>
          <w:tcPr>
            <w:tcW w:w="1385" w:type="dxa"/>
            <w:tcMar>
              <w:left w:w="70" w:type="dxa"/>
              <w:right w:w="70" w:type="dxa"/>
            </w:tcMar>
            <w:vAlign w:val="center"/>
          </w:tcPr>
          <w:p w14:paraId="704A5A96">
            <w:pPr>
              <w:keepNext w:val="0"/>
              <w:spacing w:before="20" w:after="20" w:line="260" w:lineRule="exact"/>
              <w:ind w:firstLine="0" w:firstLineChars="0"/>
              <w:jc w:val="center"/>
            </w:pPr>
            <w:r>
              <w:rPr>
                <w:rFonts w:ascii="Times New Roman" w:hAnsi="Times New Roman" w:eastAsia="宋体"/>
                <w:b w:val="0"/>
                <w:sz w:val="18"/>
              </w:rPr>
              <w:t>4.71</w:t>
            </w:r>
          </w:p>
        </w:tc>
        <w:tc>
          <w:tcPr>
            <w:tcW w:w="1385" w:type="dxa"/>
            <w:tcMar>
              <w:left w:w="70" w:type="dxa"/>
              <w:right w:w="70" w:type="dxa"/>
            </w:tcMar>
            <w:vAlign w:val="center"/>
          </w:tcPr>
          <w:p w14:paraId="7EAD6860">
            <w:pPr>
              <w:keepNext w:val="0"/>
              <w:spacing w:before="20" w:after="20" w:line="260" w:lineRule="exact"/>
              <w:ind w:firstLine="0" w:firstLineChars="0"/>
              <w:jc w:val="center"/>
            </w:pPr>
            <w:r>
              <w:rPr>
                <w:rFonts w:ascii="Times New Roman" w:hAnsi="Times New Roman" w:eastAsia="宋体"/>
                <w:b w:val="0"/>
                <w:sz w:val="18"/>
              </w:rPr>
              <w:t>22.34</w:t>
            </w:r>
          </w:p>
        </w:tc>
        <w:tc>
          <w:tcPr>
            <w:tcW w:w="1385" w:type="dxa"/>
            <w:tcMar>
              <w:left w:w="70" w:type="dxa"/>
              <w:right w:w="70" w:type="dxa"/>
            </w:tcMar>
            <w:vAlign w:val="center"/>
          </w:tcPr>
          <w:p w14:paraId="180D2C06">
            <w:pPr>
              <w:keepNext w:val="0"/>
              <w:spacing w:before="20" w:after="20" w:line="260" w:lineRule="exact"/>
              <w:ind w:firstLine="0" w:firstLineChars="0"/>
              <w:jc w:val="center"/>
            </w:pPr>
            <w:r>
              <w:rPr>
                <w:rFonts w:ascii="Times New Roman" w:hAnsi="Times New Roman" w:eastAsia="宋体"/>
                <w:b w:val="0"/>
                <w:sz w:val="18"/>
              </w:rPr>
              <w:t>162290</w:t>
            </w:r>
          </w:p>
        </w:tc>
        <w:tc>
          <w:tcPr>
            <w:tcW w:w="1385" w:type="dxa"/>
            <w:tcMar>
              <w:left w:w="70" w:type="dxa"/>
              <w:right w:w="70" w:type="dxa"/>
            </w:tcMar>
            <w:vAlign w:val="center"/>
          </w:tcPr>
          <w:p w14:paraId="13A74216">
            <w:pPr>
              <w:keepNext w:val="0"/>
              <w:spacing w:before="20" w:after="20" w:line="260" w:lineRule="exact"/>
              <w:ind w:firstLine="0" w:firstLineChars="0"/>
              <w:jc w:val="center"/>
            </w:pPr>
            <w:r>
              <w:rPr>
                <w:rFonts w:ascii="Times New Roman" w:hAnsi="Times New Roman" w:eastAsia="宋体"/>
                <w:b w:val="0"/>
                <w:sz w:val="18"/>
              </w:rPr>
              <w:t>334722</w:t>
            </w:r>
          </w:p>
        </w:tc>
      </w:tr>
      <w:tr w14:paraId="11531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D318E9D">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DF3E4CF">
            <w:pPr>
              <w:keepNext w:val="0"/>
              <w:spacing w:before="20" w:after="20" w:line="260" w:lineRule="exact"/>
              <w:ind w:firstLine="0" w:firstLineChars="0"/>
              <w:jc w:val="center"/>
            </w:pPr>
            <w:r>
              <w:rPr>
                <w:rFonts w:ascii="Times New Roman" w:hAnsi="Times New Roman" w:eastAsia="宋体"/>
                <w:b w:val="0"/>
                <w:sz w:val="18"/>
              </w:rPr>
              <w:t>39.38</w:t>
            </w:r>
          </w:p>
        </w:tc>
        <w:tc>
          <w:tcPr>
            <w:tcW w:w="1385" w:type="dxa"/>
            <w:tcMar>
              <w:left w:w="70" w:type="dxa"/>
              <w:right w:w="70" w:type="dxa"/>
            </w:tcMar>
            <w:vAlign w:val="center"/>
          </w:tcPr>
          <w:p w14:paraId="48DD1E75">
            <w:pPr>
              <w:keepNext w:val="0"/>
              <w:spacing w:before="20" w:after="20" w:line="260" w:lineRule="exact"/>
              <w:ind w:firstLine="0" w:firstLineChars="0"/>
              <w:jc w:val="center"/>
            </w:pPr>
            <w:r>
              <w:rPr>
                <w:rFonts w:ascii="Times New Roman" w:hAnsi="Times New Roman" w:eastAsia="宋体"/>
                <w:b w:val="0"/>
                <w:sz w:val="18"/>
              </w:rPr>
              <w:t>3.63</w:t>
            </w:r>
          </w:p>
        </w:tc>
        <w:tc>
          <w:tcPr>
            <w:tcW w:w="1385" w:type="dxa"/>
            <w:tcMar>
              <w:left w:w="70" w:type="dxa"/>
              <w:right w:w="70" w:type="dxa"/>
            </w:tcMar>
            <w:vAlign w:val="center"/>
          </w:tcPr>
          <w:p w14:paraId="343238EC">
            <w:pPr>
              <w:keepNext w:val="0"/>
              <w:spacing w:before="20" w:after="20" w:line="260" w:lineRule="exact"/>
              <w:ind w:firstLine="0" w:firstLineChars="0"/>
              <w:jc w:val="center"/>
            </w:pPr>
            <w:r>
              <w:rPr>
                <w:rFonts w:ascii="Times New Roman" w:hAnsi="Times New Roman" w:eastAsia="宋体"/>
                <w:b w:val="0"/>
                <w:sz w:val="18"/>
              </w:rPr>
              <w:t>28.99</w:t>
            </w:r>
          </w:p>
        </w:tc>
        <w:tc>
          <w:tcPr>
            <w:tcW w:w="1385" w:type="dxa"/>
            <w:tcMar>
              <w:left w:w="70" w:type="dxa"/>
              <w:right w:w="70" w:type="dxa"/>
            </w:tcMar>
            <w:vAlign w:val="center"/>
          </w:tcPr>
          <w:p w14:paraId="7DC550D9">
            <w:pPr>
              <w:keepNext w:val="0"/>
              <w:spacing w:before="20" w:after="20" w:line="260" w:lineRule="exact"/>
              <w:ind w:firstLine="0" w:firstLineChars="0"/>
              <w:jc w:val="center"/>
            </w:pPr>
            <w:r>
              <w:rPr>
                <w:rFonts w:ascii="Times New Roman" w:hAnsi="Times New Roman" w:eastAsia="宋体"/>
                <w:b w:val="0"/>
                <w:sz w:val="18"/>
              </w:rPr>
              <w:t>161660</w:t>
            </w:r>
          </w:p>
        </w:tc>
        <w:tc>
          <w:tcPr>
            <w:tcW w:w="1385" w:type="dxa"/>
            <w:tcMar>
              <w:left w:w="70" w:type="dxa"/>
              <w:right w:w="70" w:type="dxa"/>
            </w:tcMar>
            <w:vAlign w:val="center"/>
          </w:tcPr>
          <w:p w14:paraId="0530A05D">
            <w:pPr>
              <w:keepNext w:val="0"/>
              <w:spacing w:before="20" w:after="20" w:line="260" w:lineRule="exact"/>
              <w:ind w:firstLine="0" w:firstLineChars="0"/>
              <w:jc w:val="center"/>
            </w:pPr>
            <w:r>
              <w:rPr>
                <w:rFonts w:ascii="Times New Roman" w:hAnsi="Times New Roman" w:eastAsia="宋体"/>
                <w:b w:val="0"/>
                <w:sz w:val="18"/>
              </w:rPr>
              <w:t>410515</w:t>
            </w:r>
          </w:p>
        </w:tc>
      </w:tr>
    </w:tbl>
    <w:p w14:paraId="2C00E9CF">
      <w:pPr>
        <w:pStyle w:val="2"/>
        <w:widowControl/>
        <w:spacing w:before="0" w:after="0" w:line="348" w:lineRule="exact"/>
        <w:ind w:firstLine="480"/>
        <w:jc w:val="both"/>
      </w:pPr>
      <w:r>
        <w:rPr>
          <w:rFonts w:ascii="Times New Roman" w:hAnsi="Times New Roman" w:eastAsia="方正仿宋_GBK"/>
          <w:b w:val="0"/>
          <w:sz w:val="24"/>
        </w:rPr>
        <w:t>邳州12个月的分布式电源电量渗透率与容载比（月度分析值）呈正相关，与站群估计负载率呈负相关。该方向与两个区县年度对照并不相同，月度关系包含季节性与固定容量条件，用于同片区季节分析。</w:t>
      </w:r>
    </w:p>
    <w:p w14:paraId="7D26DD0A">
      <w:pPr>
        <w:pStyle w:val="2"/>
        <w:keepNext/>
        <w:spacing w:before="120" w:after="0" w:line="240" w:lineRule="auto"/>
        <w:ind w:firstLine="0"/>
        <w:jc w:val="center"/>
      </w:pPr>
      <w:r>
        <w:drawing>
          <wp:inline distT="0" distB="0" distL="114300" distR="114300">
            <wp:extent cx="5120640" cy="236220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18"/>
                    <a:stretch>
                      <a:fillRect/>
                    </a:stretch>
                  </pic:blipFill>
                  <pic:spPr>
                    <a:xfrm>
                      <a:off x="0" y="0"/>
                      <a:ext cx="5120640" cy="2362798"/>
                    </a:xfrm>
                    <a:prstGeom prst="rect">
                      <a:avLst/>
                    </a:prstGeom>
                    <a:noFill/>
                    <a:ln w="9525">
                      <a:noFill/>
                    </a:ln>
                  </pic:spPr>
                </pic:pic>
              </a:graphicData>
            </a:graphic>
          </wp:inline>
        </w:drawing>
      </w:r>
    </w:p>
    <w:p w14:paraId="2DF5F4FE">
      <w:pPr>
        <w:pStyle w:val="2"/>
        <w:spacing w:before="60" w:after="120" w:line="280" w:lineRule="exact"/>
        <w:ind w:firstLine="0"/>
        <w:jc w:val="center"/>
      </w:pPr>
      <w:r>
        <w:rPr>
          <w:rFonts w:ascii="Times New Roman" w:hAnsi="Times New Roman" w:eastAsia="宋体"/>
          <w:b w:val="0"/>
          <w:sz w:val="21"/>
        </w:rPr>
        <w:t>图3-6 邳州月度分布式电源电量渗透率与容量压力关联</w:t>
      </w:r>
    </w:p>
    <w:p w14:paraId="2F4BD8B4">
      <w:pPr>
        <w:pStyle w:val="5"/>
        <w:keepNext/>
        <w:numPr>
          <w:ilvl w:val="0"/>
          <w:numId w:val="0"/>
        </w:numPr>
        <w:spacing w:before="160" w:after="120" w:line="390" w:lineRule="exact"/>
        <w:ind w:firstLine="0"/>
      </w:pPr>
      <w:bookmarkStart w:id="116" w:name="相关性结果的使用"/>
      <w:r>
        <w:rPr>
          <w:rFonts w:ascii="Times New Roman" w:hAnsi="Times New Roman" w:eastAsia="方正仿宋_GBK"/>
          <w:b/>
          <w:sz w:val="26"/>
        </w:rPr>
        <w:t>3.5.3 相关性结果的使用</w:t>
      </w:r>
      <w:bookmarkEnd w:id="116"/>
    </w:p>
    <w:p w14:paraId="28A310AD">
      <w:pPr>
        <w:pStyle w:val="115"/>
        <w:widowControl/>
        <w:spacing w:before="0" w:after="0" w:line="348" w:lineRule="exact"/>
        <w:ind w:firstLine="480"/>
        <w:jc w:val="both"/>
      </w:pPr>
      <w:r>
        <w:rPr>
          <w:rFonts w:ascii="Times New Roman" w:hAnsi="Times New Roman" w:eastAsia="方正仿宋_GBK"/>
          <w:b w:val="0"/>
          <w:sz w:val="24"/>
        </w:rPr>
        <w:t>月度统计用于识别光伏高发月份与容量压力的共同变化，为峰段情景选择提供参考。月度结果解释邳州同样本的季节变化，跨地区推荐采用五站仿真模板的多参数计算。</w:t>
      </w:r>
    </w:p>
    <w:p w14:paraId="0D5C7DFC">
      <w:pPr>
        <w:pStyle w:val="2"/>
        <w:widowControl/>
        <w:spacing w:before="0" w:after="0" w:line="348" w:lineRule="exact"/>
        <w:ind w:firstLine="480"/>
        <w:jc w:val="both"/>
      </w:pPr>
      <w:r>
        <w:rPr>
          <w:rFonts w:ascii="Times New Roman" w:hAnsi="Times New Roman" w:eastAsia="方正仿宋_GBK"/>
          <w:b w:val="0"/>
          <w:sz w:val="24"/>
        </w:rPr>
        <w:t>通用矩阵以分布式电源装机渗透率划分源荷条件，分布式电源电量渗透率按统一利用小时和用户年负荷率换算。当前静态技术模型约束的是峰值和持续时间，未求解全年发电消纳目标。电量指标通过源荷条件与容量需求衔接，设备选择由相应峰值和持续时间约束确定。</w:t>
      </w:r>
    </w:p>
    <w:p w14:paraId="220D0A8A">
      <w:pPr>
        <w:pStyle w:val="5"/>
        <w:keepNext/>
        <w:numPr>
          <w:ilvl w:val="0"/>
          <w:numId w:val="0"/>
        </w:numPr>
        <w:spacing w:before="160" w:after="120" w:line="390" w:lineRule="exact"/>
        <w:ind w:firstLine="0"/>
      </w:pPr>
      <w:bookmarkStart w:id="117" w:name="指标关联与外推参数选取"/>
      <w:r>
        <w:rPr>
          <w:rFonts w:ascii="Times New Roman" w:hAnsi="Times New Roman" w:eastAsia="方正仿宋_GBK"/>
          <w:b/>
          <w:sz w:val="26"/>
        </w:rPr>
        <w:t>3.5.4 指标关联与外推参数选取</w:t>
      </w:r>
      <w:bookmarkEnd w:id="117"/>
    </w:p>
    <w:p w14:paraId="245005B5">
      <w:pPr>
        <w:pStyle w:val="115"/>
        <w:widowControl/>
        <w:spacing w:before="0" w:after="0" w:line="348" w:lineRule="exact"/>
        <w:ind w:firstLine="480"/>
        <w:jc w:val="both"/>
      </w:pPr>
      <w:r>
        <w:rPr>
          <w:rFonts w:ascii="Times New Roman" w:hAnsi="Times New Roman" w:eastAsia="方正仿宋_GBK"/>
          <w:b w:val="0"/>
          <w:sz w:val="24"/>
        </w:rPr>
        <w:t>外推参数围绕三个问题选取：片区需要多大的变电容量，这一需求将如何随负荷发展变化，以及主变、储能和联络线路如何共同满足需求。DL/T 5729—2023将负荷增长、负荷分散和负荷转供等列为容载比的影响因素；规划导则修订稿进一步以分布式电源装机渗透率、分布式电源电量渗透率提示反向容量校核需求[5][7]。据此，先梳理各指标对应的物理环节及现有数据，再判断其能否提供其他指标尚未包含的信息。</w:t>
      </w:r>
    </w:p>
    <w:p w14:paraId="3CE68C5A">
      <w:pPr>
        <w:pStyle w:val="2"/>
        <w:keepNext/>
        <w:spacing w:before="120" w:after="80" w:line="280" w:lineRule="exact"/>
        <w:ind w:firstLine="0"/>
        <w:jc w:val="center"/>
      </w:pPr>
      <w:r>
        <w:rPr>
          <w:rFonts w:ascii="Times New Roman" w:hAnsi="Times New Roman" w:eastAsia="宋体"/>
          <w:b w:val="0"/>
          <w:sz w:val="21"/>
        </w:rPr>
        <w:t>表3-11 指标的容量规划含义与资料基础</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1527E4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1CB2568C">
            <w:pPr>
              <w:keepNext/>
              <w:spacing w:before="20" w:after="20" w:line="260" w:lineRule="exact"/>
              <w:ind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2728FF79">
            <w:pPr>
              <w:keepNext/>
              <w:spacing w:before="20" w:after="20" w:line="260" w:lineRule="exact"/>
              <w:ind w:firstLine="0" w:firstLineChars="0"/>
              <w:jc w:val="center"/>
            </w:pPr>
            <w:r>
              <w:rPr>
                <w:rFonts w:ascii="Times New Roman" w:hAnsi="Times New Roman" w:eastAsia="宋体"/>
                <w:b/>
                <w:sz w:val="18"/>
              </w:rPr>
              <w:t>计算或作用方式</w:t>
            </w:r>
          </w:p>
        </w:tc>
        <w:tc>
          <w:tcPr>
            <w:tcW w:w="2078" w:type="dxa"/>
            <w:tcMar>
              <w:left w:w="70" w:type="dxa"/>
              <w:right w:w="70" w:type="dxa"/>
            </w:tcMar>
            <w:vAlign w:val="center"/>
          </w:tcPr>
          <w:p w14:paraId="502F30E1">
            <w:pPr>
              <w:keepNext/>
              <w:spacing w:before="20" w:after="20" w:line="260" w:lineRule="exact"/>
              <w:ind w:firstLine="0" w:firstLineChars="0"/>
              <w:jc w:val="center"/>
            </w:pPr>
            <w:r>
              <w:rPr>
                <w:rFonts w:ascii="Times New Roman" w:hAnsi="Times New Roman" w:eastAsia="宋体"/>
                <w:b/>
                <w:sz w:val="18"/>
              </w:rPr>
              <w:t>资料条件</w:t>
            </w:r>
          </w:p>
        </w:tc>
        <w:tc>
          <w:tcPr>
            <w:tcW w:w="2078" w:type="dxa"/>
            <w:tcMar>
              <w:left w:w="70" w:type="dxa"/>
              <w:right w:w="70" w:type="dxa"/>
            </w:tcMar>
            <w:vAlign w:val="center"/>
          </w:tcPr>
          <w:p w14:paraId="33F5ECBB">
            <w:pPr>
              <w:keepNext/>
              <w:spacing w:before="20" w:after="20" w:line="260" w:lineRule="exact"/>
              <w:ind w:firstLine="0" w:firstLineChars="0"/>
              <w:jc w:val="center"/>
            </w:pPr>
            <w:r>
              <w:rPr>
                <w:rFonts w:ascii="Times New Roman" w:hAnsi="Times New Roman" w:eastAsia="宋体"/>
                <w:b/>
                <w:sz w:val="18"/>
              </w:rPr>
              <w:t>处理结果</w:t>
            </w:r>
          </w:p>
        </w:tc>
      </w:tr>
      <w:tr w14:paraId="061427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321E1D4">
            <w:pPr>
              <w:keepNext w:val="0"/>
              <w:spacing w:before="20" w:after="20" w:line="260" w:lineRule="exact"/>
              <w:ind w:firstLine="0" w:firstLineChars="0"/>
              <w:jc w:val="center"/>
            </w:pPr>
            <w:r>
              <w:rPr>
                <w:rFonts w:ascii="Times New Roman" w:hAnsi="Times New Roman" w:eastAsia="宋体"/>
                <w:b w:val="0"/>
                <w:sz w:val="18"/>
              </w:rPr>
              <w:t>饱和负荷密度</w:t>
            </w:r>
          </w:p>
        </w:tc>
        <w:tc>
          <w:tcPr>
            <w:tcW w:w="2078" w:type="dxa"/>
            <w:tcMar>
              <w:left w:w="70" w:type="dxa"/>
              <w:right w:w="70" w:type="dxa"/>
            </w:tcMar>
            <w:vAlign w:val="center"/>
          </w:tcPr>
          <w:p w14:paraId="19A195A4">
            <w:pPr>
              <w:keepNext w:val="0"/>
              <w:spacing w:before="20" w:after="20" w:line="260" w:lineRule="exact"/>
              <w:ind w:firstLine="0" w:firstLineChars="0"/>
              <w:jc w:val="center"/>
            </w:pPr>
            <w:r>
              <w:rPr>
                <w:rFonts w:ascii="Times New Roman" w:hAnsi="Times New Roman" w:eastAsia="宋体"/>
                <w:b w:val="0"/>
                <w:sz w:val="18"/>
              </w:rPr>
              <w:t>饱和最大负荷/供电面积</w:t>
            </w:r>
          </w:p>
        </w:tc>
        <w:tc>
          <w:tcPr>
            <w:tcW w:w="2078" w:type="dxa"/>
            <w:tcMar>
              <w:left w:w="70" w:type="dxa"/>
              <w:right w:w="70" w:type="dxa"/>
            </w:tcMar>
            <w:vAlign w:val="center"/>
          </w:tcPr>
          <w:p w14:paraId="1B9839DB">
            <w:pPr>
              <w:keepNext w:val="0"/>
              <w:spacing w:before="20" w:after="20" w:line="260" w:lineRule="exact"/>
              <w:ind w:firstLine="0" w:firstLineChars="0"/>
              <w:jc w:val="center"/>
            </w:pPr>
            <w:r>
              <w:rPr>
                <w:rFonts w:ascii="Times New Roman" w:hAnsi="Times New Roman" w:eastAsia="宋体"/>
                <w:b w:val="0"/>
                <w:sz w:val="18"/>
              </w:rPr>
              <w:t>缺同范围面积记录</w:t>
            </w:r>
          </w:p>
        </w:tc>
        <w:tc>
          <w:tcPr>
            <w:tcW w:w="2078" w:type="dxa"/>
            <w:tcMar>
              <w:left w:w="70" w:type="dxa"/>
              <w:right w:w="70" w:type="dxa"/>
            </w:tcMar>
            <w:vAlign w:val="center"/>
          </w:tcPr>
          <w:p w14:paraId="226706DD">
            <w:pPr>
              <w:keepNext w:val="0"/>
              <w:spacing w:before="20" w:after="20" w:line="260" w:lineRule="exact"/>
              <w:ind w:firstLine="0" w:firstLineChars="0"/>
              <w:jc w:val="center"/>
            </w:pPr>
            <w:r>
              <w:rPr>
                <w:rFonts w:ascii="Times New Roman" w:hAnsi="Times New Roman" w:eastAsia="宋体"/>
                <w:b w:val="0"/>
                <w:sz w:val="18"/>
              </w:rPr>
              <w:t>用于供电区域类别核定</w:t>
            </w:r>
          </w:p>
        </w:tc>
      </w:tr>
      <w:tr w14:paraId="3D837E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DA70BF6">
            <w:pPr>
              <w:keepNext w:val="0"/>
              <w:spacing w:before="20" w:after="20" w:line="260" w:lineRule="exact"/>
              <w:ind w:firstLine="0" w:firstLineChars="0"/>
              <w:jc w:val="center"/>
            </w:pPr>
            <w:r>
              <w:rPr>
                <w:rFonts w:ascii="Times New Roman" w:hAnsi="Times New Roman" w:eastAsia="宋体"/>
                <w:b w:val="0"/>
                <w:sz w:val="18"/>
              </w:rPr>
              <w:t>供电区域类别</w:t>
            </w:r>
          </w:p>
        </w:tc>
        <w:tc>
          <w:tcPr>
            <w:tcW w:w="2078" w:type="dxa"/>
            <w:tcMar>
              <w:left w:w="70" w:type="dxa"/>
              <w:right w:w="70" w:type="dxa"/>
            </w:tcMar>
            <w:vAlign w:val="center"/>
          </w:tcPr>
          <w:p w14:paraId="2A916494">
            <w:pPr>
              <w:keepNext w:val="0"/>
              <w:spacing w:before="20" w:after="20" w:line="260" w:lineRule="exact"/>
              <w:ind w:firstLine="0" w:firstLineChars="0"/>
              <w:jc w:val="center"/>
            </w:pPr>
            <w:r>
              <w:rPr>
                <w:rFonts w:ascii="Times New Roman" w:hAnsi="Times New Roman" w:eastAsia="宋体"/>
                <w:b w:val="0"/>
                <w:sz w:val="18"/>
              </w:rPr>
              <w:t>导则分类及设备台账</w:t>
            </w:r>
          </w:p>
        </w:tc>
        <w:tc>
          <w:tcPr>
            <w:tcW w:w="2078" w:type="dxa"/>
            <w:tcMar>
              <w:left w:w="70" w:type="dxa"/>
              <w:right w:w="70" w:type="dxa"/>
            </w:tcMar>
            <w:vAlign w:val="center"/>
          </w:tcPr>
          <w:p w14:paraId="6A452D4A">
            <w:pPr>
              <w:keepNext w:val="0"/>
              <w:spacing w:before="20" w:after="20" w:line="260" w:lineRule="exact"/>
              <w:ind w:firstLine="0" w:firstLineChars="0"/>
              <w:jc w:val="center"/>
            </w:pPr>
            <w:r>
              <w:rPr>
                <w:rFonts w:ascii="Times New Roman" w:hAnsi="Times New Roman" w:eastAsia="宋体"/>
                <w:b w:val="0"/>
                <w:sz w:val="18"/>
              </w:rPr>
              <w:t>案例类别；市区按A类假定</w:t>
            </w:r>
          </w:p>
        </w:tc>
        <w:tc>
          <w:tcPr>
            <w:tcW w:w="2078" w:type="dxa"/>
            <w:tcMar>
              <w:left w:w="70" w:type="dxa"/>
              <w:right w:w="70" w:type="dxa"/>
            </w:tcMar>
            <w:vAlign w:val="center"/>
          </w:tcPr>
          <w:p w14:paraId="431BF86B">
            <w:pPr>
              <w:keepNext w:val="0"/>
              <w:spacing w:before="20" w:after="20" w:line="260" w:lineRule="exact"/>
              <w:ind w:firstLine="0" w:firstLineChars="0"/>
              <w:jc w:val="center"/>
            </w:pPr>
            <w:r>
              <w:rPr>
                <w:rFonts w:ascii="Times New Roman" w:hAnsi="Times New Roman" w:eastAsia="宋体"/>
                <w:b w:val="0"/>
                <w:sz w:val="18"/>
              </w:rPr>
              <w:t>结构条件，按类别校核</w:t>
            </w:r>
          </w:p>
        </w:tc>
      </w:tr>
      <w:tr w14:paraId="39E1B4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61C3E0D">
            <w:pPr>
              <w:keepNext w:val="0"/>
              <w:spacing w:before="20" w:after="20" w:line="260" w:lineRule="exact"/>
              <w:ind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39072FEF">
            <w:pPr>
              <w:keepNext w:val="0"/>
              <w:spacing w:before="20" w:after="20" w:line="260" w:lineRule="exact"/>
              <w:ind w:firstLine="0" w:firstLineChars="0"/>
              <w:jc w:val="center"/>
            </w:pPr>
            <w:r>
              <w:rPr>
                <w:rFonts w:ascii="Times New Roman" w:hAnsi="Times New Roman" w:eastAsia="宋体"/>
                <w:b w:val="0"/>
                <w:sz w:val="18"/>
              </w:rPr>
              <w:t>同范围装机/用户最大负荷</w:t>
            </w:r>
          </w:p>
        </w:tc>
        <w:tc>
          <w:tcPr>
            <w:tcW w:w="2078" w:type="dxa"/>
            <w:tcMar>
              <w:left w:w="70" w:type="dxa"/>
              <w:right w:w="70" w:type="dxa"/>
            </w:tcMar>
            <w:vAlign w:val="center"/>
          </w:tcPr>
          <w:p w14:paraId="3D65D37E">
            <w:pPr>
              <w:keepNext w:val="0"/>
              <w:spacing w:before="20" w:after="20" w:line="260" w:lineRule="exact"/>
              <w:ind w:firstLine="0" w:firstLineChars="0"/>
              <w:jc w:val="center"/>
            </w:pPr>
            <w:r>
              <w:rPr>
                <w:rFonts w:ascii="Times New Roman" w:hAnsi="Times New Roman" w:eastAsia="宋体"/>
                <w:b w:val="0"/>
                <w:sz w:val="18"/>
              </w:rPr>
              <w:t>案例典型场景估计</w:t>
            </w:r>
          </w:p>
        </w:tc>
        <w:tc>
          <w:tcPr>
            <w:tcW w:w="2078" w:type="dxa"/>
            <w:tcMar>
              <w:left w:w="70" w:type="dxa"/>
              <w:right w:w="70" w:type="dxa"/>
            </w:tcMar>
            <w:vAlign w:val="center"/>
          </w:tcPr>
          <w:p w14:paraId="3578FBA4">
            <w:pPr>
              <w:keepNext w:val="0"/>
              <w:spacing w:before="20" w:after="20" w:line="260" w:lineRule="exact"/>
              <w:ind w:firstLine="0" w:firstLineChars="0"/>
              <w:jc w:val="center"/>
            </w:pPr>
            <w:r>
              <w:rPr>
                <w:rFonts w:ascii="Times New Roman" w:hAnsi="Times New Roman" w:eastAsia="宋体"/>
                <w:b w:val="0"/>
                <w:sz w:val="18"/>
              </w:rPr>
              <w:t>核心源荷参数</w:t>
            </w:r>
          </w:p>
        </w:tc>
      </w:tr>
      <w:tr w14:paraId="3CA75A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784AC41">
            <w:pPr>
              <w:keepNext w:val="0"/>
              <w:spacing w:before="20" w:after="20" w:line="260" w:lineRule="exact"/>
              <w:ind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357A002D">
            <w:pPr>
              <w:keepNext w:val="0"/>
              <w:spacing w:before="20" w:after="20" w:line="260" w:lineRule="exact"/>
              <w:ind w:firstLine="0" w:firstLineChars="0"/>
              <w:jc w:val="center"/>
            </w:pPr>
            <w:r>
              <w:rPr>
                <w:rFonts w:ascii="Times New Roman" w:hAnsi="Times New Roman" w:eastAsia="宋体"/>
                <w:b w:val="0"/>
                <w:sz w:val="18"/>
              </w:rPr>
              <w:t>发电量/用户电量</w:t>
            </w:r>
          </w:p>
        </w:tc>
        <w:tc>
          <w:tcPr>
            <w:tcW w:w="2078" w:type="dxa"/>
            <w:tcMar>
              <w:left w:w="70" w:type="dxa"/>
              <w:right w:w="70" w:type="dxa"/>
            </w:tcMar>
            <w:vAlign w:val="center"/>
          </w:tcPr>
          <w:p w14:paraId="186FCD8C">
            <w:pPr>
              <w:keepNext w:val="0"/>
              <w:spacing w:before="20" w:after="20" w:line="260" w:lineRule="exact"/>
              <w:ind w:firstLine="0" w:firstLineChars="0"/>
              <w:jc w:val="center"/>
            </w:pPr>
            <w:r>
              <w:rPr>
                <w:rFonts w:ascii="Times New Roman" w:hAnsi="Times New Roman" w:eastAsia="宋体"/>
                <w:b w:val="0"/>
                <w:sz w:val="18"/>
              </w:rPr>
              <w:t>月度装机与样本电量估计</w:t>
            </w:r>
          </w:p>
        </w:tc>
        <w:tc>
          <w:tcPr>
            <w:tcW w:w="2078" w:type="dxa"/>
            <w:tcMar>
              <w:left w:w="70" w:type="dxa"/>
              <w:right w:w="70" w:type="dxa"/>
            </w:tcMar>
            <w:vAlign w:val="center"/>
          </w:tcPr>
          <w:p w14:paraId="76BA9412">
            <w:pPr>
              <w:keepNext w:val="0"/>
              <w:spacing w:before="20" w:after="20" w:line="260" w:lineRule="exact"/>
              <w:ind w:firstLine="0" w:firstLineChars="0"/>
              <w:jc w:val="center"/>
            </w:pPr>
            <w:r>
              <w:rPr>
                <w:rFonts w:ascii="Times New Roman" w:hAnsi="Times New Roman" w:eastAsia="宋体"/>
                <w:b w:val="0"/>
                <w:sz w:val="18"/>
              </w:rPr>
              <w:t>与装机指标换算，辅助校核</w:t>
            </w:r>
          </w:p>
        </w:tc>
      </w:tr>
      <w:tr w14:paraId="1CAF98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8DAD464">
            <w:pPr>
              <w:keepNext w:val="0"/>
              <w:spacing w:before="20" w:after="20" w:line="260" w:lineRule="exact"/>
              <w:ind w:firstLine="0" w:firstLineChars="0"/>
              <w:jc w:val="center"/>
            </w:pPr>
            <w:r>
              <w:rPr>
                <w:rFonts w:ascii="Times New Roman" w:hAnsi="Times New Roman" w:eastAsia="宋体"/>
                <w:b w:val="0"/>
                <w:sz w:val="18"/>
              </w:rPr>
              <w:t>主变年最大负载率</w:t>
            </w:r>
          </w:p>
        </w:tc>
        <w:tc>
          <w:tcPr>
            <w:tcW w:w="2078" w:type="dxa"/>
            <w:tcMar>
              <w:left w:w="70" w:type="dxa"/>
              <w:right w:w="70" w:type="dxa"/>
            </w:tcMar>
            <w:vAlign w:val="center"/>
          </w:tcPr>
          <w:p w14:paraId="2BAA3D17">
            <w:pPr>
              <w:keepNext w:val="0"/>
              <w:spacing w:before="20" w:after="20" w:line="260" w:lineRule="exact"/>
              <w:ind w:firstLine="0" w:firstLineChars="0"/>
              <w:jc w:val="center"/>
            </w:pPr>
            <w:r>
              <w:rPr>
                <w:rFonts w:ascii="Times New Roman" w:hAnsi="Times New Roman" w:eastAsia="宋体"/>
                <w:b w:val="0"/>
                <w:sz w:val="18"/>
              </w:rPr>
              <w:t>设备极值/额定容量</w:t>
            </w:r>
          </w:p>
        </w:tc>
        <w:tc>
          <w:tcPr>
            <w:tcW w:w="2078" w:type="dxa"/>
            <w:tcMar>
              <w:left w:w="70" w:type="dxa"/>
              <w:right w:w="70" w:type="dxa"/>
            </w:tcMar>
            <w:vAlign w:val="center"/>
          </w:tcPr>
          <w:p w14:paraId="17881E67">
            <w:pPr>
              <w:keepNext w:val="0"/>
              <w:spacing w:before="20" w:after="20" w:line="260" w:lineRule="exact"/>
              <w:ind w:firstLine="0" w:firstLineChars="0"/>
              <w:jc w:val="center"/>
            </w:pPr>
            <w:r>
              <w:rPr>
                <w:rFonts w:ascii="Times New Roman" w:hAnsi="Times New Roman" w:eastAsia="宋体"/>
                <w:b w:val="0"/>
                <w:sz w:val="18"/>
              </w:rPr>
              <w:t>2025年负载率；缺多年同台记录</w:t>
            </w:r>
          </w:p>
        </w:tc>
        <w:tc>
          <w:tcPr>
            <w:tcW w:w="2078" w:type="dxa"/>
            <w:tcMar>
              <w:left w:w="70" w:type="dxa"/>
              <w:right w:w="70" w:type="dxa"/>
            </w:tcMar>
            <w:vAlign w:val="center"/>
          </w:tcPr>
          <w:p w14:paraId="4EF09B61">
            <w:pPr>
              <w:keepNext w:val="0"/>
              <w:spacing w:before="20" w:after="20" w:line="260" w:lineRule="exact"/>
              <w:ind w:firstLine="0" w:firstLineChars="0"/>
              <w:jc w:val="center"/>
            </w:pPr>
            <w:r>
              <w:rPr>
                <w:rFonts w:ascii="Times New Roman" w:hAnsi="Times New Roman" w:eastAsia="宋体"/>
                <w:b w:val="0"/>
                <w:sz w:val="18"/>
              </w:rPr>
              <w:t>设备运行现状分析</w:t>
            </w:r>
          </w:p>
        </w:tc>
      </w:tr>
      <w:tr w14:paraId="0755C8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69DCCB5">
            <w:pPr>
              <w:keepNext w:val="0"/>
              <w:spacing w:before="20" w:after="20" w:line="260" w:lineRule="exact"/>
              <w:ind w:firstLine="0" w:firstLineChars="0"/>
              <w:jc w:val="center"/>
            </w:pPr>
            <w:r>
              <w:rPr>
                <w:rFonts w:ascii="Times New Roman" w:hAnsi="Times New Roman" w:eastAsia="宋体"/>
                <w:b w:val="0"/>
                <w:sz w:val="18"/>
              </w:rPr>
              <w:t>最大正向、反向净负荷</w:t>
            </w:r>
          </w:p>
        </w:tc>
        <w:tc>
          <w:tcPr>
            <w:tcW w:w="2078" w:type="dxa"/>
            <w:tcMar>
              <w:left w:w="70" w:type="dxa"/>
              <w:right w:w="70" w:type="dxa"/>
            </w:tcMar>
            <w:vAlign w:val="center"/>
          </w:tcPr>
          <w:p w14:paraId="3D9C798B">
            <w:pPr>
              <w:keepNext w:val="0"/>
              <w:spacing w:before="20" w:after="20" w:line="260" w:lineRule="exact"/>
              <w:ind w:firstLine="0" w:firstLineChars="0"/>
              <w:jc w:val="center"/>
            </w:pPr>
            <w:r>
              <w:rPr>
                <w:rFonts w:ascii="Times New Roman" w:hAnsi="Times New Roman" w:eastAsia="宋体"/>
                <w:b w:val="0"/>
                <w:sz w:val="18"/>
              </w:rPr>
              <w:t>逐时功率方向极值</w:t>
            </w:r>
          </w:p>
        </w:tc>
        <w:tc>
          <w:tcPr>
            <w:tcW w:w="2078" w:type="dxa"/>
            <w:tcMar>
              <w:left w:w="70" w:type="dxa"/>
              <w:right w:w="70" w:type="dxa"/>
            </w:tcMar>
            <w:vAlign w:val="center"/>
          </w:tcPr>
          <w:p w14:paraId="081BE1FE">
            <w:pPr>
              <w:keepNext w:val="0"/>
              <w:spacing w:before="20" w:after="20" w:line="260" w:lineRule="exact"/>
              <w:ind w:firstLine="0" w:firstLineChars="0"/>
              <w:jc w:val="center"/>
            </w:pPr>
            <w:r>
              <w:rPr>
                <w:rFonts w:ascii="Times New Roman" w:hAnsi="Times New Roman" w:eastAsia="宋体"/>
                <w:b w:val="0"/>
                <w:sz w:val="18"/>
              </w:rPr>
              <w:t>样本时序及典型场景</w:t>
            </w:r>
          </w:p>
        </w:tc>
        <w:tc>
          <w:tcPr>
            <w:tcW w:w="2078" w:type="dxa"/>
            <w:tcMar>
              <w:left w:w="70" w:type="dxa"/>
              <w:right w:w="70" w:type="dxa"/>
            </w:tcMar>
            <w:vAlign w:val="center"/>
          </w:tcPr>
          <w:p w14:paraId="4F19BAD9">
            <w:pPr>
              <w:keepNext w:val="0"/>
              <w:spacing w:before="20" w:after="20" w:line="260" w:lineRule="exact"/>
              <w:ind w:firstLine="0" w:firstLineChars="0"/>
              <w:jc w:val="center"/>
            </w:pPr>
            <w:r>
              <w:rPr>
                <w:rFonts w:ascii="Times New Roman" w:hAnsi="Times New Roman" w:eastAsia="宋体"/>
                <w:b w:val="0"/>
                <w:sz w:val="18"/>
              </w:rPr>
              <w:t>直接进入容量约束</w:t>
            </w:r>
          </w:p>
        </w:tc>
      </w:tr>
      <w:tr w14:paraId="6D8229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BFD65B9">
            <w:pPr>
              <w:keepNext w:val="0"/>
              <w:spacing w:before="20" w:after="20" w:line="260" w:lineRule="exact"/>
              <w:ind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22E00D76">
            <w:pPr>
              <w:keepNext w:val="0"/>
              <w:spacing w:before="20" w:after="20" w:line="260" w:lineRule="exact"/>
              <w:ind w:firstLine="0" w:firstLineChars="0"/>
              <w:jc w:val="center"/>
            </w:pPr>
            <w:r>
              <w:rPr>
                <w:rFonts w:ascii="Times New Roman" w:hAnsi="Times New Roman" w:eastAsia="宋体"/>
                <w:b w:val="0"/>
                <w:sz w:val="18"/>
              </w:rPr>
              <w:t>年度同比率加权</w:t>
            </w:r>
          </w:p>
        </w:tc>
        <w:tc>
          <w:tcPr>
            <w:tcW w:w="2078" w:type="dxa"/>
            <w:tcMar>
              <w:left w:w="70" w:type="dxa"/>
              <w:right w:w="70" w:type="dxa"/>
            </w:tcMar>
            <w:vAlign w:val="center"/>
          </w:tcPr>
          <w:p w14:paraId="727ABE9D">
            <w:pPr>
              <w:keepNext w:val="0"/>
              <w:spacing w:before="20" w:after="20" w:line="260" w:lineRule="exact"/>
              <w:ind w:firstLine="0" w:firstLineChars="0"/>
              <w:jc w:val="center"/>
            </w:pPr>
            <w:r>
              <w:rPr>
                <w:rFonts w:ascii="Times New Roman" w:hAnsi="Times New Roman" w:eastAsia="宋体"/>
                <w:b w:val="0"/>
                <w:sz w:val="18"/>
              </w:rPr>
              <w:t>五年同范围年度负荷</w:t>
            </w:r>
          </w:p>
        </w:tc>
        <w:tc>
          <w:tcPr>
            <w:tcW w:w="2078" w:type="dxa"/>
            <w:tcMar>
              <w:left w:w="70" w:type="dxa"/>
              <w:right w:w="70" w:type="dxa"/>
            </w:tcMar>
            <w:vAlign w:val="center"/>
          </w:tcPr>
          <w:p w14:paraId="5BBE9D06">
            <w:pPr>
              <w:keepNext w:val="0"/>
              <w:spacing w:before="20" w:after="20" w:line="260" w:lineRule="exact"/>
              <w:ind w:firstLine="0" w:firstLineChars="0"/>
              <w:jc w:val="center"/>
            </w:pPr>
            <w:r>
              <w:rPr>
                <w:rFonts w:ascii="Times New Roman" w:hAnsi="Times New Roman" w:eastAsia="宋体"/>
                <w:b w:val="0"/>
                <w:sz w:val="18"/>
              </w:rPr>
              <w:t>核心需求参数</w:t>
            </w:r>
          </w:p>
        </w:tc>
      </w:tr>
      <w:tr w14:paraId="43F9AA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B577B6C">
            <w:pPr>
              <w:keepNext w:val="0"/>
              <w:spacing w:before="20" w:after="20" w:line="260" w:lineRule="exact"/>
              <w:ind w:firstLine="0" w:firstLineChars="0"/>
              <w:jc w:val="center"/>
            </w:pPr>
            <w:r>
              <w:rPr>
                <w:rFonts w:ascii="Times New Roman" w:hAnsi="Times New Roman" w:eastAsia="宋体"/>
                <w:b w:val="0"/>
                <w:sz w:val="18"/>
              </w:rPr>
              <w:t>95%峰值持续时间</w:t>
            </w:r>
          </w:p>
        </w:tc>
        <w:tc>
          <w:tcPr>
            <w:tcW w:w="2078" w:type="dxa"/>
            <w:tcMar>
              <w:left w:w="70" w:type="dxa"/>
              <w:right w:w="70" w:type="dxa"/>
            </w:tcMar>
            <w:vAlign w:val="center"/>
          </w:tcPr>
          <w:p w14:paraId="7603A2F6">
            <w:pPr>
              <w:keepNext w:val="0"/>
              <w:spacing w:before="20" w:after="20" w:line="260" w:lineRule="exact"/>
              <w:ind w:firstLine="0" w:firstLineChars="0"/>
              <w:jc w:val="center"/>
            </w:pPr>
            <w:r>
              <w:rPr>
                <w:rFonts w:ascii="Times New Roman" w:hAnsi="Times New Roman" w:eastAsia="宋体"/>
                <w:b w:val="0"/>
                <w:sz w:val="18"/>
              </w:rPr>
              <w:t>连续近峰段最长时长</w:t>
            </w:r>
          </w:p>
        </w:tc>
        <w:tc>
          <w:tcPr>
            <w:tcW w:w="2078" w:type="dxa"/>
            <w:tcMar>
              <w:left w:w="70" w:type="dxa"/>
              <w:right w:w="70" w:type="dxa"/>
            </w:tcMar>
            <w:vAlign w:val="center"/>
          </w:tcPr>
          <w:p w14:paraId="1A4F714C">
            <w:pPr>
              <w:keepNext w:val="0"/>
              <w:spacing w:before="20" w:after="20" w:line="260" w:lineRule="exact"/>
              <w:ind w:firstLine="0" w:firstLineChars="0"/>
              <w:jc w:val="center"/>
            </w:pPr>
            <w:r>
              <w:rPr>
                <w:rFonts w:ascii="Times New Roman" w:hAnsi="Times New Roman" w:eastAsia="宋体"/>
                <w:b w:val="0"/>
                <w:sz w:val="18"/>
              </w:rPr>
              <w:t>2025年方向峰段模板</w:t>
            </w:r>
          </w:p>
        </w:tc>
        <w:tc>
          <w:tcPr>
            <w:tcW w:w="2078" w:type="dxa"/>
            <w:tcMar>
              <w:left w:w="70" w:type="dxa"/>
              <w:right w:w="70" w:type="dxa"/>
            </w:tcMar>
            <w:vAlign w:val="center"/>
          </w:tcPr>
          <w:p w14:paraId="1498C3A0">
            <w:pPr>
              <w:keepNext w:val="0"/>
              <w:spacing w:before="20" w:after="20" w:line="260" w:lineRule="exact"/>
              <w:ind w:firstLine="0" w:firstLineChars="0"/>
              <w:jc w:val="center"/>
            </w:pPr>
            <w:r>
              <w:rPr>
                <w:rFonts w:ascii="Times New Roman" w:hAnsi="Times New Roman" w:eastAsia="宋体"/>
                <w:b w:val="0"/>
                <w:sz w:val="18"/>
              </w:rPr>
              <w:t>储能持续时间参数</w:t>
            </w:r>
          </w:p>
        </w:tc>
      </w:tr>
      <w:tr w14:paraId="65B658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4F3CDDC">
            <w:pPr>
              <w:keepNext w:val="0"/>
              <w:spacing w:before="20" w:after="20" w:line="260" w:lineRule="exact"/>
              <w:ind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0F4DFB83">
            <w:pPr>
              <w:keepNext w:val="0"/>
              <w:spacing w:before="20" w:after="20" w:line="260" w:lineRule="exact"/>
              <w:ind w:firstLine="0" w:firstLineChars="0"/>
              <w:jc w:val="center"/>
            </w:pPr>
            <w:r>
              <w:rPr>
                <w:rFonts w:ascii="Times New Roman" w:hAnsi="Times New Roman" w:eastAsia="宋体"/>
                <w:b w:val="0"/>
                <w:sz w:val="18"/>
              </w:rPr>
              <w:t>各站最大负荷之和/站群同时最大负荷</w:t>
            </w:r>
          </w:p>
        </w:tc>
        <w:tc>
          <w:tcPr>
            <w:tcW w:w="2078" w:type="dxa"/>
            <w:tcMar>
              <w:left w:w="70" w:type="dxa"/>
              <w:right w:w="70" w:type="dxa"/>
            </w:tcMar>
            <w:vAlign w:val="center"/>
          </w:tcPr>
          <w:p w14:paraId="5051A45A">
            <w:pPr>
              <w:keepNext w:val="0"/>
              <w:spacing w:before="20" w:after="20" w:line="260" w:lineRule="exact"/>
              <w:ind w:firstLine="0" w:firstLineChars="0"/>
              <w:jc w:val="center"/>
            </w:pPr>
            <w:r>
              <w:rPr>
                <w:rFonts w:ascii="Times New Roman" w:hAnsi="Times New Roman" w:eastAsia="宋体"/>
                <w:b w:val="0"/>
                <w:sz w:val="18"/>
              </w:rPr>
              <w:t>导则影响因素；案例样本及研究情景</w:t>
            </w:r>
          </w:p>
        </w:tc>
        <w:tc>
          <w:tcPr>
            <w:tcW w:w="2078" w:type="dxa"/>
            <w:tcMar>
              <w:left w:w="70" w:type="dxa"/>
              <w:right w:w="70" w:type="dxa"/>
            </w:tcMar>
            <w:vAlign w:val="center"/>
          </w:tcPr>
          <w:p w14:paraId="3765CA84">
            <w:pPr>
              <w:keepNext w:val="0"/>
              <w:spacing w:before="20" w:after="20" w:line="260" w:lineRule="exact"/>
              <w:ind w:firstLine="0" w:firstLineChars="0"/>
              <w:jc w:val="center"/>
            </w:pPr>
            <w:r>
              <w:rPr>
                <w:rFonts w:ascii="Times New Roman" w:hAnsi="Times New Roman" w:eastAsia="宋体"/>
                <w:b w:val="0"/>
                <w:sz w:val="18"/>
              </w:rPr>
              <w:t>结构条件，保留差异</w:t>
            </w:r>
          </w:p>
        </w:tc>
      </w:tr>
      <w:tr w14:paraId="45A1C8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8551073">
            <w:pPr>
              <w:keepNext w:val="0"/>
              <w:spacing w:before="20" w:after="20" w:line="260" w:lineRule="exact"/>
              <w:ind w:firstLine="0" w:firstLineChars="0"/>
              <w:jc w:val="center"/>
            </w:pPr>
            <w:r>
              <w:rPr>
                <w:rFonts w:ascii="Times New Roman" w:hAnsi="Times New Roman" w:eastAsia="宋体"/>
                <w:b w:val="0"/>
                <w:sz w:val="18"/>
              </w:rPr>
              <w:t>初始站间转供率</w:t>
            </w:r>
          </w:p>
        </w:tc>
        <w:tc>
          <w:tcPr>
            <w:tcW w:w="2078" w:type="dxa"/>
            <w:tcMar>
              <w:left w:w="70" w:type="dxa"/>
              <w:right w:w="70" w:type="dxa"/>
            </w:tcMar>
            <w:vAlign w:val="center"/>
          </w:tcPr>
          <w:p w14:paraId="5B678FAD">
            <w:pPr>
              <w:keepNext w:val="0"/>
              <w:spacing w:before="20" w:after="20" w:line="260" w:lineRule="exact"/>
              <w:ind w:firstLine="0" w:firstLineChars="0"/>
              <w:jc w:val="center"/>
            </w:pPr>
            <w:r>
              <w:rPr>
                <w:rFonts w:ascii="Times New Roman" w:hAnsi="Times New Roman" w:eastAsia="宋体"/>
                <w:b w:val="0"/>
                <w:sz w:val="18"/>
              </w:rPr>
              <w:t>可转负荷/源端负荷</w:t>
            </w:r>
          </w:p>
        </w:tc>
        <w:tc>
          <w:tcPr>
            <w:tcW w:w="2078" w:type="dxa"/>
            <w:tcMar>
              <w:left w:w="70" w:type="dxa"/>
              <w:right w:w="70" w:type="dxa"/>
            </w:tcMar>
            <w:vAlign w:val="center"/>
          </w:tcPr>
          <w:p w14:paraId="0DF15BE3">
            <w:pPr>
              <w:keepNext w:val="0"/>
              <w:spacing w:before="20" w:after="20" w:line="260" w:lineRule="exact"/>
              <w:ind w:firstLine="0" w:firstLineChars="0"/>
              <w:jc w:val="center"/>
            </w:pPr>
            <w:r>
              <w:rPr>
                <w:rFonts w:ascii="Times New Roman" w:hAnsi="Times New Roman" w:eastAsia="宋体"/>
                <w:b w:val="0"/>
                <w:sz w:val="18"/>
              </w:rPr>
              <w:t>邳州样本；市区假定</w:t>
            </w:r>
          </w:p>
        </w:tc>
        <w:tc>
          <w:tcPr>
            <w:tcW w:w="2078" w:type="dxa"/>
            <w:tcMar>
              <w:left w:w="70" w:type="dxa"/>
              <w:right w:w="70" w:type="dxa"/>
            </w:tcMar>
            <w:vAlign w:val="center"/>
          </w:tcPr>
          <w:p w14:paraId="1147707E">
            <w:pPr>
              <w:keepNext w:val="0"/>
              <w:spacing w:before="20" w:after="20" w:line="260" w:lineRule="exact"/>
              <w:ind w:firstLine="0" w:firstLineChars="0"/>
              <w:jc w:val="center"/>
            </w:pPr>
            <w:r>
              <w:rPr>
                <w:rFonts w:ascii="Times New Roman" w:hAnsi="Times New Roman" w:eastAsia="宋体"/>
                <w:b w:val="0"/>
                <w:sz w:val="18"/>
              </w:rPr>
              <w:t>技术能力条件</w:t>
            </w:r>
          </w:p>
        </w:tc>
      </w:tr>
      <w:tr w14:paraId="1BCCFE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4CACCB3">
            <w:pPr>
              <w:keepNext w:val="0"/>
              <w:spacing w:before="20" w:after="20" w:line="260" w:lineRule="exact"/>
              <w:ind w:firstLine="0" w:firstLineChars="0"/>
              <w:jc w:val="center"/>
            </w:pPr>
            <w:r>
              <w:rPr>
                <w:rFonts w:ascii="Times New Roman" w:hAnsi="Times New Roman" w:eastAsia="宋体"/>
                <w:b w:val="0"/>
                <w:sz w:val="18"/>
              </w:rPr>
              <w:t>主变台数、规格及扩建条件</w:t>
            </w:r>
          </w:p>
        </w:tc>
        <w:tc>
          <w:tcPr>
            <w:tcW w:w="2078" w:type="dxa"/>
            <w:tcMar>
              <w:left w:w="70" w:type="dxa"/>
              <w:right w:w="70" w:type="dxa"/>
            </w:tcMar>
            <w:vAlign w:val="center"/>
          </w:tcPr>
          <w:p w14:paraId="52706A76">
            <w:pPr>
              <w:keepNext w:val="0"/>
              <w:spacing w:before="20" w:after="20" w:line="260" w:lineRule="exact"/>
              <w:ind w:firstLine="0" w:firstLineChars="0"/>
              <w:jc w:val="center"/>
            </w:pPr>
            <w:r>
              <w:rPr>
                <w:rFonts w:ascii="Times New Roman" w:hAnsi="Times New Roman" w:eastAsia="宋体"/>
                <w:b w:val="0"/>
                <w:sz w:val="18"/>
              </w:rPr>
              <w:t>设备台账及预留位置</w:t>
            </w:r>
          </w:p>
        </w:tc>
        <w:tc>
          <w:tcPr>
            <w:tcW w:w="2078" w:type="dxa"/>
            <w:tcMar>
              <w:left w:w="70" w:type="dxa"/>
              <w:right w:w="70" w:type="dxa"/>
            </w:tcMar>
            <w:vAlign w:val="center"/>
          </w:tcPr>
          <w:p w14:paraId="72C95F10">
            <w:pPr>
              <w:keepNext w:val="0"/>
              <w:spacing w:before="20" w:after="20" w:line="260" w:lineRule="exact"/>
              <w:ind w:firstLine="0" w:firstLineChars="0"/>
              <w:jc w:val="center"/>
            </w:pPr>
            <w:r>
              <w:rPr>
                <w:rFonts w:ascii="Times New Roman" w:hAnsi="Times New Roman" w:eastAsia="宋体"/>
                <w:b w:val="0"/>
                <w:sz w:val="18"/>
              </w:rPr>
              <w:t>案例设备；模板规格</w:t>
            </w:r>
          </w:p>
        </w:tc>
        <w:tc>
          <w:tcPr>
            <w:tcW w:w="2078" w:type="dxa"/>
            <w:tcMar>
              <w:left w:w="70" w:type="dxa"/>
              <w:right w:w="70" w:type="dxa"/>
            </w:tcMar>
            <w:vAlign w:val="center"/>
          </w:tcPr>
          <w:p w14:paraId="5AFC127E">
            <w:pPr>
              <w:keepNext w:val="0"/>
              <w:spacing w:before="20" w:after="20" w:line="260" w:lineRule="exact"/>
              <w:ind w:firstLine="0" w:firstLineChars="0"/>
              <w:jc w:val="center"/>
            </w:pPr>
            <w:r>
              <w:rPr>
                <w:rFonts w:ascii="Times New Roman" w:hAnsi="Times New Roman" w:eastAsia="宋体"/>
                <w:b w:val="0"/>
                <w:sz w:val="18"/>
              </w:rPr>
              <w:t>设备候选及实施约束</w:t>
            </w:r>
          </w:p>
        </w:tc>
      </w:tr>
      <w:tr w14:paraId="203C56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BA67329">
            <w:pPr>
              <w:keepNext w:val="0"/>
              <w:spacing w:before="20" w:after="20" w:line="260" w:lineRule="exact"/>
              <w:ind w:firstLine="0" w:firstLineChars="0"/>
              <w:jc w:val="center"/>
            </w:pPr>
            <w:r>
              <w:rPr>
                <w:rFonts w:ascii="Times New Roman" w:hAnsi="Times New Roman" w:eastAsia="宋体"/>
                <w:b w:val="0"/>
                <w:sz w:val="18"/>
              </w:rPr>
              <w:t>线路类型、长度与敷设比例</w:t>
            </w:r>
          </w:p>
        </w:tc>
        <w:tc>
          <w:tcPr>
            <w:tcW w:w="2078" w:type="dxa"/>
            <w:tcMar>
              <w:left w:w="70" w:type="dxa"/>
              <w:right w:w="70" w:type="dxa"/>
            </w:tcMar>
            <w:vAlign w:val="center"/>
          </w:tcPr>
          <w:p w14:paraId="453A5563">
            <w:pPr>
              <w:keepNext w:val="0"/>
              <w:spacing w:before="20" w:after="20" w:line="260" w:lineRule="exact"/>
              <w:ind w:firstLine="0" w:firstLineChars="0"/>
              <w:jc w:val="center"/>
            </w:pPr>
            <w:r>
              <w:rPr>
                <w:rFonts w:ascii="Times New Roman" w:hAnsi="Times New Roman" w:eastAsia="宋体"/>
                <w:b w:val="0"/>
                <w:sz w:val="18"/>
              </w:rPr>
              <w:t>架空/电缆及工程长度</w:t>
            </w:r>
          </w:p>
        </w:tc>
        <w:tc>
          <w:tcPr>
            <w:tcW w:w="2078" w:type="dxa"/>
            <w:tcMar>
              <w:left w:w="70" w:type="dxa"/>
              <w:right w:w="70" w:type="dxa"/>
            </w:tcMar>
            <w:vAlign w:val="center"/>
          </w:tcPr>
          <w:p w14:paraId="4299730B">
            <w:pPr>
              <w:keepNext w:val="0"/>
              <w:spacing w:before="20" w:after="20" w:line="260" w:lineRule="exact"/>
              <w:ind w:firstLine="0" w:firstLineChars="0"/>
              <w:jc w:val="center"/>
            </w:pPr>
            <w:r>
              <w:rPr>
                <w:rFonts w:ascii="Times New Roman" w:hAnsi="Times New Roman" w:eastAsia="宋体"/>
                <w:b w:val="0"/>
                <w:sz w:val="18"/>
              </w:rPr>
              <w:t>案例参考；两类敷设假定</w:t>
            </w:r>
          </w:p>
        </w:tc>
        <w:tc>
          <w:tcPr>
            <w:tcW w:w="2078" w:type="dxa"/>
            <w:tcMar>
              <w:left w:w="70" w:type="dxa"/>
              <w:right w:w="70" w:type="dxa"/>
            </w:tcMar>
            <w:vAlign w:val="center"/>
          </w:tcPr>
          <w:p w14:paraId="111021BC">
            <w:pPr>
              <w:keepNext w:val="0"/>
              <w:spacing w:before="20" w:after="20" w:line="260" w:lineRule="exact"/>
              <w:ind w:firstLine="0" w:firstLineChars="0"/>
              <w:jc w:val="center"/>
            </w:pPr>
            <w:r>
              <w:rPr>
                <w:rFonts w:ascii="Times New Roman" w:hAnsi="Times New Roman" w:eastAsia="宋体"/>
                <w:b w:val="0"/>
                <w:sz w:val="18"/>
              </w:rPr>
              <w:t>分类成本条件</w:t>
            </w:r>
          </w:p>
        </w:tc>
      </w:tr>
      <w:tr w14:paraId="5EB276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F116F89">
            <w:pPr>
              <w:keepNext w:val="0"/>
              <w:spacing w:before="20" w:after="20" w:line="260" w:lineRule="exact"/>
              <w:ind w:firstLine="0" w:firstLineChars="0"/>
              <w:jc w:val="center"/>
            </w:pPr>
            <w:r>
              <w:rPr>
                <w:rFonts w:ascii="Times New Roman" w:hAnsi="Times New Roman" w:eastAsia="宋体"/>
                <w:b w:val="0"/>
                <w:sz w:val="18"/>
              </w:rPr>
              <w:t>主变与线路单位功率投资比</w:t>
            </w:r>
          </w:p>
        </w:tc>
        <w:tc>
          <w:tcPr>
            <w:tcW w:w="2078" w:type="dxa"/>
            <w:tcMar>
              <w:left w:w="70" w:type="dxa"/>
              <w:right w:w="70" w:type="dxa"/>
            </w:tcMar>
            <w:vAlign w:val="center"/>
          </w:tcPr>
          <w:p w14:paraId="7E53400C">
            <w:pPr>
              <w:keepNext w:val="0"/>
              <w:spacing w:before="20" w:after="20" w:line="260" w:lineRule="exact"/>
              <w:ind w:firstLine="0" w:firstLineChars="0"/>
              <w:jc w:val="center"/>
            </w:pPr>
            <w:r>
              <w:rPr>
                <w:rFonts w:ascii="Times New Roman" w:hAnsi="Times New Roman" w:eastAsia="宋体"/>
                <w:b w:val="0"/>
                <w:sz w:val="18"/>
              </w:rPr>
              <w:t>主变单位功率投资/线路单位可转负荷投资</w:t>
            </w:r>
          </w:p>
        </w:tc>
        <w:tc>
          <w:tcPr>
            <w:tcW w:w="2078" w:type="dxa"/>
            <w:tcMar>
              <w:left w:w="70" w:type="dxa"/>
              <w:right w:w="70" w:type="dxa"/>
            </w:tcMar>
            <w:vAlign w:val="center"/>
          </w:tcPr>
          <w:p w14:paraId="03F53A70">
            <w:pPr>
              <w:keepNext w:val="0"/>
              <w:spacing w:before="20" w:after="20" w:line="260" w:lineRule="exact"/>
              <w:ind w:firstLine="0" w:firstLineChars="0"/>
              <w:jc w:val="center"/>
            </w:pPr>
            <w:r>
              <w:rPr>
                <w:rFonts w:ascii="Times New Roman" w:hAnsi="Times New Roman" w:eastAsia="宋体"/>
                <w:b w:val="0"/>
                <w:sz w:val="18"/>
              </w:rPr>
              <w:t>工程造价及三档线路价格</w:t>
            </w:r>
          </w:p>
        </w:tc>
        <w:tc>
          <w:tcPr>
            <w:tcW w:w="2078" w:type="dxa"/>
            <w:tcMar>
              <w:left w:w="70" w:type="dxa"/>
              <w:right w:w="70" w:type="dxa"/>
            </w:tcMar>
            <w:vAlign w:val="center"/>
          </w:tcPr>
          <w:p w14:paraId="07E9F41C">
            <w:pPr>
              <w:keepNext w:val="0"/>
              <w:spacing w:before="20" w:after="20" w:line="260" w:lineRule="exact"/>
              <w:ind w:firstLine="0" w:firstLineChars="0"/>
              <w:jc w:val="center"/>
            </w:pPr>
            <w:r>
              <w:rPr>
                <w:rFonts w:ascii="Times New Roman" w:hAnsi="Times New Roman" w:eastAsia="宋体"/>
                <w:b w:val="0"/>
                <w:sz w:val="18"/>
              </w:rPr>
              <w:t>线路费用条件</w:t>
            </w:r>
          </w:p>
        </w:tc>
      </w:tr>
      <w:tr w14:paraId="2E7274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8B72D65">
            <w:pPr>
              <w:keepNext w:val="0"/>
              <w:spacing w:before="20" w:after="20" w:line="260" w:lineRule="exact"/>
              <w:ind w:firstLine="0" w:firstLineChars="0"/>
              <w:jc w:val="center"/>
            </w:pPr>
            <w:r>
              <w:rPr>
                <w:rFonts w:ascii="Times New Roman" w:hAnsi="Times New Roman" w:eastAsia="宋体"/>
                <w:b w:val="0"/>
                <w:sz w:val="18"/>
              </w:rPr>
              <w:t>主变与储能单位功率投资比</w:t>
            </w:r>
          </w:p>
        </w:tc>
        <w:tc>
          <w:tcPr>
            <w:tcW w:w="2078" w:type="dxa"/>
            <w:tcMar>
              <w:left w:w="70" w:type="dxa"/>
              <w:right w:w="70" w:type="dxa"/>
            </w:tcMar>
            <w:vAlign w:val="center"/>
          </w:tcPr>
          <w:p w14:paraId="1ACBB435">
            <w:pPr>
              <w:keepNext w:val="0"/>
              <w:spacing w:before="20" w:after="20" w:line="260" w:lineRule="exact"/>
              <w:ind w:firstLine="0" w:firstLineChars="0"/>
              <w:jc w:val="center"/>
            </w:pPr>
            <w:r>
              <w:rPr>
                <w:rFonts w:ascii="Times New Roman" w:hAnsi="Times New Roman" w:eastAsia="宋体"/>
                <w:b w:val="0"/>
                <w:sz w:val="18"/>
              </w:rPr>
              <w:t>主变单位功率投资/储能单位充放电功率投资</w:t>
            </w:r>
          </w:p>
        </w:tc>
        <w:tc>
          <w:tcPr>
            <w:tcW w:w="2078" w:type="dxa"/>
            <w:tcMar>
              <w:left w:w="70" w:type="dxa"/>
              <w:right w:w="70" w:type="dxa"/>
            </w:tcMar>
            <w:vAlign w:val="center"/>
          </w:tcPr>
          <w:p w14:paraId="41FFF35C">
            <w:pPr>
              <w:keepNext w:val="0"/>
              <w:spacing w:before="20" w:after="20" w:line="260" w:lineRule="exact"/>
              <w:ind w:firstLine="0" w:firstLineChars="0"/>
              <w:jc w:val="center"/>
            </w:pPr>
            <w:r>
              <w:rPr>
                <w:rFonts w:ascii="Times New Roman" w:hAnsi="Times New Roman" w:eastAsia="宋体"/>
                <w:b w:val="0"/>
                <w:sz w:val="18"/>
              </w:rPr>
              <w:t>成套采购价及三档储能价格</w:t>
            </w:r>
          </w:p>
        </w:tc>
        <w:tc>
          <w:tcPr>
            <w:tcW w:w="2078" w:type="dxa"/>
            <w:tcMar>
              <w:left w:w="70" w:type="dxa"/>
              <w:right w:w="70" w:type="dxa"/>
            </w:tcMar>
            <w:vAlign w:val="center"/>
          </w:tcPr>
          <w:p w14:paraId="277F9EC4">
            <w:pPr>
              <w:keepNext w:val="0"/>
              <w:spacing w:before="20" w:after="20" w:line="260" w:lineRule="exact"/>
              <w:ind w:firstLine="0" w:firstLineChars="0"/>
              <w:jc w:val="center"/>
            </w:pPr>
            <w:r>
              <w:rPr>
                <w:rFonts w:ascii="Times New Roman" w:hAnsi="Times New Roman" w:eastAsia="宋体"/>
                <w:b w:val="0"/>
                <w:sz w:val="18"/>
              </w:rPr>
              <w:t>储能配置与费用条件</w:t>
            </w:r>
          </w:p>
        </w:tc>
      </w:tr>
      <w:tr w14:paraId="3F2613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4754A7F">
            <w:pPr>
              <w:keepNext w:val="0"/>
              <w:spacing w:before="20" w:after="20" w:line="260" w:lineRule="exact"/>
              <w:ind w:firstLine="0" w:firstLineChars="0"/>
              <w:jc w:val="center"/>
            </w:pPr>
            <w:r>
              <w:rPr>
                <w:rFonts w:ascii="Times New Roman" w:hAnsi="Times New Roman" w:eastAsia="宋体"/>
                <w:b w:val="0"/>
                <w:sz w:val="18"/>
              </w:rPr>
              <w:t>储能可用能量与效率</w:t>
            </w:r>
          </w:p>
        </w:tc>
        <w:tc>
          <w:tcPr>
            <w:tcW w:w="2078" w:type="dxa"/>
            <w:tcMar>
              <w:left w:w="70" w:type="dxa"/>
              <w:right w:w="70" w:type="dxa"/>
            </w:tcMar>
            <w:vAlign w:val="center"/>
          </w:tcPr>
          <w:p w14:paraId="5E43D0A7">
            <w:pPr>
              <w:keepNext w:val="0"/>
              <w:spacing w:before="20" w:after="20" w:line="260" w:lineRule="exact"/>
              <w:ind w:firstLine="0" w:firstLineChars="0"/>
              <w:jc w:val="center"/>
            </w:pPr>
            <w:r>
              <w:rPr>
                <w:rFonts w:ascii="Times New Roman" w:hAnsi="Times New Roman" w:eastAsia="宋体"/>
                <w:b w:val="0"/>
                <w:sz w:val="18"/>
              </w:rPr>
              <w:t>保证出力及荷电状态</w:t>
            </w:r>
          </w:p>
        </w:tc>
        <w:tc>
          <w:tcPr>
            <w:tcW w:w="2078" w:type="dxa"/>
            <w:tcMar>
              <w:left w:w="70" w:type="dxa"/>
              <w:right w:w="70" w:type="dxa"/>
            </w:tcMar>
            <w:vAlign w:val="center"/>
          </w:tcPr>
          <w:p w14:paraId="1BC5FCCE">
            <w:pPr>
              <w:keepNext w:val="0"/>
              <w:spacing w:before="20" w:after="20" w:line="260" w:lineRule="exact"/>
              <w:ind w:firstLine="0" w:firstLineChars="0"/>
              <w:jc w:val="center"/>
            </w:pPr>
            <w:r>
              <w:rPr>
                <w:rFonts w:ascii="Times New Roman" w:hAnsi="Times New Roman" w:eastAsia="宋体"/>
                <w:b w:val="0"/>
                <w:sz w:val="18"/>
              </w:rPr>
              <w:t>本次采用铭牌静态折算</w:t>
            </w:r>
          </w:p>
        </w:tc>
        <w:tc>
          <w:tcPr>
            <w:tcW w:w="2078" w:type="dxa"/>
            <w:tcMar>
              <w:left w:w="70" w:type="dxa"/>
              <w:right w:w="70" w:type="dxa"/>
            </w:tcMar>
            <w:vAlign w:val="center"/>
          </w:tcPr>
          <w:p w14:paraId="020F8F4B">
            <w:pPr>
              <w:keepNext w:val="0"/>
              <w:spacing w:before="20" w:after="20" w:line="260" w:lineRule="exact"/>
              <w:ind w:firstLine="0" w:firstLineChars="0"/>
              <w:jc w:val="center"/>
            </w:pPr>
            <w:r>
              <w:rPr>
                <w:rFonts w:ascii="Times New Roman" w:hAnsi="Times New Roman" w:eastAsia="宋体"/>
                <w:b w:val="0"/>
                <w:sz w:val="18"/>
              </w:rPr>
              <w:t>工程阶段连续时序校核</w:t>
            </w:r>
          </w:p>
        </w:tc>
      </w:tr>
    </w:tbl>
    <w:p w14:paraId="1EF9EE25">
      <w:pPr>
        <w:pStyle w:val="2"/>
        <w:widowControl/>
        <w:spacing w:before="0" w:after="0" w:line="348" w:lineRule="exact"/>
        <w:ind w:firstLine="480"/>
        <w:jc w:val="both"/>
      </w:pPr>
      <w:r>
        <w:rPr>
          <w:rFonts w:ascii="Times New Roman" w:hAnsi="Times New Roman" w:eastAsia="方正仿宋_GBK"/>
          <w:b w:val="0"/>
          <w:sz w:val="24"/>
        </w:rPr>
        <w:t>（1）历史数据中的关联及其含义</w:t>
      </w:r>
    </w:p>
    <w:p w14:paraId="0B4FA8A0">
      <w:pPr>
        <w:pStyle w:val="2"/>
        <w:widowControl/>
        <w:spacing w:before="0" w:after="0" w:line="348" w:lineRule="exact"/>
        <w:ind w:firstLine="480"/>
        <w:jc w:val="both"/>
      </w:pPr>
      <w:r>
        <w:rPr>
          <w:rFonts w:ascii="Times New Roman" w:hAnsi="Times New Roman" w:eastAsia="方正仿宋_GBK"/>
          <w:b w:val="0"/>
          <w:sz w:val="24"/>
        </w:rPr>
        <w:t>Pearson相关系数描述两个指标的线性关系，Spearman秩相关系数描述其排序关系[87][88]。本节仅比较成对指标，因此相关性表统一列为“指标一”和“指标二”。月度结果采用邳州2025年12个月数据，年度结果采用两地区2021—2025年数据；不同时间范围分别统计。</w:t>
      </w:r>
    </w:p>
    <w:p w14:paraId="1FE81EB7">
      <w:pPr>
        <w:pStyle w:val="2"/>
        <w:keepNext/>
        <w:spacing w:before="120" w:after="80" w:line="280" w:lineRule="exact"/>
        <w:ind w:firstLine="0"/>
        <w:jc w:val="center"/>
      </w:pPr>
      <w:r>
        <w:rPr>
          <w:rFonts w:ascii="Times New Roman" w:hAnsi="Times New Roman" w:eastAsia="宋体"/>
          <w:b w:val="0"/>
          <w:sz w:val="21"/>
        </w:rPr>
        <w:t>表3-12 容量、负荷及源荷指标的样本相关性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A96C1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A551C1B">
            <w:pPr>
              <w:keepNext/>
              <w:spacing w:before="20" w:after="20" w:line="260" w:lineRule="exact"/>
              <w:ind w:firstLine="0" w:firstLineChars="0"/>
              <w:jc w:val="center"/>
            </w:pPr>
            <w:r>
              <w:rPr>
                <w:rFonts w:ascii="Times New Roman" w:hAnsi="Times New Roman" w:eastAsia="宋体"/>
                <w:b/>
                <w:sz w:val="18"/>
              </w:rPr>
              <w:t>样本范围</w:t>
            </w:r>
          </w:p>
        </w:tc>
        <w:tc>
          <w:tcPr>
            <w:tcW w:w="1385" w:type="dxa"/>
            <w:tcMar>
              <w:left w:w="70" w:type="dxa"/>
              <w:right w:w="70" w:type="dxa"/>
            </w:tcMar>
            <w:vAlign w:val="center"/>
          </w:tcPr>
          <w:p w14:paraId="20638FCF">
            <w:pPr>
              <w:keepNext/>
              <w:spacing w:before="20" w:after="20" w:line="260" w:lineRule="exact"/>
              <w:ind w:firstLine="0" w:firstLineChars="0"/>
              <w:jc w:val="center"/>
            </w:pPr>
            <w:r>
              <w:rPr>
                <w:rFonts w:ascii="Times New Roman" w:hAnsi="Times New Roman" w:eastAsia="宋体"/>
                <w:b/>
                <w:sz w:val="18"/>
              </w:rPr>
              <w:t>指标一</w:t>
            </w:r>
          </w:p>
        </w:tc>
        <w:tc>
          <w:tcPr>
            <w:tcW w:w="1385" w:type="dxa"/>
            <w:tcMar>
              <w:left w:w="70" w:type="dxa"/>
              <w:right w:w="70" w:type="dxa"/>
            </w:tcMar>
            <w:vAlign w:val="center"/>
          </w:tcPr>
          <w:p w14:paraId="4D958B5C">
            <w:pPr>
              <w:keepNext/>
              <w:spacing w:before="20" w:after="20" w:line="260" w:lineRule="exact"/>
              <w:ind w:firstLine="0" w:firstLineChars="0"/>
              <w:jc w:val="center"/>
            </w:pPr>
            <w:r>
              <w:rPr>
                <w:rFonts w:ascii="Times New Roman" w:hAnsi="Times New Roman" w:eastAsia="宋体"/>
                <w:b/>
                <w:sz w:val="18"/>
              </w:rPr>
              <w:t>指标二</w:t>
            </w:r>
          </w:p>
        </w:tc>
        <w:tc>
          <w:tcPr>
            <w:tcW w:w="1385" w:type="dxa"/>
            <w:tcMar>
              <w:left w:w="70" w:type="dxa"/>
              <w:right w:w="70" w:type="dxa"/>
            </w:tcMar>
            <w:vAlign w:val="center"/>
          </w:tcPr>
          <w:p w14:paraId="2EBDF1B9">
            <w:pPr>
              <w:keepNext/>
              <w:spacing w:before="20" w:after="20" w:line="260" w:lineRule="exact"/>
              <w:ind w:firstLine="0" w:firstLineChars="0"/>
              <w:jc w:val="center"/>
            </w:pPr>
            <w:r>
              <w:rPr>
                <w:rFonts w:ascii="Times New Roman" w:hAnsi="Times New Roman" w:eastAsia="宋体"/>
                <w:b/>
                <w:sz w:val="18"/>
              </w:rPr>
              <w:t>样本量</w:t>
            </w:r>
          </w:p>
        </w:tc>
        <w:tc>
          <w:tcPr>
            <w:tcW w:w="1385" w:type="dxa"/>
            <w:tcMar>
              <w:left w:w="70" w:type="dxa"/>
              <w:right w:w="70" w:type="dxa"/>
            </w:tcMar>
            <w:vAlign w:val="center"/>
          </w:tcPr>
          <w:p w14:paraId="648B60E0">
            <w:pPr>
              <w:keepNext/>
              <w:spacing w:before="20" w:after="20" w:line="260" w:lineRule="exact"/>
              <w:ind w:firstLine="0" w:firstLineChars="0"/>
              <w:jc w:val="center"/>
            </w:pPr>
            <w:r>
              <w:rPr>
                <w:rFonts w:ascii="Times New Roman" w:hAnsi="Times New Roman" w:eastAsia="宋体"/>
                <w:b/>
                <w:sz w:val="18"/>
              </w:rPr>
              <w:t>Pearson相关系数</w:t>
            </w:r>
          </w:p>
        </w:tc>
        <w:tc>
          <w:tcPr>
            <w:tcW w:w="1385" w:type="dxa"/>
            <w:tcMar>
              <w:left w:w="70" w:type="dxa"/>
              <w:right w:w="70" w:type="dxa"/>
            </w:tcMar>
            <w:vAlign w:val="center"/>
          </w:tcPr>
          <w:p w14:paraId="3A2B2AEF">
            <w:pPr>
              <w:keepNext/>
              <w:spacing w:before="20" w:after="20" w:line="260" w:lineRule="exact"/>
              <w:ind w:firstLine="0" w:firstLineChars="0"/>
              <w:jc w:val="center"/>
            </w:pPr>
            <w:r>
              <w:rPr>
                <w:rFonts w:ascii="Times New Roman" w:hAnsi="Times New Roman" w:eastAsia="宋体"/>
                <w:b/>
                <w:sz w:val="18"/>
              </w:rPr>
              <w:t>Spearman秩相关系数</w:t>
            </w:r>
          </w:p>
        </w:tc>
      </w:tr>
      <w:tr w14:paraId="617AE9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B0EEE4">
            <w:pPr>
              <w:keepNext w:val="0"/>
              <w:spacing w:before="20" w:after="20" w:line="260" w:lineRule="exact"/>
              <w:ind w:firstLine="0" w:firstLineChars="0"/>
              <w:jc w:val="center"/>
            </w:pPr>
            <w:r>
              <w:rPr>
                <w:rFonts w:ascii="Times New Roman" w:hAnsi="Times New Roman" w:eastAsia="宋体"/>
                <w:b w:val="0"/>
                <w:sz w:val="18"/>
              </w:rPr>
              <w:t>邳州2025年月度</w:t>
            </w:r>
          </w:p>
        </w:tc>
        <w:tc>
          <w:tcPr>
            <w:tcW w:w="1385" w:type="dxa"/>
            <w:tcMar>
              <w:left w:w="70" w:type="dxa"/>
              <w:right w:w="70" w:type="dxa"/>
            </w:tcMar>
            <w:vAlign w:val="center"/>
          </w:tcPr>
          <w:p w14:paraId="2E0CF425">
            <w:pPr>
              <w:keepNext w:val="0"/>
              <w:spacing w:before="20" w:after="20" w:line="260" w:lineRule="exact"/>
              <w:ind w:firstLine="0" w:firstLineChars="0"/>
              <w:jc w:val="center"/>
            </w:pPr>
            <w:r>
              <w:rPr>
                <w:rFonts w:ascii="Times New Roman" w:hAnsi="Times New Roman" w:eastAsia="宋体"/>
                <w:b w:val="0"/>
                <w:sz w:val="18"/>
              </w:rPr>
              <w:t>容载比（月度分析值）</w:t>
            </w:r>
          </w:p>
        </w:tc>
        <w:tc>
          <w:tcPr>
            <w:tcW w:w="1385" w:type="dxa"/>
            <w:tcMar>
              <w:left w:w="70" w:type="dxa"/>
              <w:right w:w="70" w:type="dxa"/>
            </w:tcMar>
            <w:vAlign w:val="center"/>
          </w:tcPr>
          <w:p w14:paraId="3D421510">
            <w:pPr>
              <w:keepNext w:val="0"/>
              <w:spacing w:before="20" w:after="20" w:line="260" w:lineRule="exact"/>
              <w:ind w:firstLine="0" w:firstLineChars="0"/>
              <w:jc w:val="center"/>
            </w:pPr>
            <w:r>
              <w:rPr>
                <w:rFonts w:ascii="Times New Roman" w:hAnsi="Times New Roman" w:eastAsia="宋体"/>
                <w:b w:val="0"/>
                <w:sz w:val="18"/>
              </w:rPr>
              <w:t>分布式电源电量渗透率</w:t>
            </w:r>
          </w:p>
        </w:tc>
        <w:tc>
          <w:tcPr>
            <w:tcW w:w="1385" w:type="dxa"/>
            <w:tcMar>
              <w:left w:w="70" w:type="dxa"/>
              <w:right w:w="70" w:type="dxa"/>
            </w:tcMar>
            <w:vAlign w:val="center"/>
          </w:tcPr>
          <w:p w14:paraId="4A8CAB17">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7EB16AC">
            <w:pPr>
              <w:keepNext w:val="0"/>
              <w:spacing w:before="20" w:after="20" w:line="260" w:lineRule="exact"/>
              <w:ind w:firstLine="0" w:firstLineChars="0"/>
              <w:jc w:val="center"/>
            </w:pPr>
            <w:r>
              <w:rPr>
                <w:rFonts w:ascii="Times New Roman" w:hAnsi="Times New Roman" w:eastAsia="宋体"/>
                <w:b w:val="0"/>
                <w:sz w:val="18"/>
              </w:rPr>
              <w:t>0.66</w:t>
            </w:r>
          </w:p>
        </w:tc>
        <w:tc>
          <w:tcPr>
            <w:tcW w:w="1385" w:type="dxa"/>
            <w:tcMar>
              <w:left w:w="70" w:type="dxa"/>
              <w:right w:w="70" w:type="dxa"/>
            </w:tcMar>
            <w:vAlign w:val="center"/>
          </w:tcPr>
          <w:p w14:paraId="558B328A">
            <w:pPr>
              <w:keepNext w:val="0"/>
              <w:spacing w:before="20" w:after="20" w:line="260" w:lineRule="exact"/>
              <w:ind w:firstLine="0" w:firstLineChars="0"/>
              <w:jc w:val="center"/>
            </w:pPr>
            <w:r>
              <w:rPr>
                <w:rFonts w:ascii="Times New Roman" w:hAnsi="Times New Roman" w:eastAsia="宋体"/>
                <w:b w:val="0"/>
                <w:sz w:val="18"/>
              </w:rPr>
              <w:t>0.71</w:t>
            </w:r>
          </w:p>
        </w:tc>
      </w:tr>
      <w:tr w14:paraId="7C5FA9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6BC026D">
            <w:pPr>
              <w:keepNext w:val="0"/>
              <w:spacing w:before="20" w:after="20" w:line="260" w:lineRule="exact"/>
              <w:ind w:firstLine="0" w:firstLineChars="0"/>
              <w:jc w:val="center"/>
            </w:pPr>
            <w:r>
              <w:rPr>
                <w:rFonts w:ascii="Times New Roman" w:hAnsi="Times New Roman" w:eastAsia="宋体"/>
                <w:b w:val="0"/>
                <w:sz w:val="18"/>
              </w:rPr>
              <w:t>邳州2025年月度</w:t>
            </w:r>
          </w:p>
        </w:tc>
        <w:tc>
          <w:tcPr>
            <w:tcW w:w="1385" w:type="dxa"/>
            <w:tcMar>
              <w:left w:w="70" w:type="dxa"/>
              <w:right w:w="70" w:type="dxa"/>
            </w:tcMar>
            <w:vAlign w:val="center"/>
          </w:tcPr>
          <w:p w14:paraId="548D241C">
            <w:pPr>
              <w:keepNext w:val="0"/>
              <w:spacing w:before="20" w:after="20" w:line="260" w:lineRule="exact"/>
              <w:ind w:firstLine="0" w:firstLineChars="0"/>
              <w:jc w:val="center"/>
            </w:pPr>
            <w:r>
              <w:rPr>
                <w:rFonts w:ascii="Times New Roman" w:hAnsi="Times New Roman" w:eastAsia="宋体"/>
                <w:b w:val="0"/>
                <w:sz w:val="18"/>
              </w:rPr>
              <w:t>容载比（月度分析值）</w:t>
            </w:r>
          </w:p>
        </w:tc>
        <w:tc>
          <w:tcPr>
            <w:tcW w:w="1385" w:type="dxa"/>
            <w:tcMar>
              <w:left w:w="70" w:type="dxa"/>
              <w:right w:w="70" w:type="dxa"/>
            </w:tcMar>
            <w:vAlign w:val="center"/>
          </w:tcPr>
          <w:p w14:paraId="7107A7A0">
            <w:pPr>
              <w:keepNext w:val="0"/>
              <w:spacing w:before="20" w:after="20" w:line="260" w:lineRule="exact"/>
              <w:ind w:firstLine="0" w:firstLineChars="0"/>
              <w:jc w:val="center"/>
            </w:pPr>
            <w:r>
              <w:rPr>
                <w:rFonts w:ascii="Times New Roman" w:hAnsi="Times New Roman" w:eastAsia="宋体"/>
                <w:b w:val="0"/>
                <w:sz w:val="18"/>
              </w:rPr>
              <w:t>站群估计负载率</w:t>
            </w:r>
          </w:p>
        </w:tc>
        <w:tc>
          <w:tcPr>
            <w:tcW w:w="1385" w:type="dxa"/>
            <w:tcMar>
              <w:left w:w="70" w:type="dxa"/>
              <w:right w:w="70" w:type="dxa"/>
            </w:tcMar>
            <w:vAlign w:val="center"/>
          </w:tcPr>
          <w:p w14:paraId="4C3C5719">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EE133BE">
            <w:pPr>
              <w:keepNext w:val="0"/>
              <w:spacing w:before="20" w:after="20" w:line="260" w:lineRule="exact"/>
              <w:ind w:firstLine="0" w:firstLineChars="0"/>
              <w:jc w:val="center"/>
            </w:pPr>
            <w:r>
              <w:rPr>
                <w:rFonts w:ascii="Times New Roman" w:hAnsi="Times New Roman" w:eastAsia="宋体"/>
                <w:b w:val="0"/>
                <w:sz w:val="18"/>
              </w:rPr>
              <w:t>-0.96</w:t>
            </w:r>
          </w:p>
        </w:tc>
        <w:tc>
          <w:tcPr>
            <w:tcW w:w="1385" w:type="dxa"/>
            <w:tcMar>
              <w:left w:w="70" w:type="dxa"/>
              <w:right w:w="70" w:type="dxa"/>
            </w:tcMar>
            <w:vAlign w:val="center"/>
          </w:tcPr>
          <w:p w14:paraId="2F86B2E6">
            <w:pPr>
              <w:keepNext w:val="0"/>
              <w:spacing w:before="20" w:after="20" w:line="260" w:lineRule="exact"/>
              <w:ind w:firstLine="0" w:firstLineChars="0"/>
              <w:jc w:val="center"/>
            </w:pPr>
            <w:r>
              <w:rPr>
                <w:rFonts w:ascii="Times New Roman" w:hAnsi="Times New Roman" w:eastAsia="宋体"/>
                <w:b w:val="0"/>
                <w:sz w:val="18"/>
              </w:rPr>
              <w:t>-1.00</w:t>
            </w:r>
          </w:p>
        </w:tc>
      </w:tr>
      <w:tr w14:paraId="6CF1E2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E23A6E8">
            <w:pPr>
              <w:keepNext w:val="0"/>
              <w:spacing w:before="20" w:after="20" w:line="260" w:lineRule="exact"/>
              <w:ind w:firstLine="0" w:firstLineChars="0"/>
              <w:jc w:val="center"/>
            </w:pPr>
            <w:r>
              <w:rPr>
                <w:rFonts w:ascii="Times New Roman" w:hAnsi="Times New Roman" w:eastAsia="宋体"/>
                <w:b w:val="0"/>
                <w:sz w:val="18"/>
              </w:rPr>
              <w:t>邳州2025年月度</w:t>
            </w:r>
          </w:p>
        </w:tc>
        <w:tc>
          <w:tcPr>
            <w:tcW w:w="1385" w:type="dxa"/>
            <w:tcMar>
              <w:left w:w="70" w:type="dxa"/>
              <w:right w:w="70" w:type="dxa"/>
            </w:tcMar>
            <w:vAlign w:val="center"/>
          </w:tcPr>
          <w:p w14:paraId="5CBB561F">
            <w:pPr>
              <w:keepNext w:val="0"/>
              <w:spacing w:before="20" w:after="20" w:line="260" w:lineRule="exact"/>
              <w:ind w:firstLine="0" w:firstLineChars="0"/>
              <w:jc w:val="center"/>
            </w:pPr>
            <w:r>
              <w:rPr>
                <w:rFonts w:ascii="Times New Roman" w:hAnsi="Times New Roman" w:eastAsia="宋体"/>
                <w:b w:val="0"/>
                <w:sz w:val="18"/>
              </w:rPr>
              <w:t>容载比（月度分析值）</w:t>
            </w:r>
          </w:p>
        </w:tc>
        <w:tc>
          <w:tcPr>
            <w:tcW w:w="1385" w:type="dxa"/>
            <w:tcMar>
              <w:left w:w="70" w:type="dxa"/>
              <w:right w:w="70" w:type="dxa"/>
            </w:tcMar>
            <w:vAlign w:val="center"/>
          </w:tcPr>
          <w:p w14:paraId="45BA4138">
            <w:pPr>
              <w:keepNext w:val="0"/>
              <w:spacing w:before="20" w:after="20" w:line="260" w:lineRule="exact"/>
              <w:ind w:firstLine="0" w:firstLineChars="0"/>
              <w:jc w:val="center"/>
            </w:pPr>
            <w:r>
              <w:rPr>
                <w:rFonts w:ascii="Times New Roman" w:hAnsi="Times New Roman" w:eastAsia="宋体"/>
                <w:b w:val="0"/>
                <w:sz w:val="18"/>
              </w:rPr>
              <w:t>月度光伏发电量</w:t>
            </w:r>
          </w:p>
        </w:tc>
        <w:tc>
          <w:tcPr>
            <w:tcW w:w="1385" w:type="dxa"/>
            <w:tcMar>
              <w:left w:w="70" w:type="dxa"/>
              <w:right w:w="70" w:type="dxa"/>
            </w:tcMar>
            <w:vAlign w:val="center"/>
          </w:tcPr>
          <w:p w14:paraId="57642568">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E92CE6B">
            <w:pPr>
              <w:keepNext w:val="0"/>
              <w:spacing w:before="20" w:after="20" w:line="260" w:lineRule="exact"/>
              <w:ind w:firstLine="0" w:firstLineChars="0"/>
              <w:jc w:val="center"/>
            </w:pPr>
            <w:r>
              <w:rPr>
                <w:rFonts w:ascii="Times New Roman" w:hAnsi="Times New Roman" w:eastAsia="宋体"/>
                <w:b w:val="0"/>
                <w:sz w:val="18"/>
              </w:rPr>
              <w:t>-0.10</w:t>
            </w:r>
          </w:p>
        </w:tc>
        <w:tc>
          <w:tcPr>
            <w:tcW w:w="1385" w:type="dxa"/>
            <w:tcMar>
              <w:left w:w="70" w:type="dxa"/>
              <w:right w:w="70" w:type="dxa"/>
            </w:tcMar>
            <w:vAlign w:val="center"/>
          </w:tcPr>
          <w:p w14:paraId="774B6BDD">
            <w:pPr>
              <w:keepNext w:val="0"/>
              <w:spacing w:before="20" w:after="20" w:line="260" w:lineRule="exact"/>
              <w:ind w:firstLine="0" w:firstLineChars="0"/>
              <w:jc w:val="center"/>
            </w:pPr>
            <w:r>
              <w:rPr>
                <w:rFonts w:ascii="Times New Roman" w:hAnsi="Times New Roman" w:eastAsia="宋体"/>
                <w:b w:val="0"/>
                <w:sz w:val="18"/>
              </w:rPr>
              <w:t>0.15</w:t>
            </w:r>
          </w:p>
        </w:tc>
      </w:tr>
      <w:tr w14:paraId="2D9FA0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DDD592">
            <w:pPr>
              <w:keepNext w:val="0"/>
              <w:spacing w:before="20" w:after="20" w:line="260" w:lineRule="exact"/>
              <w:ind w:firstLine="0" w:firstLineChars="0"/>
              <w:jc w:val="center"/>
            </w:pPr>
            <w:r>
              <w:rPr>
                <w:rFonts w:ascii="Times New Roman" w:hAnsi="Times New Roman" w:eastAsia="宋体"/>
                <w:b w:val="0"/>
                <w:sz w:val="18"/>
              </w:rPr>
              <w:t>邳州2025年月度</w:t>
            </w:r>
          </w:p>
        </w:tc>
        <w:tc>
          <w:tcPr>
            <w:tcW w:w="1385" w:type="dxa"/>
            <w:tcMar>
              <w:left w:w="70" w:type="dxa"/>
              <w:right w:w="70" w:type="dxa"/>
            </w:tcMar>
            <w:vAlign w:val="center"/>
          </w:tcPr>
          <w:p w14:paraId="128E183F">
            <w:pPr>
              <w:keepNext w:val="0"/>
              <w:spacing w:before="20" w:after="20" w:line="260" w:lineRule="exact"/>
              <w:ind w:firstLine="0" w:firstLineChars="0"/>
              <w:jc w:val="center"/>
            </w:pPr>
            <w:r>
              <w:rPr>
                <w:rFonts w:ascii="Times New Roman" w:hAnsi="Times New Roman" w:eastAsia="宋体"/>
                <w:b w:val="0"/>
                <w:sz w:val="18"/>
              </w:rPr>
              <w:t>容载比（月度分析值）</w:t>
            </w:r>
          </w:p>
        </w:tc>
        <w:tc>
          <w:tcPr>
            <w:tcW w:w="1385" w:type="dxa"/>
            <w:tcMar>
              <w:left w:w="70" w:type="dxa"/>
              <w:right w:w="70" w:type="dxa"/>
            </w:tcMar>
            <w:vAlign w:val="center"/>
          </w:tcPr>
          <w:p w14:paraId="2B7902B1">
            <w:pPr>
              <w:keepNext w:val="0"/>
              <w:spacing w:before="20" w:after="20" w:line="260" w:lineRule="exact"/>
              <w:ind w:firstLine="0" w:firstLineChars="0"/>
              <w:jc w:val="center"/>
            </w:pPr>
            <w:r>
              <w:rPr>
                <w:rFonts w:ascii="Times New Roman" w:hAnsi="Times New Roman" w:eastAsia="宋体"/>
                <w:b w:val="0"/>
                <w:sz w:val="18"/>
              </w:rPr>
              <w:t>月度用户用电量</w:t>
            </w:r>
          </w:p>
        </w:tc>
        <w:tc>
          <w:tcPr>
            <w:tcW w:w="1385" w:type="dxa"/>
            <w:tcMar>
              <w:left w:w="70" w:type="dxa"/>
              <w:right w:w="70" w:type="dxa"/>
            </w:tcMar>
            <w:vAlign w:val="center"/>
          </w:tcPr>
          <w:p w14:paraId="3B86500E">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4E40D3D">
            <w:pPr>
              <w:keepNext w:val="0"/>
              <w:spacing w:before="20" w:after="20" w:line="260" w:lineRule="exact"/>
              <w:ind w:firstLine="0" w:firstLineChars="0"/>
              <w:jc w:val="center"/>
            </w:pPr>
            <w:r>
              <w:rPr>
                <w:rFonts w:ascii="Times New Roman" w:hAnsi="Times New Roman" w:eastAsia="宋体"/>
                <w:b w:val="0"/>
                <w:sz w:val="18"/>
              </w:rPr>
              <w:t>-0.75</w:t>
            </w:r>
          </w:p>
        </w:tc>
        <w:tc>
          <w:tcPr>
            <w:tcW w:w="1385" w:type="dxa"/>
            <w:tcMar>
              <w:left w:w="70" w:type="dxa"/>
              <w:right w:w="70" w:type="dxa"/>
            </w:tcMar>
            <w:vAlign w:val="center"/>
          </w:tcPr>
          <w:p w14:paraId="7EA4D03E">
            <w:pPr>
              <w:keepNext w:val="0"/>
              <w:spacing w:before="20" w:after="20" w:line="260" w:lineRule="exact"/>
              <w:ind w:firstLine="0" w:firstLineChars="0"/>
              <w:jc w:val="center"/>
            </w:pPr>
            <w:r>
              <w:rPr>
                <w:rFonts w:ascii="Times New Roman" w:hAnsi="Times New Roman" w:eastAsia="宋体"/>
                <w:b w:val="0"/>
                <w:sz w:val="18"/>
              </w:rPr>
              <w:t>-0.76</w:t>
            </w:r>
          </w:p>
        </w:tc>
      </w:tr>
      <w:tr w14:paraId="5CD8B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6FFBDA">
            <w:pPr>
              <w:keepNext w:val="0"/>
              <w:spacing w:before="20" w:after="20" w:line="260" w:lineRule="exact"/>
              <w:ind w:firstLine="0" w:firstLineChars="0"/>
              <w:jc w:val="center"/>
            </w:pPr>
            <w:r>
              <w:rPr>
                <w:rFonts w:ascii="Times New Roman" w:hAnsi="Times New Roman" w:eastAsia="宋体"/>
                <w:b w:val="0"/>
                <w:sz w:val="18"/>
              </w:rPr>
              <w:t>邳州2025年月度</w:t>
            </w:r>
          </w:p>
        </w:tc>
        <w:tc>
          <w:tcPr>
            <w:tcW w:w="1385" w:type="dxa"/>
            <w:tcMar>
              <w:left w:w="70" w:type="dxa"/>
              <w:right w:w="70" w:type="dxa"/>
            </w:tcMar>
            <w:vAlign w:val="center"/>
          </w:tcPr>
          <w:p w14:paraId="763DECA9">
            <w:pPr>
              <w:keepNext w:val="0"/>
              <w:spacing w:before="20" w:after="20" w:line="260" w:lineRule="exact"/>
              <w:ind w:firstLine="0" w:firstLineChars="0"/>
              <w:jc w:val="center"/>
            </w:pPr>
            <w:r>
              <w:rPr>
                <w:rFonts w:ascii="Times New Roman" w:hAnsi="Times New Roman" w:eastAsia="宋体"/>
                <w:b w:val="0"/>
                <w:sz w:val="18"/>
              </w:rPr>
              <w:t>容载比（月度分析值）</w:t>
            </w:r>
          </w:p>
        </w:tc>
        <w:tc>
          <w:tcPr>
            <w:tcW w:w="1385" w:type="dxa"/>
            <w:tcMar>
              <w:left w:w="70" w:type="dxa"/>
              <w:right w:w="70" w:type="dxa"/>
            </w:tcMar>
            <w:vAlign w:val="center"/>
          </w:tcPr>
          <w:p w14:paraId="6B2FA93D">
            <w:pPr>
              <w:keepNext w:val="0"/>
              <w:spacing w:before="20" w:after="20" w:line="260" w:lineRule="exact"/>
              <w:ind w:firstLine="0" w:firstLineChars="0"/>
              <w:jc w:val="center"/>
            </w:pPr>
            <w:r>
              <w:rPr>
                <w:rFonts w:ascii="Times New Roman" w:hAnsi="Times New Roman" w:eastAsia="宋体"/>
                <w:b w:val="0"/>
                <w:sz w:val="18"/>
              </w:rPr>
              <w:t>月最大正向净负荷</w:t>
            </w:r>
          </w:p>
        </w:tc>
        <w:tc>
          <w:tcPr>
            <w:tcW w:w="1385" w:type="dxa"/>
            <w:tcMar>
              <w:left w:w="70" w:type="dxa"/>
              <w:right w:w="70" w:type="dxa"/>
            </w:tcMar>
            <w:vAlign w:val="center"/>
          </w:tcPr>
          <w:p w14:paraId="525B263D">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CD47955">
            <w:pPr>
              <w:keepNext w:val="0"/>
              <w:spacing w:before="20" w:after="20" w:line="260" w:lineRule="exact"/>
              <w:ind w:firstLine="0" w:firstLineChars="0"/>
              <w:jc w:val="center"/>
            </w:pPr>
            <w:r>
              <w:rPr>
                <w:rFonts w:ascii="Times New Roman" w:hAnsi="Times New Roman" w:eastAsia="宋体"/>
                <w:b w:val="0"/>
                <w:sz w:val="18"/>
              </w:rPr>
              <w:t>-0.96</w:t>
            </w:r>
          </w:p>
        </w:tc>
        <w:tc>
          <w:tcPr>
            <w:tcW w:w="1385" w:type="dxa"/>
            <w:tcMar>
              <w:left w:w="70" w:type="dxa"/>
              <w:right w:w="70" w:type="dxa"/>
            </w:tcMar>
            <w:vAlign w:val="center"/>
          </w:tcPr>
          <w:p w14:paraId="72B3B20C">
            <w:pPr>
              <w:keepNext w:val="0"/>
              <w:spacing w:before="20" w:after="20" w:line="260" w:lineRule="exact"/>
              <w:ind w:firstLine="0" w:firstLineChars="0"/>
              <w:jc w:val="center"/>
            </w:pPr>
            <w:r>
              <w:rPr>
                <w:rFonts w:ascii="Times New Roman" w:hAnsi="Times New Roman" w:eastAsia="宋体"/>
                <w:b w:val="0"/>
                <w:sz w:val="18"/>
              </w:rPr>
              <w:t>-1.00</w:t>
            </w:r>
          </w:p>
        </w:tc>
      </w:tr>
      <w:tr w14:paraId="728F87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2B4A6A">
            <w:pPr>
              <w:keepNext w:val="0"/>
              <w:spacing w:before="20" w:after="20" w:line="260" w:lineRule="exact"/>
              <w:ind w:firstLine="0" w:firstLineChars="0"/>
              <w:jc w:val="center"/>
            </w:pPr>
            <w:r>
              <w:rPr>
                <w:rFonts w:ascii="Times New Roman" w:hAnsi="Times New Roman" w:eastAsia="宋体"/>
                <w:b w:val="0"/>
                <w:sz w:val="18"/>
              </w:rPr>
              <w:t>邳州年度</w:t>
            </w:r>
          </w:p>
        </w:tc>
        <w:tc>
          <w:tcPr>
            <w:tcW w:w="1385" w:type="dxa"/>
            <w:tcMar>
              <w:left w:w="70" w:type="dxa"/>
              <w:right w:w="70" w:type="dxa"/>
            </w:tcMar>
            <w:vAlign w:val="center"/>
          </w:tcPr>
          <w:p w14:paraId="01C7C935">
            <w:pPr>
              <w:keepNext w:val="0"/>
              <w:spacing w:before="20" w:after="20" w:line="260" w:lineRule="exact"/>
              <w:ind w:firstLine="0" w:firstLineChars="0"/>
              <w:jc w:val="center"/>
            </w:pPr>
            <w:r>
              <w:rPr>
                <w:rFonts w:ascii="Times New Roman" w:hAnsi="Times New Roman" w:eastAsia="宋体"/>
                <w:b w:val="0"/>
                <w:sz w:val="18"/>
              </w:rPr>
              <w:t>年度容载比</w:t>
            </w:r>
          </w:p>
        </w:tc>
        <w:tc>
          <w:tcPr>
            <w:tcW w:w="1385" w:type="dxa"/>
            <w:tcMar>
              <w:left w:w="70" w:type="dxa"/>
              <w:right w:w="70" w:type="dxa"/>
            </w:tcMar>
            <w:vAlign w:val="center"/>
          </w:tcPr>
          <w:p w14:paraId="576D6628">
            <w:pPr>
              <w:keepNext w:val="0"/>
              <w:spacing w:before="20" w:after="20" w:line="260" w:lineRule="exact"/>
              <w:ind w:firstLine="0" w:firstLineChars="0"/>
              <w:jc w:val="center"/>
            </w:pPr>
            <w:r>
              <w:rPr>
                <w:rFonts w:ascii="Times New Roman" w:hAnsi="Times New Roman" w:eastAsia="宋体"/>
                <w:b w:val="0"/>
                <w:sz w:val="18"/>
              </w:rPr>
              <w:t>年网供最大负荷</w:t>
            </w:r>
          </w:p>
        </w:tc>
        <w:tc>
          <w:tcPr>
            <w:tcW w:w="1385" w:type="dxa"/>
            <w:tcMar>
              <w:left w:w="70" w:type="dxa"/>
              <w:right w:w="70" w:type="dxa"/>
            </w:tcMar>
            <w:vAlign w:val="center"/>
          </w:tcPr>
          <w:p w14:paraId="30B10B86">
            <w:pPr>
              <w:keepNext w:val="0"/>
              <w:spacing w:before="20" w:after="20" w:line="260" w:lineRule="exact"/>
              <w:ind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D4B1727">
            <w:pPr>
              <w:keepNext w:val="0"/>
              <w:spacing w:before="20" w:after="20" w:line="260" w:lineRule="exact"/>
              <w:ind w:firstLine="0" w:firstLineChars="0"/>
              <w:jc w:val="center"/>
            </w:pPr>
            <w:r>
              <w:rPr>
                <w:rFonts w:ascii="Times New Roman" w:hAnsi="Times New Roman" w:eastAsia="宋体"/>
                <w:b w:val="0"/>
                <w:sz w:val="18"/>
              </w:rPr>
              <w:t>-0.96</w:t>
            </w:r>
          </w:p>
        </w:tc>
        <w:tc>
          <w:tcPr>
            <w:tcW w:w="1385" w:type="dxa"/>
            <w:tcMar>
              <w:left w:w="70" w:type="dxa"/>
              <w:right w:w="70" w:type="dxa"/>
            </w:tcMar>
            <w:vAlign w:val="center"/>
          </w:tcPr>
          <w:p w14:paraId="49A32E03">
            <w:pPr>
              <w:keepNext w:val="0"/>
              <w:spacing w:before="20" w:after="20" w:line="260" w:lineRule="exact"/>
              <w:ind w:firstLine="0" w:firstLineChars="0"/>
              <w:jc w:val="center"/>
            </w:pPr>
            <w:r>
              <w:rPr>
                <w:rFonts w:ascii="Times New Roman" w:hAnsi="Times New Roman" w:eastAsia="宋体"/>
                <w:b w:val="0"/>
                <w:sz w:val="18"/>
              </w:rPr>
              <w:t>-0.80</w:t>
            </w:r>
          </w:p>
        </w:tc>
      </w:tr>
      <w:tr w14:paraId="3447AE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87B925">
            <w:pPr>
              <w:keepNext w:val="0"/>
              <w:spacing w:before="20" w:after="20" w:line="260" w:lineRule="exact"/>
              <w:ind w:firstLine="0" w:firstLineChars="0"/>
              <w:jc w:val="center"/>
            </w:pPr>
            <w:r>
              <w:rPr>
                <w:rFonts w:ascii="Times New Roman" w:hAnsi="Times New Roman" w:eastAsia="宋体"/>
                <w:b w:val="0"/>
                <w:sz w:val="18"/>
              </w:rPr>
              <w:t>邳州年度</w:t>
            </w:r>
          </w:p>
        </w:tc>
        <w:tc>
          <w:tcPr>
            <w:tcW w:w="1385" w:type="dxa"/>
            <w:tcMar>
              <w:left w:w="70" w:type="dxa"/>
              <w:right w:w="70" w:type="dxa"/>
            </w:tcMar>
            <w:vAlign w:val="center"/>
          </w:tcPr>
          <w:p w14:paraId="2E7ED0E3">
            <w:pPr>
              <w:keepNext w:val="0"/>
              <w:spacing w:before="20" w:after="20" w:line="260" w:lineRule="exact"/>
              <w:ind w:firstLine="0" w:firstLineChars="0"/>
              <w:jc w:val="center"/>
            </w:pPr>
            <w:r>
              <w:rPr>
                <w:rFonts w:ascii="Times New Roman" w:hAnsi="Times New Roman" w:eastAsia="宋体"/>
                <w:b w:val="0"/>
                <w:sz w:val="18"/>
              </w:rPr>
              <w:t>年度容载比</w:t>
            </w:r>
          </w:p>
        </w:tc>
        <w:tc>
          <w:tcPr>
            <w:tcW w:w="1385" w:type="dxa"/>
            <w:tcMar>
              <w:left w:w="70" w:type="dxa"/>
              <w:right w:w="70" w:type="dxa"/>
            </w:tcMar>
            <w:vAlign w:val="center"/>
          </w:tcPr>
          <w:p w14:paraId="2FD8812F">
            <w:pPr>
              <w:keepNext w:val="0"/>
              <w:spacing w:before="20" w:after="20" w:line="260" w:lineRule="exact"/>
              <w:ind w:firstLine="0" w:firstLineChars="0"/>
              <w:jc w:val="center"/>
            </w:pPr>
            <w:r>
              <w:rPr>
                <w:rFonts w:ascii="Times New Roman" w:hAnsi="Times New Roman" w:eastAsia="宋体"/>
                <w:b w:val="0"/>
                <w:sz w:val="18"/>
              </w:rPr>
              <w:t>公用主变总容量</w:t>
            </w:r>
          </w:p>
        </w:tc>
        <w:tc>
          <w:tcPr>
            <w:tcW w:w="1385" w:type="dxa"/>
            <w:tcMar>
              <w:left w:w="70" w:type="dxa"/>
              <w:right w:w="70" w:type="dxa"/>
            </w:tcMar>
            <w:vAlign w:val="center"/>
          </w:tcPr>
          <w:p w14:paraId="1C1FDA97">
            <w:pPr>
              <w:keepNext w:val="0"/>
              <w:spacing w:before="20" w:after="20" w:line="260" w:lineRule="exact"/>
              <w:ind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9AAFB47">
            <w:pPr>
              <w:keepNext w:val="0"/>
              <w:spacing w:before="20" w:after="20" w:line="260" w:lineRule="exact"/>
              <w:ind w:firstLine="0" w:firstLineChars="0"/>
              <w:jc w:val="center"/>
            </w:pPr>
            <w:r>
              <w:rPr>
                <w:rFonts w:ascii="Times New Roman" w:hAnsi="Times New Roman" w:eastAsia="宋体"/>
                <w:b w:val="0"/>
                <w:sz w:val="18"/>
              </w:rPr>
              <w:t>-0.22</w:t>
            </w:r>
          </w:p>
        </w:tc>
        <w:tc>
          <w:tcPr>
            <w:tcW w:w="1385" w:type="dxa"/>
            <w:tcMar>
              <w:left w:w="70" w:type="dxa"/>
              <w:right w:w="70" w:type="dxa"/>
            </w:tcMar>
            <w:vAlign w:val="center"/>
          </w:tcPr>
          <w:p w14:paraId="755928AA">
            <w:pPr>
              <w:keepNext w:val="0"/>
              <w:spacing w:before="20" w:after="20" w:line="260" w:lineRule="exact"/>
              <w:ind w:firstLine="0" w:firstLineChars="0"/>
              <w:jc w:val="center"/>
            </w:pPr>
            <w:r>
              <w:rPr>
                <w:rFonts w:ascii="Times New Roman" w:hAnsi="Times New Roman" w:eastAsia="宋体"/>
                <w:b w:val="0"/>
                <w:sz w:val="18"/>
              </w:rPr>
              <w:t>0.10</w:t>
            </w:r>
          </w:p>
        </w:tc>
      </w:tr>
      <w:tr w14:paraId="63C051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F24F729">
            <w:pPr>
              <w:keepNext w:val="0"/>
              <w:spacing w:before="20" w:after="20" w:line="260" w:lineRule="exact"/>
              <w:ind w:firstLine="0" w:firstLineChars="0"/>
              <w:jc w:val="center"/>
            </w:pPr>
            <w:r>
              <w:rPr>
                <w:rFonts w:ascii="Times New Roman" w:hAnsi="Times New Roman" w:eastAsia="宋体"/>
                <w:b w:val="0"/>
                <w:sz w:val="18"/>
              </w:rPr>
              <w:t>邳州年度</w:t>
            </w:r>
          </w:p>
        </w:tc>
        <w:tc>
          <w:tcPr>
            <w:tcW w:w="1385" w:type="dxa"/>
            <w:tcMar>
              <w:left w:w="70" w:type="dxa"/>
              <w:right w:w="70" w:type="dxa"/>
            </w:tcMar>
            <w:vAlign w:val="center"/>
          </w:tcPr>
          <w:p w14:paraId="3DB40F96">
            <w:pPr>
              <w:keepNext w:val="0"/>
              <w:spacing w:before="20" w:after="20" w:line="260" w:lineRule="exact"/>
              <w:ind w:firstLine="0" w:firstLineChars="0"/>
              <w:jc w:val="center"/>
            </w:pPr>
            <w:r>
              <w:rPr>
                <w:rFonts w:ascii="Times New Roman" w:hAnsi="Times New Roman" w:eastAsia="宋体"/>
                <w:b w:val="0"/>
                <w:sz w:val="18"/>
              </w:rPr>
              <w:t>年度容载比</w:t>
            </w:r>
          </w:p>
        </w:tc>
        <w:tc>
          <w:tcPr>
            <w:tcW w:w="1385" w:type="dxa"/>
            <w:tcMar>
              <w:left w:w="70" w:type="dxa"/>
              <w:right w:w="70" w:type="dxa"/>
            </w:tcMar>
            <w:vAlign w:val="center"/>
          </w:tcPr>
          <w:p w14:paraId="0F9E046C">
            <w:pPr>
              <w:keepNext w:val="0"/>
              <w:spacing w:before="20" w:after="20" w:line="260" w:lineRule="exact"/>
              <w:ind w:firstLine="0" w:firstLineChars="0"/>
              <w:jc w:val="center"/>
            </w:pPr>
            <w:r>
              <w:rPr>
                <w:rFonts w:ascii="Times New Roman" w:hAnsi="Times New Roman" w:eastAsia="宋体"/>
                <w:b w:val="0"/>
                <w:sz w:val="18"/>
              </w:rPr>
              <w:t>年最大净负荷同比增长率</w:t>
            </w:r>
          </w:p>
        </w:tc>
        <w:tc>
          <w:tcPr>
            <w:tcW w:w="1385" w:type="dxa"/>
            <w:tcMar>
              <w:left w:w="70" w:type="dxa"/>
              <w:right w:w="70" w:type="dxa"/>
            </w:tcMar>
            <w:vAlign w:val="center"/>
          </w:tcPr>
          <w:p w14:paraId="59F8081D">
            <w:pPr>
              <w:keepNext w:val="0"/>
              <w:spacing w:before="20" w:after="20" w:line="260" w:lineRule="exact"/>
              <w:ind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3FF1F32F">
            <w:pPr>
              <w:keepNext w:val="0"/>
              <w:spacing w:before="20" w:after="20" w:line="260" w:lineRule="exact"/>
              <w:ind w:firstLine="0" w:firstLineChars="0"/>
              <w:jc w:val="center"/>
            </w:pPr>
            <w:r>
              <w:rPr>
                <w:rFonts w:ascii="Times New Roman" w:hAnsi="Times New Roman" w:eastAsia="宋体"/>
                <w:b w:val="0"/>
                <w:sz w:val="18"/>
              </w:rPr>
              <w:t>-0.80</w:t>
            </w:r>
          </w:p>
        </w:tc>
        <w:tc>
          <w:tcPr>
            <w:tcW w:w="1385" w:type="dxa"/>
            <w:tcMar>
              <w:left w:w="70" w:type="dxa"/>
              <w:right w:w="70" w:type="dxa"/>
            </w:tcMar>
            <w:vAlign w:val="center"/>
          </w:tcPr>
          <w:p w14:paraId="097804ED">
            <w:pPr>
              <w:keepNext w:val="0"/>
              <w:spacing w:before="20" w:after="20" w:line="260" w:lineRule="exact"/>
              <w:ind w:firstLine="0" w:firstLineChars="0"/>
              <w:jc w:val="center"/>
            </w:pPr>
            <w:r>
              <w:rPr>
                <w:rFonts w:ascii="Times New Roman" w:hAnsi="Times New Roman" w:eastAsia="宋体"/>
                <w:b w:val="0"/>
                <w:sz w:val="18"/>
              </w:rPr>
              <w:t>-0.20</w:t>
            </w:r>
          </w:p>
        </w:tc>
      </w:tr>
      <w:tr w14:paraId="3D8AFA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83D02F">
            <w:pPr>
              <w:keepNext w:val="0"/>
              <w:spacing w:before="20" w:after="20" w:line="260" w:lineRule="exact"/>
              <w:ind w:firstLine="0" w:firstLineChars="0"/>
              <w:jc w:val="center"/>
            </w:pPr>
            <w:r>
              <w:rPr>
                <w:rFonts w:ascii="Times New Roman" w:hAnsi="Times New Roman" w:eastAsia="宋体"/>
                <w:b w:val="0"/>
                <w:sz w:val="18"/>
              </w:rPr>
              <w:t>市区年度</w:t>
            </w:r>
          </w:p>
        </w:tc>
        <w:tc>
          <w:tcPr>
            <w:tcW w:w="1385" w:type="dxa"/>
            <w:tcMar>
              <w:left w:w="70" w:type="dxa"/>
              <w:right w:w="70" w:type="dxa"/>
            </w:tcMar>
            <w:vAlign w:val="center"/>
          </w:tcPr>
          <w:p w14:paraId="439D981A">
            <w:pPr>
              <w:keepNext w:val="0"/>
              <w:spacing w:before="20" w:after="20" w:line="260" w:lineRule="exact"/>
              <w:ind w:firstLine="0" w:firstLineChars="0"/>
              <w:jc w:val="center"/>
            </w:pPr>
            <w:r>
              <w:rPr>
                <w:rFonts w:ascii="Times New Roman" w:hAnsi="Times New Roman" w:eastAsia="宋体"/>
                <w:b w:val="0"/>
                <w:sz w:val="18"/>
              </w:rPr>
              <w:t>年度容载比</w:t>
            </w:r>
          </w:p>
        </w:tc>
        <w:tc>
          <w:tcPr>
            <w:tcW w:w="1385" w:type="dxa"/>
            <w:tcMar>
              <w:left w:w="70" w:type="dxa"/>
              <w:right w:w="70" w:type="dxa"/>
            </w:tcMar>
            <w:vAlign w:val="center"/>
          </w:tcPr>
          <w:p w14:paraId="3A40D983">
            <w:pPr>
              <w:keepNext w:val="0"/>
              <w:spacing w:before="20" w:after="20" w:line="260" w:lineRule="exact"/>
              <w:ind w:firstLine="0" w:firstLineChars="0"/>
              <w:jc w:val="center"/>
            </w:pPr>
            <w:r>
              <w:rPr>
                <w:rFonts w:ascii="Times New Roman" w:hAnsi="Times New Roman" w:eastAsia="宋体"/>
                <w:b w:val="0"/>
                <w:sz w:val="18"/>
              </w:rPr>
              <w:t>年网供最大负荷</w:t>
            </w:r>
          </w:p>
        </w:tc>
        <w:tc>
          <w:tcPr>
            <w:tcW w:w="1385" w:type="dxa"/>
            <w:tcMar>
              <w:left w:w="70" w:type="dxa"/>
              <w:right w:w="70" w:type="dxa"/>
            </w:tcMar>
            <w:vAlign w:val="center"/>
          </w:tcPr>
          <w:p w14:paraId="7DF8DEFD">
            <w:pPr>
              <w:keepNext w:val="0"/>
              <w:spacing w:before="20" w:after="20" w:line="260" w:lineRule="exact"/>
              <w:ind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01338186">
            <w:pPr>
              <w:keepNext w:val="0"/>
              <w:spacing w:before="20" w:after="20" w:line="260" w:lineRule="exact"/>
              <w:ind w:firstLine="0" w:firstLineChars="0"/>
              <w:jc w:val="center"/>
            </w:pPr>
            <w:r>
              <w:rPr>
                <w:rFonts w:ascii="Times New Roman" w:hAnsi="Times New Roman" w:eastAsia="宋体"/>
                <w:b w:val="0"/>
                <w:sz w:val="18"/>
              </w:rPr>
              <w:t>0.09</w:t>
            </w:r>
          </w:p>
        </w:tc>
        <w:tc>
          <w:tcPr>
            <w:tcW w:w="1385" w:type="dxa"/>
            <w:tcMar>
              <w:left w:w="70" w:type="dxa"/>
              <w:right w:w="70" w:type="dxa"/>
            </w:tcMar>
            <w:vAlign w:val="center"/>
          </w:tcPr>
          <w:p w14:paraId="5B2B1DD9">
            <w:pPr>
              <w:keepNext w:val="0"/>
              <w:spacing w:before="20" w:after="20" w:line="260" w:lineRule="exact"/>
              <w:ind w:firstLine="0" w:firstLineChars="0"/>
              <w:jc w:val="center"/>
            </w:pPr>
            <w:r>
              <w:rPr>
                <w:rFonts w:ascii="Times New Roman" w:hAnsi="Times New Roman" w:eastAsia="宋体"/>
                <w:b w:val="0"/>
                <w:sz w:val="18"/>
              </w:rPr>
              <w:t>-0.30</w:t>
            </w:r>
          </w:p>
        </w:tc>
      </w:tr>
      <w:tr w14:paraId="143F4C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C94551">
            <w:pPr>
              <w:keepNext w:val="0"/>
              <w:spacing w:before="20" w:after="20" w:line="260" w:lineRule="exact"/>
              <w:ind w:firstLine="0" w:firstLineChars="0"/>
              <w:jc w:val="center"/>
            </w:pPr>
            <w:r>
              <w:rPr>
                <w:rFonts w:ascii="Times New Roman" w:hAnsi="Times New Roman" w:eastAsia="宋体"/>
                <w:b w:val="0"/>
                <w:sz w:val="18"/>
              </w:rPr>
              <w:t>市区年度</w:t>
            </w:r>
          </w:p>
        </w:tc>
        <w:tc>
          <w:tcPr>
            <w:tcW w:w="1385" w:type="dxa"/>
            <w:tcMar>
              <w:left w:w="70" w:type="dxa"/>
              <w:right w:w="70" w:type="dxa"/>
            </w:tcMar>
            <w:vAlign w:val="center"/>
          </w:tcPr>
          <w:p w14:paraId="513E9494">
            <w:pPr>
              <w:keepNext w:val="0"/>
              <w:spacing w:before="20" w:after="20" w:line="260" w:lineRule="exact"/>
              <w:ind w:firstLine="0" w:firstLineChars="0"/>
              <w:jc w:val="center"/>
            </w:pPr>
            <w:r>
              <w:rPr>
                <w:rFonts w:ascii="Times New Roman" w:hAnsi="Times New Roman" w:eastAsia="宋体"/>
                <w:b w:val="0"/>
                <w:sz w:val="18"/>
              </w:rPr>
              <w:t>年度容载比</w:t>
            </w:r>
          </w:p>
        </w:tc>
        <w:tc>
          <w:tcPr>
            <w:tcW w:w="1385" w:type="dxa"/>
            <w:tcMar>
              <w:left w:w="70" w:type="dxa"/>
              <w:right w:w="70" w:type="dxa"/>
            </w:tcMar>
            <w:vAlign w:val="center"/>
          </w:tcPr>
          <w:p w14:paraId="54D4FE50">
            <w:pPr>
              <w:keepNext w:val="0"/>
              <w:spacing w:before="20" w:after="20" w:line="260" w:lineRule="exact"/>
              <w:ind w:firstLine="0" w:firstLineChars="0"/>
              <w:jc w:val="center"/>
            </w:pPr>
            <w:r>
              <w:rPr>
                <w:rFonts w:ascii="Times New Roman" w:hAnsi="Times New Roman" w:eastAsia="宋体"/>
                <w:b w:val="0"/>
                <w:sz w:val="18"/>
              </w:rPr>
              <w:t>公用主变总容量</w:t>
            </w:r>
          </w:p>
        </w:tc>
        <w:tc>
          <w:tcPr>
            <w:tcW w:w="1385" w:type="dxa"/>
            <w:tcMar>
              <w:left w:w="70" w:type="dxa"/>
              <w:right w:w="70" w:type="dxa"/>
            </w:tcMar>
            <w:vAlign w:val="center"/>
          </w:tcPr>
          <w:p w14:paraId="1FF2289A">
            <w:pPr>
              <w:keepNext w:val="0"/>
              <w:spacing w:before="20" w:after="20" w:line="260" w:lineRule="exact"/>
              <w:ind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77CF731">
            <w:pPr>
              <w:keepNext w:val="0"/>
              <w:spacing w:before="20" w:after="20" w:line="260" w:lineRule="exact"/>
              <w:ind w:firstLine="0" w:firstLineChars="0"/>
              <w:jc w:val="center"/>
            </w:pPr>
            <w:r>
              <w:rPr>
                <w:rFonts w:ascii="Times New Roman" w:hAnsi="Times New Roman" w:eastAsia="宋体"/>
                <w:b w:val="0"/>
                <w:sz w:val="18"/>
              </w:rPr>
              <w:t>0.88</w:t>
            </w:r>
          </w:p>
        </w:tc>
        <w:tc>
          <w:tcPr>
            <w:tcW w:w="1385" w:type="dxa"/>
            <w:tcMar>
              <w:left w:w="70" w:type="dxa"/>
              <w:right w:w="70" w:type="dxa"/>
            </w:tcMar>
            <w:vAlign w:val="center"/>
          </w:tcPr>
          <w:p w14:paraId="4A864DF2">
            <w:pPr>
              <w:keepNext w:val="0"/>
              <w:spacing w:before="20" w:after="20" w:line="260" w:lineRule="exact"/>
              <w:ind w:firstLine="0" w:firstLineChars="0"/>
              <w:jc w:val="center"/>
            </w:pPr>
            <w:r>
              <w:rPr>
                <w:rFonts w:ascii="Times New Roman" w:hAnsi="Times New Roman" w:eastAsia="宋体"/>
                <w:b w:val="0"/>
                <w:sz w:val="18"/>
              </w:rPr>
              <w:t>0.80</w:t>
            </w:r>
          </w:p>
        </w:tc>
      </w:tr>
      <w:tr w14:paraId="1EE27B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E0C74A">
            <w:pPr>
              <w:keepNext w:val="0"/>
              <w:spacing w:before="20" w:after="20" w:line="260" w:lineRule="exact"/>
              <w:ind w:firstLine="0" w:firstLineChars="0"/>
              <w:jc w:val="center"/>
            </w:pPr>
            <w:r>
              <w:rPr>
                <w:rFonts w:ascii="Times New Roman" w:hAnsi="Times New Roman" w:eastAsia="宋体"/>
                <w:b w:val="0"/>
                <w:sz w:val="18"/>
              </w:rPr>
              <w:t>市区年度</w:t>
            </w:r>
          </w:p>
        </w:tc>
        <w:tc>
          <w:tcPr>
            <w:tcW w:w="1385" w:type="dxa"/>
            <w:tcMar>
              <w:left w:w="70" w:type="dxa"/>
              <w:right w:w="70" w:type="dxa"/>
            </w:tcMar>
            <w:vAlign w:val="center"/>
          </w:tcPr>
          <w:p w14:paraId="55C2A9BE">
            <w:pPr>
              <w:keepNext w:val="0"/>
              <w:spacing w:before="20" w:after="20" w:line="260" w:lineRule="exact"/>
              <w:ind w:firstLine="0" w:firstLineChars="0"/>
              <w:jc w:val="center"/>
            </w:pPr>
            <w:r>
              <w:rPr>
                <w:rFonts w:ascii="Times New Roman" w:hAnsi="Times New Roman" w:eastAsia="宋体"/>
                <w:b w:val="0"/>
                <w:sz w:val="18"/>
              </w:rPr>
              <w:t>年度容载比</w:t>
            </w:r>
          </w:p>
        </w:tc>
        <w:tc>
          <w:tcPr>
            <w:tcW w:w="1385" w:type="dxa"/>
            <w:tcMar>
              <w:left w:w="70" w:type="dxa"/>
              <w:right w:w="70" w:type="dxa"/>
            </w:tcMar>
            <w:vAlign w:val="center"/>
          </w:tcPr>
          <w:p w14:paraId="59CF46E8">
            <w:pPr>
              <w:keepNext w:val="0"/>
              <w:spacing w:before="20" w:after="20" w:line="260" w:lineRule="exact"/>
              <w:ind w:firstLine="0" w:firstLineChars="0"/>
              <w:jc w:val="center"/>
            </w:pPr>
            <w:r>
              <w:rPr>
                <w:rFonts w:ascii="Times New Roman" w:hAnsi="Times New Roman" w:eastAsia="宋体"/>
                <w:b w:val="0"/>
                <w:sz w:val="18"/>
              </w:rPr>
              <w:t>年最大净负荷同比增长率</w:t>
            </w:r>
          </w:p>
        </w:tc>
        <w:tc>
          <w:tcPr>
            <w:tcW w:w="1385" w:type="dxa"/>
            <w:tcMar>
              <w:left w:w="70" w:type="dxa"/>
              <w:right w:w="70" w:type="dxa"/>
            </w:tcMar>
            <w:vAlign w:val="center"/>
          </w:tcPr>
          <w:p w14:paraId="072CCF80">
            <w:pPr>
              <w:keepNext w:val="0"/>
              <w:spacing w:before="20" w:after="20" w:line="260" w:lineRule="exact"/>
              <w:ind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5B773465">
            <w:pPr>
              <w:keepNext w:val="0"/>
              <w:spacing w:before="20" w:after="20" w:line="260" w:lineRule="exact"/>
              <w:ind w:firstLine="0" w:firstLineChars="0"/>
              <w:jc w:val="center"/>
            </w:pPr>
            <w:r>
              <w:rPr>
                <w:rFonts w:ascii="Times New Roman" w:hAnsi="Times New Roman" w:eastAsia="宋体"/>
                <w:b w:val="0"/>
                <w:sz w:val="18"/>
              </w:rPr>
              <w:t>-0.68</w:t>
            </w:r>
          </w:p>
        </w:tc>
        <w:tc>
          <w:tcPr>
            <w:tcW w:w="1385" w:type="dxa"/>
            <w:tcMar>
              <w:left w:w="70" w:type="dxa"/>
              <w:right w:w="70" w:type="dxa"/>
            </w:tcMar>
            <w:vAlign w:val="center"/>
          </w:tcPr>
          <w:p w14:paraId="38F5CD03">
            <w:pPr>
              <w:keepNext w:val="0"/>
              <w:spacing w:before="20" w:after="20" w:line="260" w:lineRule="exact"/>
              <w:ind w:firstLine="0" w:firstLineChars="0"/>
              <w:jc w:val="center"/>
            </w:pPr>
            <w:r>
              <w:rPr>
                <w:rFonts w:ascii="Times New Roman" w:hAnsi="Times New Roman" w:eastAsia="宋体"/>
                <w:b w:val="0"/>
                <w:sz w:val="18"/>
              </w:rPr>
              <w:t>-0.80</w:t>
            </w:r>
          </w:p>
        </w:tc>
      </w:tr>
    </w:tbl>
    <w:p w14:paraId="18F8F3BF">
      <w:pPr>
        <w:pStyle w:val="2"/>
        <w:widowControl/>
        <w:spacing w:before="0" w:after="0" w:line="348" w:lineRule="exact"/>
        <w:ind w:firstLine="480"/>
        <w:jc w:val="both"/>
      </w:pPr>
      <w:r>
        <w:rPr>
          <w:rFonts w:ascii="Times New Roman" w:hAnsi="Times New Roman" w:eastAsia="方正仿宋_GBK"/>
          <w:b w:val="0"/>
          <w:sz w:val="24"/>
        </w:rPr>
        <w:t>邳州月度分布式电源电量渗透率与容载比（月度分析值）的Pearson相关系数为0.66，说明发电占比较高的月份在样本中往往具有较大的容量与负荷比值。年度结果则存在地区差异：年网供最大负荷与容载比的相关系数，邳州为－0.96、市区为0.09。容载比同时取决于容量和负荷，主变投运与负荷增长不同步，会改变其年度变化方向。因此，参数选择需结合容量需求与建设措施的关系，不能只按相关系数大小排序。年度样本为5个、同比增长样本为4个，相关系数在本节用于描述现有数据。</w:t>
      </w:r>
    </w:p>
    <w:p w14:paraId="61CF403C">
      <w:pPr>
        <w:pStyle w:val="2"/>
        <w:widowControl/>
        <w:spacing w:before="0" w:after="0" w:line="348" w:lineRule="exact"/>
        <w:ind w:firstLine="480"/>
        <w:jc w:val="both"/>
      </w:pPr>
      <w:r>
        <w:rPr>
          <w:rFonts w:ascii="Times New Roman" w:hAnsi="Times New Roman" w:eastAsia="方正仿宋_GBK"/>
          <w:b w:val="0"/>
          <w:sz w:val="24"/>
        </w:rPr>
        <w:t>（2）指标间的换算关系与重复信息</w:t>
      </w:r>
    </w:p>
    <w:p w14:paraId="24AF69D3">
      <w:pPr>
        <w:pStyle w:val="2"/>
        <w:widowControl/>
        <w:spacing w:before="0" w:after="0" w:line="348" w:lineRule="exact"/>
        <w:ind w:firstLine="480"/>
        <w:jc w:val="both"/>
      </w:pPr>
      <w:r>
        <w:rPr>
          <w:rFonts w:ascii="Times New Roman" w:hAnsi="Times New Roman" w:eastAsia="方正仿宋_GBK"/>
          <w:b w:val="0"/>
          <w:sz w:val="24"/>
        </w:rPr>
        <w:t>分布式电源装机渗透率与分布式电源电量渗透率分别从功率和电量描述同一片区的分布式电源发展水平。按照前文定义，将发电量表示为装机容量乘以年利用小时，将用户年用电量表示为用户最大负荷乘以用户年负荷率及全年小时数，可得“分布式电源电量渗透率＝分布式电源装机渗透率×光伏年利用小时÷（8760×用户年负荷率）”。该关系采用同一年度、同一供电范围的数据，反映两项指标的共同来源。</w:t>
      </w:r>
    </w:p>
    <w:p w14:paraId="74733DF9">
      <w:pPr>
        <w:pStyle w:val="2"/>
        <w:widowControl/>
        <w:spacing w:before="0" w:after="0" w:line="348" w:lineRule="exact"/>
        <w:ind w:firstLine="480"/>
        <w:jc w:val="both"/>
      </w:pPr>
      <w:r>
        <w:rPr>
          <w:rFonts w:ascii="Times New Roman" w:hAnsi="Times New Roman" w:eastAsia="方正仿宋_GBK"/>
          <w:b w:val="0"/>
          <w:sz w:val="24"/>
        </w:rPr>
        <w:t>第五章外推采用相同光伏年利用小时和用户年负荷率，因此分布式电源电量渗透率随分布式电源装机渗透率按固定比例变化，两者相关系数为1.00。分布式电源装机渗透率又直接对应给定出力条件下的光伏功率及反向净负荷，故选择它作为源荷参数；分布式电源电量渗透率用于说明发电占比和反向容量校核条件，不再单独增加一组外推情景。实际片区的利用小时、负荷特性和年内投产时间存在差异，两项指标仍分别统计。</w:t>
      </w:r>
    </w:p>
    <w:p w14:paraId="2DEC1B6A">
      <w:pPr>
        <w:pStyle w:val="2"/>
        <w:keepNext/>
        <w:spacing w:before="120" w:after="80" w:line="280" w:lineRule="exact"/>
        <w:ind w:firstLine="0"/>
        <w:jc w:val="center"/>
      </w:pPr>
      <w:r>
        <w:rPr>
          <w:rFonts w:ascii="Times New Roman" w:hAnsi="Times New Roman" w:eastAsia="宋体"/>
          <w:b w:val="0"/>
          <w:sz w:val="21"/>
        </w:rPr>
        <w:t>表3-13 指标间的关联及重复信息</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7284F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5B0EACE3">
            <w:pPr>
              <w:keepNext/>
              <w:spacing w:before="20" w:after="20" w:line="260" w:lineRule="exact"/>
              <w:ind w:firstLine="0" w:firstLineChars="0"/>
              <w:jc w:val="center"/>
            </w:pPr>
            <w:r>
              <w:rPr>
                <w:rFonts w:ascii="Times New Roman" w:hAnsi="Times New Roman" w:eastAsia="宋体"/>
                <w:b/>
                <w:sz w:val="18"/>
              </w:rPr>
              <w:t>指标一</w:t>
            </w:r>
          </w:p>
        </w:tc>
        <w:tc>
          <w:tcPr>
            <w:tcW w:w="2078" w:type="dxa"/>
            <w:tcMar>
              <w:left w:w="70" w:type="dxa"/>
              <w:right w:w="70" w:type="dxa"/>
            </w:tcMar>
            <w:vAlign w:val="center"/>
          </w:tcPr>
          <w:p w14:paraId="4F9391FC">
            <w:pPr>
              <w:keepNext/>
              <w:spacing w:before="20" w:after="20" w:line="260" w:lineRule="exact"/>
              <w:ind w:firstLine="0" w:firstLineChars="0"/>
              <w:jc w:val="center"/>
            </w:pPr>
            <w:r>
              <w:rPr>
                <w:rFonts w:ascii="Times New Roman" w:hAnsi="Times New Roman" w:eastAsia="宋体"/>
                <w:b/>
                <w:sz w:val="18"/>
              </w:rPr>
              <w:t>指标二</w:t>
            </w:r>
          </w:p>
        </w:tc>
        <w:tc>
          <w:tcPr>
            <w:tcW w:w="2078" w:type="dxa"/>
            <w:tcMar>
              <w:left w:w="70" w:type="dxa"/>
              <w:right w:w="70" w:type="dxa"/>
            </w:tcMar>
            <w:vAlign w:val="center"/>
          </w:tcPr>
          <w:p w14:paraId="59264825">
            <w:pPr>
              <w:keepNext/>
              <w:spacing w:before="20" w:after="20" w:line="260" w:lineRule="exact"/>
              <w:ind w:firstLine="0" w:firstLineChars="0"/>
              <w:jc w:val="center"/>
            </w:pPr>
            <w:r>
              <w:rPr>
                <w:rFonts w:ascii="Times New Roman" w:hAnsi="Times New Roman" w:eastAsia="宋体"/>
                <w:b/>
                <w:sz w:val="18"/>
              </w:rPr>
              <w:t>Pearson相关系数</w:t>
            </w:r>
          </w:p>
        </w:tc>
        <w:tc>
          <w:tcPr>
            <w:tcW w:w="2078" w:type="dxa"/>
            <w:tcMar>
              <w:left w:w="70" w:type="dxa"/>
              <w:right w:w="70" w:type="dxa"/>
            </w:tcMar>
            <w:vAlign w:val="center"/>
          </w:tcPr>
          <w:p w14:paraId="2A423A85">
            <w:pPr>
              <w:keepNext/>
              <w:spacing w:before="20" w:after="20" w:line="260" w:lineRule="exact"/>
              <w:ind w:firstLine="0" w:firstLineChars="0"/>
              <w:jc w:val="center"/>
            </w:pPr>
            <w:r>
              <w:rPr>
                <w:rFonts w:ascii="Times New Roman" w:hAnsi="Times New Roman" w:eastAsia="宋体"/>
                <w:b/>
                <w:sz w:val="18"/>
              </w:rPr>
              <w:t>数据范围及使用</w:t>
            </w:r>
          </w:p>
        </w:tc>
      </w:tr>
      <w:tr w14:paraId="4238C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8037E57">
            <w:pPr>
              <w:keepNext/>
              <w:spacing w:before="20" w:after="20" w:line="260" w:lineRule="exact"/>
              <w:ind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5471F2E5">
            <w:pPr>
              <w:keepNext/>
              <w:spacing w:before="20" w:after="20" w:line="260" w:lineRule="exact"/>
              <w:ind w:firstLine="0" w:firstLineChars="0"/>
              <w:jc w:val="center"/>
            </w:pPr>
            <w:r>
              <w:rPr>
                <w:rFonts w:ascii="Times New Roman" w:hAnsi="Times New Roman" w:eastAsia="宋体"/>
                <w:b w:val="0"/>
                <w:sz w:val="18"/>
              </w:rPr>
              <w:t>站群估计负载率</w:t>
            </w:r>
          </w:p>
        </w:tc>
        <w:tc>
          <w:tcPr>
            <w:tcW w:w="2078" w:type="dxa"/>
            <w:tcMar>
              <w:left w:w="70" w:type="dxa"/>
              <w:right w:w="70" w:type="dxa"/>
            </w:tcMar>
            <w:vAlign w:val="center"/>
          </w:tcPr>
          <w:p w14:paraId="195A886B">
            <w:pPr>
              <w:keepNext/>
              <w:spacing w:before="20" w:after="20" w:line="260" w:lineRule="exact"/>
              <w:ind w:firstLine="0" w:firstLineChars="0"/>
              <w:jc w:val="center"/>
            </w:pPr>
            <w:r>
              <w:rPr>
                <w:rFonts w:ascii="Times New Roman" w:hAnsi="Times New Roman" w:eastAsia="宋体"/>
                <w:b w:val="0"/>
                <w:sz w:val="18"/>
              </w:rPr>
              <w:t>-0.66</w:t>
            </w:r>
          </w:p>
        </w:tc>
        <w:tc>
          <w:tcPr>
            <w:tcW w:w="2078" w:type="dxa"/>
            <w:tcMar>
              <w:left w:w="70" w:type="dxa"/>
              <w:right w:w="70" w:type="dxa"/>
            </w:tcMar>
            <w:vAlign w:val="center"/>
          </w:tcPr>
          <w:p w14:paraId="1AB581AE">
            <w:pPr>
              <w:keepNext/>
              <w:spacing w:before="20" w:after="20" w:line="260" w:lineRule="exact"/>
              <w:ind w:firstLine="0" w:firstLineChars="0"/>
              <w:jc w:val="center"/>
            </w:pPr>
            <w:r>
              <w:rPr>
                <w:rFonts w:ascii="Times New Roman" w:hAnsi="Times New Roman" w:eastAsia="宋体"/>
                <w:b w:val="0"/>
                <w:sz w:val="18"/>
              </w:rPr>
              <w:t>同一地区12个月的季节关联</w:t>
            </w:r>
          </w:p>
        </w:tc>
      </w:tr>
      <w:tr w14:paraId="4131E9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E1C980B">
            <w:pPr>
              <w:keepNext/>
              <w:spacing w:before="20" w:after="20" w:line="260" w:lineRule="exact"/>
              <w:ind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0474038D">
            <w:pPr>
              <w:keepNext/>
              <w:spacing w:before="20" w:after="20" w:line="260" w:lineRule="exact"/>
              <w:ind w:firstLine="0" w:firstLineChars="0"/>
              <w:jc w:val="center"/>
            </w:pPr>
            <w:r>
              <w:rPr>
                <w:rFonts w:ascii="Times New Roman" w:hAnsi="Times New Roman" w:eastAsia="宋体"/>
                <w:b w:val="0"/>
                <w:sz w:val="18"/>
              </w:rPr>
              <w:t>月度光伏发电量</w:t>
            </w:r>
          </w:p>
        </w:tc>
        <w:tc>
          <w:tcPr>
            <w:tcW w:w="2078" w:type="dxa"/>
            <w:tcMar>
              <w:left w:w="70" w:type="dxa"/>
              <w:right w:w="70" w:type="dxa"/>
            </w:tcMar>
            <w:vAlign w:val="center"/>
          </w:tcPr>
          <w:p w14:paraId="215DCBD9">
            <w:pPr>
              <w:keepNext/>
              <w:spacing w:before="20" w:after="20" w:line="260" w:lineRule="exact"/>
              <w:ind w:firstLine="0" w:firstLineChars="0"/>
              <w:jc w:val="center"/>
            </w:pPr>
            <w:r>
              <w:rPr>
                <w:rFonts w:ascii="Times New Roman" w:hAnsi="Times New Roman" w:eastAsia="宋体"/>
                <w:b w:val="0"/>
                <w:sz w:val="18"/>
              </w:rPr>
              <w:t>0.48</w:t>
            </w:r>
          </w:p>
        </w:tc>
        <w:tc>
          <w:tcPr>
            <w:tcW w:w="2078" w:type="dxa"/>
            <w:tcMar>
              <w:left w:w="70" w:type="dxa"/>
              <w:right w:w="70" w:type="dxa"/>
            </w:tcMar>
            <w:vAlign w:val="center"/>
          </w:tcPr>
          <w:p w14:paraId="2E04C243">
            <w:pPr>
              <w:keepNext/>
              <w:spacing w:before="20" w:after="20" w:line="260" w:lineRule="exact"/>
              <w:ind w:firstLine="0" w:firstLineChars="0"/>
              <w:jc w:val="center"/>
            </w:pPr>
            <w:r>
              <w:rPr>
                <w:rFonts w:ascii="Times New Roman" w:hAnsi="Times New Roman" w:eastAsia="宋体"/>
                <w:b w:val="0"/>
                <w:sz w:val="18"/>
              </w:rPr>
              <w:t>同一地区12个月的季节关联</w:t>
            </w:r>
          </w:p>
        </w:tc>
      </w:tr>
      <w:tr w14:paraId="1435C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F2A308B">
            <w:pPr>
              <w:keepNext/>
              <w:spacing w:before="20" w:after="20" w:line="260" w:lineRule="exact"/>
              <w:ind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59B75D9C">
            <w:pPr>
              <w:keepNext/>
              <w:spacing w:before="20" w:after="20" w:line="260" w:lineRule="exact"/>
              <w:ind w:firstLine="0" w:firstLineChars="0"/>
              <w:jc w:val="center"/>
            </w:pPr>
            <w:r>
              <w:rPr>
                <w:rFonts w:ascii="Times New Roman" w:hAnsi="Times New Roman" w:eastAsia="宋体"/>
                <w:b w:val="0"/>
                <w:sz w:val="18"/>
              </w:rPr>
              <w:t>月度用户用电量</w:t>
            </w:r>
          </w:p>
        </w:tc>
        <w:tc>
          <w:tcPr>
            <w:tcW w:w="2078" w:type="dxa"/>
            <w:tcMar>
              <w:left w:w="70" w:type="dxa"/>
              <w:right w:w="70" w:type="dxa"/>
            </w:tcMar>
            <w:vAlign w:val="center"/>
          </w:tcPr>
          <w:p w14:paraId="1B65C8F6">
            <w:pPr>
              <w:keepNext/>
              <w:spacing w:before="20" w:after="20" w:line="260" w:lineRule="exact"/>
              <w:ind w:firstLine="0" w:firstLineChars="0"/>
              <w:jc w:val="center"/>
            </w:pPr>
            <w:r>
              <w:rPr>
                <w:rFonts w:ascii="Times New Roman" w:hAnsi="Times New Roman" w:eastAsia="宋体"/>
                <w:b w:val="0"/>
                <w:sz w:val="18"/>
              </w:rPr>
              <w:t>-0.51</w:t>
            </w:r>
          </w:p>
        </w:tc>
        <w:tc>
          <w:tcPr>
            <w:tcW w:w="2078" w:type="dxa"/>
            <w:tcMar>
              <w:left w:w="70" w:type="dxa"/>
              <w:right w:w="70" w:type="dxa"/>
            </w:tcMar>
            <w:vAlign w:val="center"/>
          </w:tcPr>
          <w:p w14:paraId="5C65642D">
            <w:pPr>
              <w:keepNext/>
              <w:spacing w:before="20" w:after="20" w:line="260" w:lineRule="exact"/>
              <w:ind w:firstLine="0" w:firstLineChars="0"/>
              <w:jc w:val="center"/>
            </w:pPr>
            <w:r>
              <w:rPr>
                <w:rFonts w:ascii="Times New Roman" w:hAnsi="Times New Roman" w:eastAsia="宋体"/>
                <w:b w:val="0"/>
                <w:sz w:val="18"/>
              </w:rPr>
              <w:t>同一地区12个月的季节关联</w:t>
            </w:r>
          </w:p>
        </w:tc>
      </w:tr>
      <w:tr w14:paraId="00921A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D08EB9C">
            <w:pPr>
              <w:keepNext/>
              <w:spacing w:before="20" w:after="20" w:line="260" w:lineRule="exact"/>
              <w:ind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46668695">
            <w:pPr>
              <w:keepNext/>
              <w:spacing w:before="20" w:after="20" w:line="260" w:lineRule="exact"/>
              <w:ind w:firstLine="0" w:firstLineChars="0"/>
              <w:jc w:val="center"/>
            </w:pPr>
            <w:r>
              <w:rPr>
                <w:rFonts w:ascii="Times New Roman" w:hAnsi="Times New Roman" w:eastAsia="宋体"/>
                <w:b w:val="0"/>
                <w:sz w:val="18"/>
              </w:rPr>
              <w:t>月最大正向净负荷</w:t>
            </w:r>
          </w:p>
        </w:tc>
        <w:tc>
          <w:tcPr>
            <w:tcW w:w="2078" w:type="dxa"/>
            <w:tcMar>
              <w:left w:w="70" w:type="dxa"/>
              <w:right w:w="70" w:type="dxa"/>
            </w:tcMar>
            <w:vAlign w:val="center"/>
          </w:tcPr>
          <w:p w14:paraId="7AF56ED1">
            <w:pPr>
              <w:keepNext/>
              <w:spacing w:before="20" w:after="20" w:line="260" w:lineRule="exact"/>
              <w:ind w:firstLine="0" w:firstLineChars="0"/>
              <w:jc w:val="center"/>
            </w:pPr>
            <w:r>
              <w:rPr>
                <w:rFonts w:ascii="Times New Roman" w:hAnsi="Times New Roman" w:eastAsia="宋体"/>
                <w:b w:val="0"/>
                <w:sz w:val="18"/>
              </w:rPr>
              <w:t>-0.66</w:t>
            </w:r>
          </w:p>
        </w:tc>
        <w:tc>
          <w:tcPr>
            <w:tcW w:w="2078" w:type="dxa"/>
            <w:tcMar>
              <w:left w:w="70" w:type="dxa"/>
              <w:right w:w="70" w:type="dxa"/>
            </w:tcMar>
            <w:vAlign w:val="center"/>
          </w:tcPr>
          <w:p w14:paraId="272B60AF">
            <w:pPr>
              <w:keepNext/>
              <w:spacing w:before="20" w:after="20" w:line="260" w:lineRule="exact"/>
              <w:ind w:firstLine="0" w:firstLineChars="0"/>
              <w:jc w:val="center"/>
            </w:pPr>
            <w:r>
              <w:rPr>
                <w:rFonts w:ascii="Times New Roman" w:hAnsi="Times New Roman" w:eastAsia="宋体"/>
                <w:b w:val="0"/>
                <w:sz w:val="18"/>
              </w:rPr>
              <w:t>同一地区12个月的季节关联</w:t>
            </w:r>
          </w:p>
        </w:tc>
      </w:tr>
      <w:tr w14:paraId="306DD5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9DDEB0">
            <w:pPr>
              <w:keepNext/>
              <w:spacing w:before="20" w:after="20" w:line="260" w:lineRule="exact"/>
              <w:ind w:firstLine="0" w:firstLineChars="0"/>
              <w:jc w:val="center"/>
            </w:pPr>
            <w:r>
              <w:rPr>
                <w:rFonts w:ascii="Times New Roman" w:hAnsi="Times New Roman" w:eastAsia="宋体"/>
                <w:b w:val="0"/>
                <w:sz w:val="18"/>
              </w:rPr>
              <w:t>站群估计负载率</w:t>
            </w:r>
          </w:p>
        </w:tc>
        <w:tc>
          <w:tcPr>
            <w:tcW w:w="2078" w:type="dxa"/>
            <w:tcMar>
              <w:left w:w="70" w:type="dxa"/>
              <w:right w:w="70" w:type="dxa"/>
            </w:tcMar>
            <w:vAlign w:val="center"/>
          </w:tcPr>
          <w:p w14:paraId="1FBC9D43">
            <w:pPr>
              <w:keepNext/>
              <w:spacing w:before="20" w:after="20" w:line="260" w:lineRule="exact"/>
              <w:ind w:firstLine="0" w:firstLineChars="0"/>
              <w:jc w:val="center"/>
            </w:pPr>
            <w:r>
              <w:rPr>
                <w:rFonts w:ascii="Times New Roman" w:hAnsi="Times New Roman" w:eastAsia="宋体"/>
                <w:b w:val="0"/>
                <w:sz w:val="18"/>
              </w:rPr>
              <w:t>月最大正向净负荷</w:t>
            </w:r>
          </w:p>
        </w:tc>
        <w:tc>
          <w:tcPr>
            <w:tcW w:w="2078" w:type="dxa"/>
            <w:tcMar>
              <w:left w:w="70" w:type="dxa"/>
              <w:right w:w="70" w:type="dxa"/>
            </w:tcMar>
            <w:vAlign w:val="center"/>
          </w:tcPr>
          <w:p w14:paraId="74F32B27">
            <w:pPr>
              <w:keepNext/>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4401B35E">
            <w:pPr>
              <w:keepNext/>
              <w:spacing w:before="20" w:after="20" w:line="260" w:lineRule="exact"/>
              <w:ind w:firstLine="0" w:firstLineChars="0"/>
              <w:jc w:val="center"/>
            </w:pPr>
            <w:r>
              <w:rPr>
                <w:rFonts w:ascii="Times New Roman" w:hAnsi="Times New Roman" w:eastAsia="宋体"/>
                <w:b w:val="0"/>
                <w:sz w:val="18"/>
              </w:rPr>
              <w:t>直接换算，合并使用</w:t>
            </w:r>
          </w:p>
        </w:tc>
      </w:tr>
      <w:tr w14:paraId="012DB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B96684E">
            <w:pPr>
              <w:keepNext w:val="0"/>
              <w:spacing w:before="20" w:after="20" w:line="260" w:lineRule="exact"/>
              <w:ind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6C6953C3">
            <w:pPr>
              <w:keepNext w:val="0"/>
              <w:spacing w:before="20" w:after="20" w:line="260" w:lineRule="exact"/>
              <w:ind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5231FC5E">
            <w:pPr>
              <w:keepNext w:val="0"/>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244B3D7D">
            <w:pPr>
              <w:keepNext w:val="0"/>
              <w:spacing w:before="20" w:after="20" w:line="260" w:lineRule="exact"/>
              <w:ind w:firstLine="0" w:firstLineChars="0"/>
              <w:jc w:val="center"/>
            </w:pPr>
            <w:r>
              <w:rPr>
                <w:rFonts w:ascii="Times New Roman" w:hAnsi="Times New Roman" w:eastAsia="宋体"/>
                <w:b w:val="0"/>
                <w:sz w:val="18"/>
              </w:rPr>
              <w:t>外推中利用小时和用户年负荷率固定，仅保留装机指标作为独立参数</w:t>
            </w:r>
          </w:p>
        </w:tc>
      </w:tr>
    </w:tbl>
    <w:p w14:paraId="3276C630">
      <w:pPr>
        <w:pStyle w:val="2"/>
        <w:widowControl/>
        <w:spacing w:before="0" w:after="0" w:line="348" w:lineRule="exact"/>
        <w:ind w:firstLine="480"/>
        <w:jc w:val="both"/>
      </w:pPr>
      <w:r>
        <w:rPr>
          <w:rFonts w:ascii="Times New Roman" w:hAnsi="Times New Roman" w:eastAsia="方正仿宋_GBK"/>
          <w:b w:val="0"/>
          <w:sz w:val="24"/>
        </w:rPr>
        <w:t>其余月度关系也体现了共同计算量的影响。分布式电源电量渗透率与光伏发电量、用户用电量的相关系数分别为0.48和－0.51，表明发电与用电共同决定该指标。站群估计负载率与月最大正向净负荷在本样本中直接换算，相关系数为1.00；二者分别用于设备运行分析和容量校核，不作为两个独立的情景参数重复设置。</w:t>
      </w:r>
    </w:p>
    <w:p w14:paraId="6C5DAE7D">
      <w:pPr>
        <w:pStyle w:val="2"/>
        <w:widowControl/>
        <w:spacing w:before="0" w:after="0" w:line="348" w:lineRule="exact"/>
        <w:ind w:firstLine="480"/>
        <w:jc w:val="both"/>
      </w:pPr>
      <w:r>
        <w:rPr>
          <w:rFonts w:ascii="Times New Roman" w:hAnsi="Times New Roman" w:eastAsia="方正仿宋_GBK"/>
          <w:b w:val="0"/>
          <w:sz w:val="24"/>
        </w:rPr>
        <w:t>（3）入选参数及其在第五章中的作用</w:t>
      </w:r>
    </w:p>
    <w:p w14:paraId="433F9BFF">
      <w:pPr>
        <w:pStyle w:val="2"/>
        <w:widowControl/>
        <w:spacing w:before="0" w:after="0" w:line="348" w:lineRule="exact"/>
        <w:ind w:firstLine="480"/>
        <w:jc w:val="both"/>
      </w:pPr>
      <w:r>
        <w:rPr>
          <w:rFonts w:ascii="Times New Roman" w:hAnsi="Times New Roman" w:eastAsia="方正仿宋_GBK"/>
          <w:b w:val="0"/>
          <w:sz w:val="24"/>
        </w:rPr>
        <w:t>入选参数分别对应源荷规模、需求增长、持续时间和措施经济性。分布式电源装机渗透率影响日间反向净负荷，年最大净负荷平均增长率决定目标年需求，95%峰值持续时间将峰值功率与储能能量需求联系起来。主变与储能单位功率投资比、主变与线路单位功率投资比则分别反映两类替代措施的相对投资，二者均纳入第五章的工程经济比较。</w:t>
      </w:r>
    </w:p>
    <w:p w14:paraId="5EC832DD">
      <w:pPr>
        <w:pStyle w:val="2"/>
        <w:keepNext/>
        <w:spacing w:before="120" w:after="80" w:line="280" w:lineRule="exact"/>
        <w:ind w:firstLine="0"/>
        <w:jc w:val="center"/>
      </w:pPr>
      <w:r>
        <w:rPr>
          <w:rFonts w:ascii="Times New Roman" w:hAnsi="Times New Roman" w:eastAsia="宋体"/>
          <w:b w:val="0"/>
          <w:sz w:val="21"/>
        </w:rPr>
        <w:t>表3-14 入选参数的依据、关联及用途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4011AD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50F399C">
            <w:pPr>
              <w:keepNext/>
              <w:spacing w:before="20" w:after="20" w:line="260" w:lineRule="exact"/>
              <w:ind w:firstLine="0" w:firstLineChars="0"/>
              <w:jc w:val="center"/>
            </w:pPr>
            <w:r>
              <w:rPr>
                <w:rFonts w:ascii="Times New Roman" w:hAnsi="Times New Roman" w:eastAsia="宋体"/>
                <w:b/>
                <w:sz w:val="18"/>
              </w:rPr>
              <w:t>参数或条件</w:t>
            </w:r>
          </w:p>
        </w:tc>
        <w:tc>
          <w:tcPr>
            <w:tcW w:w="2771" w:type="dxa"/>
            <w:tcMar>
              <w:left w:w="70" w:type="dxa"/>
              <w:right w:w="70" w:type="dxa"/>
            </w:tcMar>
            <w:vAlign w:val="center"/>
          </w:tcPr>
          <w:p w14:paraId="51008670">
            <w:pPr>
              <w:keepNext/>
              <w:spacing w:before="20" w:after="20" w:line="260" w:lineRule="exact"/>
              <w:ind w:firstLine="0" w:firstLineChars="0"/>
              <w:jc w:val="center"/>
            </w:pPr>
            <w:r>
              <w:rPr>
                <w:rFonts w:ascii="Times New Roman" w:hAnsi="Times New Roman" w:eastAsia="宋体"/>
                <w:b/>
                <w:sz w:val="18"/>
              </w:rPr>
              <w:t>选取依据</w:t>
            </w:r>
          </w:p>
        </w:tc>
        <w:tc>
          <w:tcPr>
            <w:tcW w:w="2771" w:type="dxa"/>
            <w:tcMar>
              <w:left w:w="70" w:type="dxa"/>
              <w:right w:w="70" w:type="dxa"/>
            </w:tcMar>
            <w:vAlign w:val="center"/>
          </w:tcPr>
          <w:p w14:paraId="50DA5308">
            <w:pPr>
              <w:keepNext/>
              <w:spacing w:before="20" w:after="20" w:line="260" w:lineRule="exact"/>
              <w:ind w:firstLine="0" w:firstLineChars="0"/>
              <w:jc w:val="center"/>
            </w:pPr>
            <w:r>
              <w:rPr>
                <w:rFonts w:ascii="Times New Roman" w:hAnsi="Times New Roman" w:eastAsia="宋体"/>
                <w:b/>
                <w:sz w:val="18"/>
              </w:rPr>
              <w:t>与其他参数的关系及第五章用途</w:t>
            </w:r>
          </w:p>
        </w:tc>
      </w:tr>
      <w:tr w14:paraId="5ABADA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EA5BE15">
            <w:pPr>
              <w:keepNext/>
              <w:spacing w:before="20" w:after="20" w:line="260" w:lineRule="exact"/>
              <w:ind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27911B8C">
            <w:pPr>
              <w:keepNext/>
              <w:spacing w:before="20" w:after="20" w:line="260" w:lineRule="exact"/>
              <w:ind w:firstLine="0" w:firstLineChars="0"/>
              <w:jc w:val="center"/>
            </w:pPr>
            <w:r>
              <w:rPr>
                <w:rFonts w:ascii="Times New Roman" w:hAnsi="Times New Roman" w:eastAsia="宋体"/>
                <w:b w:val="0"/>
                <w:sz w:val="18"/>
              </w:rPr>
              <w:t>修订稿反向校核依据；直接反映装机相对用户最大负荷的规模[7]</w:t>
            </w:r>
          </w:p>
        </w:tc>
        <w:tc>
          <w:tcPr>
            <w:tcW w:w="2771" w:type="dxa"/>
            <w:tcMar>
              <w:left w:w="70" w:type="dxa"/>
              <w:right w:w="70" w:type="dxa"/>
            </w:tcMar>
            <w:vAlign w:val="center"/>
          </w:tcPr>
          <w:p w14:paraId="6853C090">
            <w:pPr>
              <w:keepNext/>
              <w:spacing w:before="20" w:after="20" w:line="260" w:lineRule="exact"/>
              <w:ind w:firstLine="0" w:firstLineChars="0"/>
              <w:jc w:val="center"/>
            </w:pPr>
            <w:r>
              <w:rPr>
                <w:rFonts w:ascii="Times New Roman" w:hAnsi="Times New Roman" w:eastAsia="宋体"/>
                <w:b w:val="0"/>
                <w:sz w:val="18"/>
              </w:rPr>
              <w:t>与分布式电源电量渗透率按利用小时和用户年负荷率换算；单独改变装机水平</w:t>
            </w:r>
          </w:p>
        </w:tc>
      </w:tr>
      <w:tr w14:paraId="6CCA56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340B2DA">
            <w:pPr>
              <w:keepNext/>
              <w:spacing w:before="20" w:after="20" w:line="260" w:lineRule="exact"/>
              <w:ind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7A64E8B9">
            <w:pPr>
              <w:keepNext/>
              <w:spacing w:before="20" w:after="20" w:line="260" w:lineRule="exact"/>
              <w:ind w:firstLine="0" w:firstLineChars="0"/>
              <w:jc w:val="center"/>
            </w:pPr>
            <w:r>
              <w:rPr>
                <w:rFonts w:ascii="Times New Roman" w:hAnsi="Times New Roman" w:eastAsia="宋体"/>
                <w:b w:val="0"/>
                <w:sz w:val="18"/>
              </w:rPr>
              <w:t>修订稿电量指标；反映发电量占用户用电量的比例[7]</w:t>
            </w:r>
          </w:p>
        </w:tc>
        <w:tc>
          <w:tcPr>
            <w:tcW w:w="2771" w:type="dxa"/>
            <w:tcMar>
              <w:left w:w="70" w:type="dxa"/>
              <w:right w:w="70" w:type="dxa"/>
            </w:tcMar>
            <w:vAlign w:val="center"/>
          </w:tcPr>
          <w:p w14:paraId="197F763C">
            <w:pPr>
              <w:keepNext/>
              <w:spacing w:before="20" w:after="20" w:line="260" w:lineRule="exact"/>
              <w:ind w:firstLine="0" w:firstLineChars="0"/>
              <w:jc w:val="center"/>
            </w:pPr>
            <w:r>
              <w:rPr>
                <w:rFonts w:ascii="Times New Roman" w:hAnsi="Times New Roman" w:eastAsia="宋体"/>
                <w:b w:val="0"/>
                <w:sz w:val="18"/>
              </w:rPr>
              <w:t>保留源荷背景和校核用途；外推按分布式电源装机渗透率换算，不重复设定</w:t>
            </w:r>
          </w:p>
        </w:tc>
      </w:tr>
      <w:tr w14:paraId="547E54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2384015">
            <w:pPr>
              <w:keepNext/>
              <w:spacing w:before="20" w:after="20" w:line="260" w:lineRule="exact"/>
              <w:ind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6433B1F8">
            <w:pPr>
              <w:keepNext/>
              <w:spacing w:before="20" w:after="20" w:line="260" w:lineRule="exact"/>
              <w:ind w:firstLine="0" w:firstLineChars="0"/>
              <w:jc w:val="center"/>
            </w:pPr>
            <w:r>
              <w:rPr>
                <w:rFonts w:ascii="Times New Roman" w:hAnsi="Times New Roman" w:eastAsia="宋体"/>
                <w:b w:val="0"/>
                <w:sz w:val="18"/>
              </w:rPr>
              <w:t>导则容载比随负荷增长分档；历史负荷提供增长估计[5][7]</w:t>
            </w:r>
          </w:p>
        </w:tc>
        <w:tc>
          <w:tcPr>
            <w:tcW w:w="2771" w:type="dxa"/>
            <w:tcMar>
              <w:left w:w="70" w:type="dxa"/>
              <w:right w:w="70" w:type="dxa"/>
            </w:tcMar>
            <w:vAlign w:val="center"/>
          </w:tcPr>
          <w:p w14:paraId="5B072A24">
            <w:pPr>
              <w:keepNext/>
              <w:spacing w:before="20" w:after="20" w:line="260" w:lineRule="exact"/>
              <w:ind w:firstLine="0" w:firstLineChars="0"/>
              <w:jc w:val="center"/>
            </w:pPr>
            <w:r>
              <w:rPr>
                <w:rFonts w:ascii="Times New Roman" w:hAnsi="Times New Roman" w:eastAsia="宋体"/>
                <w:b w:val="0"/>
                <w:sz w:val="18"/>
              </w:rPr>
              <w:t>改变目标年负荷，影响容载比分母及新增容量需求</w:t>
            </w:r>
          </w:p>
        </w:tc>
      </w:tr>
      <w:tr w14:paraId="6AF0F5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F3EC7DD">
            <w:pPr>
              <w:keepNext/>
              <w:spacing w:before="20" w:after="20" w:line="260" w:lineRule="exact"/>
              <w:ind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20605180">
            <w:pPr>
              <w:keepNext/>
              <w:spacing w:before="20" w:after="20" w:line="260" w:lineRule="exact"/>
              <w:ind w:firstLine="0" w:firstLineChars="0"/>
              <w:jc w:val="center"/>
            </w:pPr>
            <w:r>
              <w:rPr>
                <w:rFonts w:ascii="Times New Roman" w:hAnsi="Times New Roman" w:eastAsia="宋体"/>
                <w:b w:val="0"/>
                <w:sz w:val="18"/>
              </w:rPr>
              <w:t>逐时净负荷统计；储能功率与能量关系</w:t>
            </w:r>
          </w:p>
        </w:tc>
        <w:tc>
          <w:tcPr>
            <w:tcW w:w="2771" w:type="dxa"/>
            <w:tcMar>
              <w:left w:w="70" w:type="dxa"/>
              <w:right w:w="70" w:type="dxa"/>
            </w:tcMar>
            <w:vAlign w:val="center"/>
          </w:tcPr>
          <w:p w14:paraId="2124310E">
            <w:pPr>
              <w:keepNext/>
              <w:spacing w:before="20" w:after="20" w:line="260" w:lineRule="exact"/>
              <w:ind w:firstLine="0" w:firstLineChars="0"/>
              <w:jc w:val="center"/>
            </w:pPr>
            <w:r>
              <w:rPr>
                <w:rFonts w:ascii="Times New Roman" w:hAnsi="Times New Roman" w:eastAsia="宋体"/>
                <w:b w:val="0"/>
                <w:sz w:val="18"/>
              </w:rPr>
              <w:t>结合装机和负荷条件，分别折算正反向充放电功率</w:t>
            </w:r>
          </w:p>
        </w:tc>
      </w:tr>
      <w:tr w14:paraId="6A2FF0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D66B3AF">
            <w:pPr>
              <w:keepNext/>
              <w:spacing w:before="20" w:after="20" w:line="260" w:lineRule="exact"/>
              <w:ind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34CB15A8">
            <w:pPr>
              <w:keepNext/>
              <w:spacing w:before="20" w:after="20" w:line="260" w:lineRule="exact"/>
              <w:ind w:firstLine="0" w:firstLineChars="0"/>
              <w:jc w:val="center"/>
            </w:pPr>
            <w:r>
              <w:rPr>
                <w:rFonts w:ascii="Times New Roman" w:hAnsi="Times New Roman" w:eastAsia="宋体"/>
                <w:b w:val="0"/>
                <w:sz w:val="18"/>
              </w:rPr>
              <w:t>主变工程造价与储能采购价格；同等充放电功率下比较投资</w:t>
            </w:r>
          </w:p>
        </w:tc>
        <w:tc>
          <w:tcPr>
            <w:tcW w:w="2771" w:type="dxa"/>
            <w:tcMar>
              <w:left w:w="70" w:type="dxa"/>
              <w:right w:w="70" w:type="dxa"/>
            </w:tcMar>
            <w:vAlign w:val="center"/>
          </w:tcPr>
          <w:p w14:paraId="3D15EEB3">
            <w:pPr>
              <w:keepNext/>
              <w:spacing w:before="20" w:after="20" w:line="260" w:lineRule="exact"/>
              <w:ind w:firstLine="0" w:firstLineChars="0"/>
              <w:jc w:val="center"/>
            </w:pPr>
            <w:r>
              <w:rPr>
                <w:rFonts w:ascii="Times New Roman" w:hAnsi="Times New Roman" w:eastAsia="宋体"/>
                <w:b w:val="0"/>
                <w:sz w:val="18"/>
              </w:rPr>
              <w:t>与持续时间共同影响主变和储能组合；按储能价格情景比较</w:t>
            </w:r>
          </w:p>
        </w:tc>
      </w:tr>
      <w:tr w14:paraId="66D06B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4FEF79B">
            <w:pPr>
              <w:keepNext/>
              <w:spacing w:before="20" w:after="20" w:line="260" w:lineRule="exact"/>
              <w:ind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01B61994">
            <w:pPr>
              <w:keepNext/>
              <w:spacing w:before="20" w:after="20" w:line="260" w:lineRule="exact"/>
              <w:ind w:firstLine="0" w:firstLineChars="0"/>
              <w:jc w:val="center"/>
            </w:pPr>
            <w:r>
              <w:rPr>
                <w:rFonts w:ascii="Times New Roman" w:hAnsi="Times New Roman" w:eastAsia="宋体"/>
                <w:b w:val="0"/>
                <w:sz w:val="18"/>
              </w:rPr>
              <w:t>主变造价与联络工程投资；按可转负荷折算</w:t>
            </w:r>
          </w:p>
        </w:tc>
        <w:tc>
          <w:tcPr>
            <w:tcW w:w="2771" w:type="dxa"/>
            <w:tcMar>
              <w:left w:w="70" w:type="dxa"/>
              <w:right w:w="70" w:type="dxa"/>
            </w:tcMar>
            <w:vAlign w:val="center"/>
          </w:tcPr>
          <w:p w14:paraId="7D8D2D9E">
            <w:pPr>
              <w:keepNext/>
              <w:spacing w:before="20" w:after="20" w:line="260" w:lineRule="exact"/>
              <w:ind w:firstLine="0" w:firstLineChars="0"/>
              <w:jc w:val="center"/>
            </w:pPr>
            <w:r>
              <w:rPr>
                <w:rFonts w:ascii="Times New Roman" w:hAnsi="Times New Roman" w:eastAsia="宋体"/>
                <w:b w:val="0"/>
                <w:sz w:val="18"/>
              </w:rPr>
              <w:t>按线路类型和价格情景比较费用，并校核容量配置是否变化</w:t>
            </w:r>
          </w:p>
        </w:tc>
      </w:tr>
      <w:tr w14:paraId="5FCF9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EE08569">
            <w:pPr>
              <w:keepNext/>
              <w:spacing w:before="20" w:after="20" w:line="260" w:lineRule="exact"/>
              <w:ind w:firstLine="0" w:firstLineChars="0"/>
              <w:jc w:val="center"/>
            </w:pPr>
            <w:r>
              <w:rPr>
                <w:rFonts w:ascii="Times New Roman" w:hAnsi="Times New Roman" w:eastAsia="宋体"/>
                <w:b w:val="0"/>
                <w:sz w:val="18"/>
              </w:rPr>
              <w:t>供电区域类别、初始站间转供率及负荷分散系数</w:t>
            </w:r>
          </w:p>
        </w:tc>
        <w:tc>
          <w:tcPr>
            <w:tcW w:w="2771" w:type="dxa"/>
            <w:tcMar>
              <w:left w:w="70" w:type="dxa"/>
              <w:right w:w="70" w:type="dxa"/>
            </w:tcMar>
            <w:vAlign w:val="center"/>
          </w:tcPr>
          <w:p w14:paraId="5975F41C">
            <w:pPr>
              <w:keepNext/>
              <w:spacing w:before="20" w:after="20" w:line="260" w:lineRule="exact"/>
              <w:ind w:firstLine="0" w:firstLineChars="0"/>
              <w:jc w:val="center"/>
            </w:pPr>
            <w:r>
              <w:rPr>
                <w:rFonts w:ascii="Times New Roman" w:hAnsi="Times New Roman" w:eastAsia="宋体"/>
                <w:b w:val="0"/>
                <w:sz w:val="18"/>
              </w:rPr>
              <w:t>导则分类、转供要求及容载比影响因素[5][46]</w:t>
            </w:r>
          </w:p>
        </w:tc>
        <w:tc>
          <w:tcPr>
            <w:tcW w:w="2771" w:type="dxa"/>
            <w:tcMar>
              <w:left w:w="70" w:type="dxa"/>
              <w:right w:w="70" w:type="dxa"/>
            </w:tcMar>
            <w:vAlign w:val="center"/>
          </w:tcPr>
          <w:p w14:paraId="4C18B186">
            <w:pPr>
              <w:keepNext/>
              <w:spacing w:before="20" w:after="20" w:line="260" w:lineRule="exact"/>
              <w:ind w:firstLine="0" w:firstLineChars="0"/>
              <w:jc w:val="center"/>
            </w:pPr>
            <w:r>
              <w:rPr>
                <w:rFonts w:ascii="Times New Roman" w:hAnsi="Times New Roman" w:eastAsia="宋体"/>
                <w:b w:val="0"/>
                <w:sz w:val="18"/>
              </w:rPr>
              <w:t>用于站群分类；保留不同类别、负荷分散及转供条件</w:t>
            </w:r>
          </w:p>
        </w:tc>
      </w:tr>
      <w:tr w14:paraId="54E372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6CA300D">
            <w:pPr>
              <w:keepNext w:val="0"/>
              <w:spacing w:before="20" w:after="20" w:line="260" w:lineRule="exact"/>
              <w:ind w:firstLine="0" w:firstLineChars="0"/>
              <w:jc w:val="center"/>
            </w:pPr>
            <w:r>
              <w:rPr>
                <w:rFonts w:ascii="Times New Roman" w:hAnsi="Times New Roman" w:eastAsia="宋体"/>
                <w:b w:val="0"/>
                <w:sz w:val="18"/>
              </w:rPr>
              <w:t>主变年最大负载率、饱和负荷密度</w:t>
            </w:r>
          </w:p>
        </w:tc>
        <w:tc>
          <w:tcPr>
            <w:tcW w:w="2771" w:type="dxa"/>
            <w:tcMar>
              <w:left w:w="70" w:type="dxa"/>
              <w:right w:w="70" w:type="dxa"/>
            </w:tcMar>
            <w:vAlign w:val="center"/>
          </w:tcPr>
          <w:p w14:paraId="14AB85C2">
            <w:pPr>
              <w:keepNext w:val="0"/>
              <w:spacing w:before="20" w:after="20" w:line="260" w:lineRule="exact"/>
              <w:ind w:firstLine="0" w:firstLineChars="0"/>
              <w:jc w:val="center"/>
            </w:pPr>
            <w:r>
              <w:rPr>
                <w:rFonts w:ascii="Times New Roman" w:hAnsi="Times New Roman" w:eastAsia="宋体"/>
                <w:b w:val="0"/>
                <w:sz w:val="18"/>
              </w:rPr>
              <w:t>设备运行统计和导则区域分类依据[5]</w:t>
            </w:r>
          </w:p>
        </w:tc>
        <w:tc>
          <w:tcPr>
            <w:tcW w:w="2771" w:type="dxa"/>
            <w:tcMar>
              <w:left w:w="70" w:type="dxa"/>
              <w:right w:w="70" w:type="dxa"/>
            </w:tcMar>
            <w:vAlign w:val="center"/>
          </w:tcPr>
          <w:p w14:paraId="0BC0ACE5">
            <w:pPr>
              <w:keepNext w:val="0"/>
              <w:spacing w:before="20" w:after="20" w:line="260" w:lineRule="exact"/>
              <w:ind w:firstLine="0" w:firstLineChars="0"/>
              <w:jc w:val="center"/>
            </w:pPr>
            <w:r>
              <w:rPr>
                <w:rFonts w:ascii="Times New Roman" w:hAnsi="Times New Roman" w:eastAsia="宋体"/>
                <w:b w:val="0"/>
                <w:sz w:val="18"/>
              </w:rPr>
              <w:t>分别用于现状分析和类别判断，不重复作为独立外推参数</w:t>
            </w:r>
          </w:p>
        </w:tc>
      </w:tr>
    </w:tbl>
    <w:p w14:paraId="146AE653">
      <w:pPr>
        <w:pStyle w:val="2"/>
        <w:widowControl/>
        <w:spacing w:before="0" w:after="0" w:line="348" w:lineRule="exact"/>
        <w:ind w:firstLine="480"/>
        <w:jc w:val="both"/>
      </w:pPr>
      <w:r>
        <w:rPr>
          <w:rFonts w:ascii="Times New Roman" w:hAnsi="Times New Roman" w:eastAsia="方正仿宋_GBK"/>
          <w:b w:val="0"/>
          <w:sz w:val="24"/>
        </w:rPr>
        <w:t>这些参数通过容量需求相互联系。装机规模和负荷增长影响正反向功率，持续时间影响储能能够承担的充放电功率，投资比决定满足相同技术要求时各措施的经济性。供电区域类别、初始站间转供率和负荷分散系数进一步限定容量需求在各站之间的分布及转供条件，因此推荐区间按供电区域类别、负荷分散系数和线路类型分别列示。饱和负荷密度用于区域类别判断，主变年最大负载率用于设备现状分析。</w:t>
      </w:r>
    </w:p>
    <w:p w14:paraId="7085E504">
      <w:pPr>
        <w:pStyle w:val="2"/>
        <w:widowControl/>
        <w:spacing w:before="0" w:after="0" w:line="348" w:lineRule="exact"/>
        <w:ind w:firstLine="480"/>
        <w:jc w:val="both"/>
      </w:pPr>
      <w:r>
        <w:rPr>
          <w:rFonts w:ascii="Times New Roman" w:hAnsi="Times New Roman" w:eastAsia="方正仿宋_GBK"/>
          <w:b w:val="0"/>
          <w:sz w:val="24"/>
        </w:rPr>
        <w:t>第五章的单参数配对结果用于检查上述选择的作用方向。其中，持续时间和储能价格变化分别使19.17%和17.93%的端点配对出现容载比变化；线路价格变化未改变这些计算方案的容载比，但改变了评价期费用现值。由此，入选并不等同于容载比对每个参数均表现敏感：容量配置和建设费用共同构成参数选取与方案比较的依据。</w:t>
      </w:r>
    </w:p>
    <w:p w14:paraId="1BAAC008">
      <w:pPr>
        <w:pStyle w:val="4"/>
        <w:keepNext/>
        <w:numPr>
          <w:ilvl w:val="0"/>
          <w:numId w:val="0"/>
        </w:numPr>
        <w:spacing w:before="160" w:after="120" w:line="480" w:lineRule="exact"/>
        <w:ind w:firstLine="0"/>
      </w:pPr>
      <w:bookmarkStart w:id="118" w:name="h347"/>
      <w:bookmarkStart w:id="119" w:name="kv负荷转接资料与仿真条件"/>
      <w:r>
        <w:rPr>
          <w:rFonts w:ascii="Times New Roman" w:hAnsi="Times New Roman" w:eastAsia="方正仿宋_GBK"/>
          <w:b/>
          <w:sz w:val="32"/>
        </w:rPr>
        <w:t>3.6 10 kV负荷转接资料与仿真条件</w:t>
      </w:r>
      <w:bookmarkEnd w:id="118"/>
      <w:bookmarkEnd w:id="119"/>
    </w:p>
    <w:p w14:paraId="5EA13589">
      <w:pPr>
        <w:pStyle w:val="5"/>
        <w:keepNext/>
        <w:numPr>
          <w:ilvl w:val="0"/>
          <w:numId w:val="0"/>
        </w:numPr>
        <w:spacing w:before="160" w:after="120" w:line="390" w:lineRule="exact"/>
        <w:ind w:firstLine="0"/>
      </w:pPr>
      <w:bookmarkStart w:id="120" w:name="现有馈线资料"/>
      <w:r>
        <w:rPr>
          <w:rFonts w:ascii="Times New Roman" w:hAnsi="Times New Roman" w:eastAsia="方正仿宋_GBK"/>
          <w:b/>
          <w:sz w:val="26"/>
        </w:rPr>
        <w:t>3.6.1 现有馈线资料</w:t>
      </w:r>
      <w:bookmarkEnd w:id="120"/>
    </w:p>
    <w:p w14:paraId="4D830796">
      <w:pPr>
        <w:pStyle w:val="115"/>
        <w:widowControl/>
        <w:spacing w:before="0" w:after="0" w:line="348" w:lineRule="exact"/>
        <w:ind w:firstLine="480"/>
        <w:jc w:val="both"/>
      </w:pPr>
      <w:r>
        <w:rPr>
          <w:rFonts w:ascii="Times New Roman" w:hAnsi="Times New Roman" w:eastAsia="方正仿宋_GBK"/>
          <w:b w:val="0"/>
          <w:sz w:val="24"/>
        </w:rPr>
        <w:t>邳州局部样本包含六条馈线及跨站联络关系。根据源端负荷、分段位置和接收余量，原样本静态可转移上界为9.98 MW，六馈线源端负荷为35.29 MW，比值28.29%。本研究将该局部样本比例作为邳州各仿真站的初始转供率。</w:t>
      </w:r>
    </w:p>
    <w:p w14:paraId="523D6F1A">
      <w:pPr>
        <w:pStyle w:val="2"/>
        <w:widowControl/>
        <w:spacing w:before="0" w:after="0" w:line="348" w:lineRule="exact"/>
        <w:ind w:firstLine="480"/>
        <w:jc w:val="both"/>
      </w:pPr>
      <w:r>
        <w:rPr>
          <w:rFonts w:ascii="Times New Roman" w:hAnsi="Times New Roman" w:eastAsia="方正仿宋_GBK"/>
          <w:b w:val="0"/>
          <w:sz w:val="24"/>
        </w:rPr>
        <w:t>具体新线候选区段的原重建负荷为7.49 MW，规划筛查取7.49 MW；按允许电流折算的线路有功容量为9.05 MW。候选有效转供负荷取区段负荷与线路允许容量较小值。线路参考长度为3 km，架空与电缆比例为90%与10%。</w:t>
      </w:r>
    </w:p>
    <w:p w14:paraId="5EF8698D">
      <w:pPr>
        <w:pStyle w:val="5"/>
        <w:keepNext/>
        <w:numPr>
          <w:ilvl w:val="0"/>
          <w:numId w:val="0"/>
        </w:numPr>
        <w:spacing w:before="160" w:after="120" w:line="390" w:lineRule="exact"/>
        <w:ind w:firstLine="0"/>
      </w:pPr>
      <w:bookmarkStart w:id="121" w:name="区县站间转供率的设定"/>
      <w:r>
        <w:rPr>
          <w:rFonts w:ascii="Times New Roman" w:hAnsi="Times New Roman" w:eastAsia="方正仿宋_GBK"/>
          <w:b/>
          <w:sz w:val="26"/>
        </w:rPr>
        <w:t>3.6.2 区县站间转供率的设定</w:t>
      </w:r>
      <w:bookmarkEnd w:id="121"/>
    </w:p>
    <w:p w14:paraId="74DA6D4A">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提出，A+、A类供电区域变电站通过中压配电网转移负荷的比例宜为50.00%～70.00%，B、C类宜为30.00%～50.00%[5]。市区按A类供电区域设定初始站间转供率为50.00%。邳州依据六条馈线负荷和跨站联络资料计算得到28.29%，将该样本比例作为县域各站统一的初始转供率。</w:t>
      </w:r>
    </w:p>
    <w:p w14:paraId="6B919017">
      <w:pPr>
        <w:pStyle w:val="2"/>
        <w:widowControl/>
        <w:spacing w:before="0" w:after="0" w:line="348" w:lineRule="exact"/>
        <w:ind w:firstLine="480"/>
        <w:jc w:val="both"/>
      </w:pPr>
      <w:r>
        <w:rPr>
          <w:rFonts w:ascii="Times New Roman" w:hAnsi="Times New Roman" w:eastAsia="方正仿宋_GBK"/>
          <w:b w:val="0"/>
          <w:sz w:val="24"/>
        </w:rPr>
        <w:t>邳州以30%、市区以50%作为转供能力规划目标，分别以50%和70%作为研究上限。利用既有能力进行负荷转接的新增建设投资为零；能力不足时，通过新建10 kV联络线补充。两区县均允许内部任意两个不同站之间设置新增等效联络项目。第五章列明能力预算、项目计费和送受端校核方法[5]。</w:t>
      </w:r>
    </w:p>
    <w:p w14:paraId="2B27D655">
      <w:pPr>
        <w:pStyle w:val="5"/>
        <w:keepNext/>
        <w:numPr>
          <w:ilvl w:val="0"/>
          <w:numId w:val="0"/>
        </w:numPr>
        <w:spacing w:before="160" w:after="120" w:line="390" w:lineRule="exact"/>
        <w:ind w:firstLine="0"/>
      </w:pPr>
      <w:bookmarkStart w:id="122" w:name="电源归属及反送处理"/>
      <w:r>
        <w:rPr>
          <w:rFonts w:ascii="Times New Roman" w:hAnsi="Times New Roman" w:eastAsia="方正仿宋_GBK"/>
          <w:b/>
          <w:sz w:val="26"/>
        </w:rPr>
        <w:t>3.6.3 电源归属及反送处理</w:t>
      </w:r>
      <w:bookmarkEnd w:id="122"/>
    </w:p>
    <w:p w14:paraId="7317227B">
      <w:pPr>
        <w:pStyle w:val="115"/>
        <w:widowControl/>
        <w:spacing w:before="0" w:after="0" w:line="348" w:lineRule="exact"/>
        <w:ind w:firstLine="480"/>
        <w:jc w:val="both"/>
      </w:pPr>
      <w:r>
        <w:rPr>
          <w:rFonts w:ascii="Times New Roman" w:hAnsi="Times New Roman" w:eastAsia="方正仿宋_GBK"/>
          <w:b w:val="0"/>
          <w:sz w:val="24"/>
        </w:rPr>
        <w:t>正常转接的是用电负荷，电源仍保留在原站。转出负荷后，本地消纳减少，原站反送压力可能增加。缺少转接块逐时曲线时，模型以原反送峰值加转出峰值作为保守上界，不抵扣受端增加消纳的收益。该规则使正向减压与潜在反向增压同步进入筛查。</w:t>
      </w:r>
    </w:p>
    <w:p w14:paraId="5B1A4CC5">
      <w:pPr>
        <w:pStyle w:val="2"/>
        <w:widowControl/>
        <w:spacing w:before="0" w:after="0" w:line="348" w:lineRule="exact"/>
        <w:ind w:firstLine="480"/>
        <w:jc w:val="both"/>
      </w:pPr>
      <w:r>
        <w:rPr>
          <w:rFonts w:ascii="Times New Roman" w:hAnsi="Times New Roman" w:eastAsia="方正仿宋_GBK"/>
          <w:b w:val="0"/>
          <w:sz w:val="24"/>
        </w:rPr>
        <w:t>该上界按峰值包络处理反向容量需求。取得转接负荷块的同步负荷与光伏时序后，可按同一时刻重新计算两端净负荷，并同步修正正向与反向约束。</w:t>
      </w:r>
    </w:p>
    <w:p w14:paraId="1D436566">
      <w:pPr>
        <w:pStyle w:val="4"/>
        <w:keepNext/>
        <w:numPr>
          <w:ilvl w:val="0"/>
          <w:numId w:val="0"/>
        </w:numPr>
        <w:spacing w:before="160" w:after="120" w:line="480" w:lineRule="exact"/>
        <w:ind w:firstLine="0"/>
      </w:pPr>
      <w:bookmarkStart w:id="123" w:name="站级净负荷分布与配置需求"/>
      <w:bookmarkStart w:id="124" w:name="h357"/>
      <w:r>
        <w:rPr>
          <w:rFonts w:ascii="Times New Roman" w:hAnsi="Times New Roman" w:eastAsia="方正仿宋_GBK"/>
          <w:b/>
          <w:sz w:val="32"/>
        </w:rPr>
        <w:t>3.7 站级净负荷分布与配置需求</w:t>
      </w:r>
      <w:bookmarkEnd w:id="123"/>
      <w:bookmarkEnd w:id="124"/>
    </w:p>
    <w:p w14:paraId="047FCD7F">
      <w:pPr>
        <w:pStyle w:val="5"/>
        <w:keepNext/>
        <w:numPr>
          <w:ilvl w:val="0"/>
          <w:numId w:val="0"/>
        </w:numPr>
        <w:spacing w:before="160" w:after="120" w:line="390" w:lineRule="exact"/>
        <w:ind w:firstLine="0"/>
      </w:pPr>
      <w:bookmarkStart w:id="125" w:name="邳州仿真净负荷"/>
      <w:r>
        <w:rPr>
          <w:rFonts w:ascii="Times New Roman" w:hAnsi="Times New Roman" w:eastAsia="方正仿宋_GBK"/>
          <w:b/>
          <w:sz w:val="26"/>
        </w:rPr>
        <w:t>3.7.1 邳州仿真净负荷</w:t>
      </w:r>
      <w:bookmarkEnd w:id="125"/>
    </w:p>
    <w:p w14:paraId="6C92E43B">
      <w:pPr>
        <w:pStyle w:val="115"/>
        <w:widowControl/>
        <w:spacing w:before="0" w:after="0" w:line="348" w:lineRule="exact"/>
        <w:ind w:firstLine="480"/>
        <w:jc w:val="both"/>
      </w:pPr>
      <w:r>
        <w:rPr>
          <w:rFonts w:ascii="Times New Roman" w:hAnsi="Times New Roman" w:eastAsia="方正仿宋_GBK"/>
          <w:b w:val="0"/>
          <w:sz w:val="24"/>
        </w:rPr>
        <w:t>邳州将2025年站级正向、反向净负荷分布标定到容载比2.00的基期，后续按年最大净负荷平均增长率推演。各站采用相同年度规模系数，保留站级源荷结构和95%峰值持续时间。</w:t>
      </w:r>
    </w:p>
    <w:p w14:paraId="2C1E58EC">
      <w:pPr>
        <w:pStyle w:val="2"/>
        <w:keepNext/>
        <w:spacing w:before="120" w:after="0" w:line="240" w:lineRule="auto"/>
        <w:ind w:firstLine="0"/>
        <w:jc w:val="center"/>
      </w:pPr>
      <w:r>
        <w:drawing>
          <wp:inline distT="0" distB="0" distL="114300" distR="114300">
            <wp:extent cx="5120640" cy="463105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19"/>
                    <a:stretch>
                      <a:fillRect/>
                    </a:stretch>
                  </pic:blipFill>
                  <pic:spPr>
                    <a:xfrm>
                      <a:off x="0" y="0"/>
                      <a:ext cx="5120640" cy="4631147"/>
                    </a:xfrm>
                    <a:prstGeom prst="rect">
                      <a:avLst/>
                    </a:prstGeom>
                    <a:noFill/>
                    <a:ln w="9525">
                      <a:noFill/>
                    </a:ln>
                  </pic:spPr>
                </pic:pic>
              </a:graphicData>
            </a:graphic>
          </wp:inline>
        </w:drawing>
      </w:r>
    </w:p>
    <w:p w14:paraId="185151FA">
      <w:pPr>
        <w:pStyle w:val="2"/>
        <w:spacing w:before="60" w:after="120" w:line="280" w:lineRule="exact"/>
        <w:ind w:firstLine="0"/>
        <w:jc w:val="center"/>
      </w:pPr>
      <w:r>
        <w:rPr>
          <w:rFonts w:ascii="Times New Roman" w:hAnsi="Times New Roman" w:eastAsia="宋体"/>
          <w:b w:val="0"/>
          <w:sz w:val="21"/>
        </w:rPr>
        <w:t>图3-7 邳州逐站仿真年度净负荷最大绝对值</w:t>
      </w:r>
    </w:p>
    <w:p w14:paraId="52DE9059">
      <w:pPr>
        <w:pStyle w:val="2"/>
        <w:widowControl/>
        <w:spacing w:before="0" w:after="0" w:line="348" w:lineRule="exact"/>
        <w:ind w:firstLine="480"/>
        <w:jc w:val="both"/>
      </w:pPr>
      <w:commentRangeStart w:id="3"/>
      <w:r>
        <w:rPr>
          <w:rFonts w:ascii="Times New Roman" w:hAnsi="Times New Roman" w:eastAsia="方正仿宋_GBK"/>
          <w:b w:val="0"/>
          <w:sz w:val="24"/>
        </w:rPr>
        <w:t>图中每行对应一座变电站，每列对应一个仿真年，单元格颜色按该站正向与反向净负荷峰值中的较大值映射，颜色越深表示容量压力越大。该图用于定位需要重点校核的站点，并观察负荷增长对站级需求的影响；同一站四年的变化来自相同空间分布下的年度增长假定。峰值方向及持续时间在表中分别列示。</w:t>
      </w:r>
      <w:commentRangeEnd w:id="3"/>
      <w:r>
        <w:rPr>
          <w:woUserID w:val="2"/>
        </w:rPr>
        <w:commentReference w:id="3"/>
      </w:r>
    </w:p>
    <w:p w14:paraId="595BC96A">
      <w:pPr>
        <w:pStyle w:val="5"/>
        <w:keepNext/>
        <w:numPr>
          <w:ilvl w:val="0"/>
          <w:numId w:val="0"/>
        </w:numPr>
        <w:spacing w:before="160" w:after="120" w:line="390" w:lineRule="exact"/>
        <w:ind w:firstLine="0"/>
      </w:pPr>
      <w:bookmarkStart w:id="126" w:name="市区仿真净负荷"/>
      <w:r>
        <w:rPr>
          <w:rFonts w:ascii="Times New Roman" w:hAnsi="Times New Roman" w:eastAsia="方正仿宋_GBK"/>
          <w:b/>
          <w:sz w:val="26"/>
        </w:rPr>
        <w:t>3.7.2 市区仿真净负荷</w:t>
      </w:r>
      <w:bookmarkEnd w:id="126"/>
    </w:p>
    <w:p w14:paraId="12172723">
      <w:pPr>
        <w:pStyle w:val="115"/>
        <w:widowControl/>
        <w:spacing w:before="0" w:after="0" w:line="348" w:lineRule="exact"/>
        <w:ind w:firstLine="480"/>
        <w:jc w:val="both"/>
      </w:pPr>
      <w:r>
        <w:rPr>
          <w:rFonts w:ascii="Times New Roman" w:hAnsi="Times New Roman" w:eastAsia="方正仿宋_GBK"/>
          <w:b w:val="0"/>
          <w:sz w:val="24"/>
        </w:rPr>
        <w:t>市区29站同样按2025年空间分布与仿真年度规模标定。初始转供率50%用于内部负荷调整，A类供电区域的设备选择与转供能力范围进入规划条件。</w:t>
      </w:r>
    </w:p>
    <w:p w14:paraId="33315F40">
      <w:pPr>
        <w:pStyle w:val="2"/>
        <w:keepNext/>
        <w:spacing w:before="120" w:after="0" w:line="240" w:lineRule="auto"/>
        <w:ind w:firstLine="0"/>
        <w:jc w:val="center"/>
      </w:pPr>
      <w:r>
        <w:drawing>
          <wp:inline distT="0" distB="0" distL="114300" distR="114300">
            <wp:extent cx="5120640" cy="603186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0"/>
                    <a:stretch>
                      <a:fillRect/>
                    </a:stretch>
                  </pic:blipFill>
                  <pic:spPr>
                    <a:xfrm>
                      <a:off x="0" y="0"/>
                      <a:ext cx="5120640" cy="6032350"/>
                    </a:xfrm>
                    <a:prstGeom prst="rect">
                      <a:avLst/>
                    </a:prstGeom>
                    <a:noFill/>
                    <a:ln w="9525">
                      <a:noFill/>
                    </a:ln>
                  </pic:spPr>
                </pic:pic>
              </a:graphicData>
            </a:graphic>
          </wp:inline>
        </w:drawing>
      </w:r>
    </w:p>
    <w:p w14:paraId="2D053A3D">
      <w:pPr>
        <w:pStyle w:val="2"/>
        <w:spacing w:before="60" w:after="120" w:line="280" w:lineRule="exact"/>
        <w:ind w:firstLine="0"/>
        <w:jc w:val="center"/>
      </w:pPr>
      <w:r>
        <w:rPr>
          <w:rFonts w:ascii="Times New Roman" w:hAnsi="Times New Roman" w:eastAsia="宋体"/>
          <w:b w:val="0"/>
          <w:sz w:val="21"/>
        </w:rPr>
        <w:t>图3-8 市区逐站仿真年度净负荷最大绝对值</w:t>
      </w:r>
    </w:p>
    <w:p w14:paraId="0C6D4CB3">
      <w:pPr>
        <w:pStyle w:val="2"/>
        <w:widowControl/>
        <w:spacing w:before="0" w:after="0" w:line="348" w:lineRule="exact"/>
        <w:ind w:firstLine="480"/>
        <w:jc w:val="both"/>
      </w:pPr>
      <w:r>
        <w:rPr>
          <w:rFonts w:ascii="Times New Roman" w:hAnsi="Times New Roman" w:eastAsia="方正仿宋_GBK"/>
          <w:b w:val="0"/>
          <w:sz w:val="24"/>
        </w:rPr>
        <w:t>市区最大反向净负荷相对较小，主要容量需求来自正向负荷及主变N-1后的供电缺口。局部负荷分布、设备台数和承接站余量共同影响增容、配储和联络选择。</w:t>
      </w:r>
    </w:p>
    <w:p w14:paraId="29C4E53B">
      <w:pPr>
        <w:pStyle w:val="5"/>
        <w:keepNext/>
        <w:numPr>
          <w:ilvl w:val="0"/>
          <w:numId w:val="0"/>
        </w:numPr>
        <w:spacing w:before="160" w:after="120" w:line="390" w:lineRule="exact"/>
        <w:ind w:firstLine="0"/>
      </w:pPr>
      <w:bookmarkStart w:id="127" w:name="较高净负荷站的方向与时间"/>
      <w:r>
        <w:rPr>
          <w:rFonts w:ascii="Times New Roman" w:hAnsi="Times New Roman" w:eastAsia="方正仿宋_GBK"/>
          <w:b/>
          <w:sz w:val="26"/>
        </w:rPr>
        <w:t>3.7.3 较高净负荷站的方向与时间</w:t>
      </w:r>
      <w:bookmarkEnd w:id="127"/>
    </w:p>
    <w:p w14:paraId="448F734C">
      <w:pPr>
        <w:pStyle w:val="115"/>
        <w:keepNext/>
        <w:spacing w:before="120" w:after="80" w:line="280" w:lineRule="exact"/>
        <w:ind w:firstLine="0"/>
        <w:jc w:val="center"/>
      </w:pPr>
      <w:r>
        <w:rPr>
          <w:rFonts w:ascii="Times New Roman" w:hAnsi="Times New Roman" w:eastAsia="宋体"/>
          <w:b w:val="0"/>
          <w:sz w:val="21"/>
        </w:rPr>
        <w:t>表3-15 第4年净负荷较大站的运行特征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41"/>
        <w:gridCol w:w="1609"/>
        <w:gridCol w:w="1341"/>
        <w:gridCol w:w="1341"/>
        <w:gridCol w:w="1341"/>
        <w:gridCol w:w="1341"/>
      </w:tblGrid>
      <w:tr w14:paraId="5B7983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41" w:type="dxa"/>
            <w:tcMar>
              <w:left w:w="70" w:type="dxa"/>
              <w:right w:w="70" w:type="dxa"/>
            </w:tcMar>
            <w:vAlign w:val="center"/>
          </w:tcPr>
          <w:p w14:paraId="4FCBF549">
            <w:pPr>
              <w:keepNext/>
              <w:spacing w:before="20" w:after="20" w:line="260" w:lineRule="exact"/>
              <w:ind w:firstLine="0" w:firstLineChars="0"/>
              <w:jc w:val="center"/>
            </w:pPr>
            <w:r>
              <w:rPr>
                <w:rFonts w:ascii="Times New Roman" w:hAnsi="Times New Roman" w:eastAsia="宋体"/>
                <w:b/>
                <w:sz w:val="18"/>
              </w:rPr>
              <w:t>地区</w:t>
            </w:r>
          </w:p>
        </w:tc>
        <w:tc>
          <w:tcPr>
            <w:tcW w:w="1609" w:type="dxa"/>
            <w:tcMar>
              <w:left w:w="70" w:type="dxa"/>
              <w:right w:w="70" w:type="dxa"/>
            </w:tcMar>
            <w:vAlign w:val="center"/>
          </w:tcPr>
          <w:p w14:paraId="4B1551E7">
            <w:pPr>
              <w:keepNext/>
              <w:spacing w:before="20" w:after="20" w:line="260" w:lineRule="exact"/>
              <w:ind w:firstLine="0" w:firstLineChars="0"/>
              <w:jc w:val="center"/>
            </w:pPr>
            <w:r>
              <w:rPr>
                <w:rFonts w:ascii="Times New Roman" w:hAnsi="Times New Roman" w:eastAsia="宋体"/>
                <w:b/>
                <w:sz w:val="18"/>
              </w:rPr>
              <w:t>站号</w:t>
            </w:r>
          </w:p>
        </w:tc>
        <w:tc>
          <w:tcPr>
            <w:tcW w:w="1341" w:type="dxa"/>
            <w:tcMar>
              <w:left w:w="70" w:type="dxa"/>
              <w:right w:w="70" w:type="dxa"/>
            </w:tcMar>
            <w:vAlign w:val="center"/>
          </w:tcPr>
          <w:p w14:paraId="462506DE">
            <w:pPr>
              <w:keepNext/>
              <w:spacing w:before="20" w:after="20" w:line="260" w:lineRule="exact"/>
              <w:ind w:firstLine="0" w:firstLineChars="0"/>
              <w:jc w:val="center"/>
            </w:pPr>
            <w:r>
              <w:rPr>
                <w:rFonts w:ascii="Times New Roman" w:hAnsi="Times New Roman" w:eastAsia="宋体"/>
                <w:b/>
                <w:sz w:val="18"/>
              </w:rPr>
              <w:t>最大正向净负荷/MW</w:t>
            </w:r>
          </w:p>
        </w:tc>
        <w:tc>
          <w:tcPr>
            <w:tcW w:w="1341" w:type="dxa"/>
            <w:tcMar>
              <w:left w:w="70" w:type="dxa"/>
              <w:right w:w="70" w:type="dxa"/>
            </w:tcMar>
            <w:vAlign w:val="center"/>
          </w:tcPr>
          <w:p w14:paraId="7A90EB49">
            <w:pPr>
              <w:keepNext/>
              <w:spacing w:before="20" w:after="20" w:line="260" w:lineRule="exact"/>
              <w:ind w:firstLine="0" w:firstLineChars="0"/>
              <w:jc w:val="center"/>
            </w:pPr>
            <w:r>
              <w:rPr>
                <w:rFonts w:ascii="Times New Roman" w:hAnsi="Times New Roman" w:eastAsia="宋体"/>
                <w:b/>
                <w:sz w:val="18"/>
              </w:rPr>
              <w:t>最大反向净负荷/MW</w:t>
            </w:r>
          </w:p>
        </w:tc>
        <w:tc>
          <w:tcPr>
            <w:tcW w:w="1341" w:type="dxa"/>
            <w:tcMar>
              <w:left w:w="70" w:type="dxa"/>
              <w:right w:w="70" w:type="dxa"/>
            </w:tcMar>
            <w:vAlign w:val="center"/>
          </w:tcPr>
          <w:p w14:paraId="1DAD0D38">
            <w:pPr>
              <w:keepNext/>
              <w:spacing w:before="20" w:after="20" w:line="260" w:lineRule="exact"/>
              <w:ind w:firstLine="0" w:firstLineChars="0"/>
              <w:jc w:val="center"/>
            </w:pPr>
            <w:r>
              <w:rPr>
                <w:rFonts w:ascii="Times New Roman" w:hAnsi="Times New Roman" w:eastAsia="宋体"/>
                <w:b/>
                <w:sz w:val="18"/>
              </w:rPr>
              <w:t>正向95%峰值持续时间/h</w:t>
            </w:r>
          </w:p>
        </w:tc>
        <w:tc>
          <w:tcPr>
            <w:tcW w:w="1341" w:type="dxa"/>
            <w:tcMar>
              <w:left w:w="70" w:type="dxa"/>
              <w:right w:w="70" w:type="dxa"/>
            </w:tcMar>
            <w:vAlign w:val="center"/>
          </w:tcPr>
          <w:p w14:paraId="7023CA45">
            <w:pPr>
              <w:keepNext/>
              <w:spacing w:before="20" w:after="20" w:line="260" w:lineRule="exact"/>
              <w:ind w:firstLine="0" w:firstLineChars="0"/>
              <w:jc w:val="center"/>
            </w:pPr>
            <w:r>
              <w:rPr>
                <w:rFonts w:ascii="Times New Roman" w:hAnsi="Times New Roman" w:eastAsia="宋体"/>
                <w:b/>
                <w:sz w:val="18"/>
              </w:rPr>
              <w:t>反向95%峰值持续时间/h</w:t>
            </w:r>
          </w:p>
        </w:tc>
      </w:tr>
      <w:tr w14:paraId="016633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1CF65522">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774A0771">
            <w:pPr>
              <w:keepNext w:val="0"/>
              <w:spacing w:before="20" w:after="20" w:line="260" w:lineRule="exact"/>
              <w:ind w:firstLine="0" w:firstLineChars="0"/>
              <w:jc w:val="center"/>
            </w:pPr>
            <w:r>
              <w:rPr>
                <w:rFonts w:ascii="Times New Roman" w:hAnsi="Times New Roman" w:eastAsia="宋体"/>
                <w:b w:val="0"/>
                <w:sz w:val="18"/>
              </w:rPr>
              <w:t>BDZ-00028</w:t>
            </w:r>
          </w:p>
        </w:tc>
        <w:tc>
          <w:tcPr>
            <w:tcW w:w="1341" w:type="dxa"/>
            <w:tcMar>
              <w:left w:w="70" w:type="dxa"/>
              <w:right w:w="70" w:type="dxa"/>
            </w:tcMar>
            <w:vAlign w:val="center"/>
          </w:tcPr>
          <w:p w14:paraId="68901FE7">
            <w:pPr>
              <w:keepNext w:val="0"/>
              <w:spacing w:before="20" w:after="20" w:line="260" w:lineRule="exact"/>
              <w:ind w:firstLine="0" w:firstLineChars="0"/>
              <w:jc w:val="center"/>
            </w:pPr>
            <w:r>
              <w:rPr>
                <w:rFonts w:ascii="Times New Roman" w:hAnsi="Times New Roman" w:eastAsia="宋体"/>
                <w:b w:val="0"/>
                <w:sz w:val="18"/>
              </w:rPr>
              <w:t>108.09</w:t>
            </w:r>
          </w:p>
        </w:tc>
        <w:tc>
          <w:tcPr>
            <w:tcW w:w="1341" w:type="dxa"/>
            <w:tcMar>
              <w:left w:w="70" w:type="dxa"/>
              <w:right w:w="70" w:type="dxa"/>
            </w:tcMar>
            <w:vAlign w:val="center"/>
          </w:tcPr>
          <w:p w14:paraId="3583343B">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626BDE6D">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2DCFAEAF">
            <w:pPr>
              <w:keepNext w:val="0"/>
              <w:spacing w:before="20" w:after="20" w:line="260" w:lineRule="exact"/>
              <w:ind w:firstLine="0" w:firstLineChars="0"/>
              <w:jc w:val="center"/>
            </w:pPr>
            <w:r>
              <w:rPr>
                <w:rFonts w:ascii="Times New Roman" w:hAnsi="Times New Roman" w:eastAsia="宋体"/>
                <w:b w:val="0"/>
                <w:sz w:val="18"/>
              </w:rPr>
              <w:t>0</w:t>
            </w:r>
          </w:p>
        </w:tc>
      </w:tr>
      <w:tr w14:paraId="7D24A1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5CC6B0D1">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29CED944">
            <w:pPr>
              <w:keepNext w:val="0"/>
              <w:spacing w:before="20" w:after="20" w:line="260" w:lineRule="exact"/>
              <w:ind w:firstLine="0" w:firstLineChars="0"/>
              <w:jc w:val="center"/>
            </w:pPr>
            <w:r>
              <w:rPr>
                <w:rFonts w:ascii="Times New Roman" w:hAnsi="Times New Roman" w:eastAsia="宋体"/>
                <w:b w:val="0"/>
                <w:sz w:val="18"/>
              </w:rPr>
              <w:t>BDZ-00026</w:t>
            </w:r>
          </w:p>
        </w:tc>
        <w:tc>
          <w:tcPr>
            <w:tcW w:w="1341" w:type="dxa"/>
            <w:tcMar>
              <w:left w:w="70" w:type="dxa"/>
              <w:right w:w="70" w:type="dxa"/>
            </w:tcMar>
            <w:vAlign w:val="center"/>
          </w:tcPr>
          <w:p w14:paraId="6363253F">
            <w:pPr>
              <w:keepNext w:val="0"/>
              <w:spacing w:before="20" w:after="20" w:line="260" w:lineRule="exact"/>
              <w:ind w:firstLine="0" w:firstLineChars="0"/>
              <w:jc w:val="center"/>
            </w:pPr>
            <w:r>
              <w:rPr>
                <w:rFonts w:ascii="Times New Roman" w:hAnsi="Times New Roman" w:eastAsia="宋体"/>
                <w:b w:val="0"/>
                <w:sz w:val="18"/>
              </w:rPr>
              <w:t>96.09</w:t>
            </w:r>
          </w:p>
        </w:tc>
        <w:tc>
          <w:tcPr>
            <w:tcW w:w="1341" w:type="dxa"/>
            <w:tcMar>
              <w:left w:w="70" w:type="dxa"/>
              <w:right w:w="70" w:type="dxa"/>
            </w:tcMar>
            <w:vAlign w:val="center"/>
          </w:tcPr>
          <w:p w14:paraId="064098BF">
            <w:pPr>
              <w:keepNext w:val="0"/>
              <w:spacing w:before="20" w:after="20" w:line="260" w:lineRule="exact"/>
              <w:ind w:firstLine="0" w:firstLineChars="0"/>
              <w:jc w:val="center"/>
            </w:pPr>
            <w:r>
              <w:rPr>
                <w:rFonts w:ascii="Times New Roman" w:hAnsi="Times New Roman" w:eastAsia="宋体"/>
                <w:b w:val="0"/>
                <w:sz w:val="18"/>
              </w:rPr>
              <w:t>18.83</w:t>
            </w:r>
          </w:p>
        </w:tc>
        <w:tc>
          <w:tcPr>
            <w:tcW w:w="1341" w:type="dxa"/>
            <w:tcMar>
              <w:left w:w="70" w:type="dxa"/>
              <w:right w:w="70" w:type="dxa"/>
            </w:tcMar>
            <w:vAlign w:val="center"/>
          </w:tcPr>
          <w:p w14:paraId="645E9A9B">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23FA21EE">
            <w:pPr>
              <w:keepNext w:val="0"/>
              <w:spacing w:before="20" w:after="20" w:line="260" w:lineRule="exact"/>
              <w:ind w:firstLine="0" w:firstLineChars="0"/>
              <w:jc w:val="center"/>
            </w:pPr>
            <w:r>
              <w:rPr>
                <w:rFonts w:ascii="Times New Roman" w:hAnsi="Times New Roman" w:eastAsia="宋体"/>
                <w:b w:val="0"/>
                <w:sz w:val="18"/>
              </w:rPr>
              <w:t>1</w:t>
            </w:r>
          </w:p>
        </w:tc>
      </w:tr>
      <w:tr w14:paraId="7B755B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41" w:type="dxa"/>
            <w:tcMar>
              <w:left w:w="70" w:type="dxa"/>
              <w:right w:w="70" w:type="dxa"/>
            </w:tcMar>
            <w:vAlign w:val="center"/>
          </w:tcPr>
          <w:p w14:paraId="1C0099ED">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362B87D9">
            <w:pPr>
              <w:keepNext w:val="0"/>
              <w:spacing w:before="20" w:after="20" w:line="260" w:lineRule="exact"/>
              <w:ind w:firstLine="0" w:firstLineChars="0"/>
              <w:jc w:val="center"/>
            </w:pPr>
            <w:r>
              <w:rPr>
                <w:rFonts w:ascii="Times New Roman" w:hAnsi="Times New Roman" w:eastAsia="宋体"/>
                <w:b w:val="0"/>
                <w:sz w:val="18"/>
              </w:rPr>
              <w:t>BDZ-00135</w:t>
            </w:r>
          </w:p>
        </w:tc>
        <w:tc>
          <w:tcPr>
            <w:tcW w:w="1341" w:type="dxa"/>
            <w:tcMar>
              <w:left w:w="70" w:type="dxa"/>
              <w:right w:w="70" w:type="dxa"/>
            </w:tcMar>
            <w:vAlign w:val="center"/>
          </w:tcPr>
          <w:p w14:paraId="48D3B305">
            <w:pPr>
              <w:keepNext w:val="0"/>
              <w:spacing w:before="20" w:after="20" w:line="260" w:lineRule="exact"/>
              <w:ind w:firstLine="0" w:firstLineChars="0"/>
              <w:jc w:val="center"/>
            </w:pPr>
            <w:r>
              <w:rPr>
                <w:rFonts w:ascii="Times New Roman" w:hAnsi="Times New Roman" w:eastAsia="宋体"/>
                <w:b w:val="0"/>
                <w:sz w:val="18"/>
              </w:rPr>
              <w:t>88.53</w:t>
            </w:r>
          </w:p>
        </w:tc>
        <w:tc>
          <w:tcPr>
            <w:tcW w:w="1341" w:type="dxa"/>
            <w:tcMar>
              <w:left w:w="70" w:type="dxa"/>
              <w:right w:w="70" w:type="dxa"/>
            </w:tcMar>
            <w:vAlign w:val="center"/>
          </w:tcPr>
          <w:p w14:paraId="6C22B40E">
            <w:pPr>
              <w:keepNext w:val="0"/>
              <w:spacing w:before="20" w:after="20" w:line="260" w:lineRule="exact"/>
              <w:ind w:firstLine="0" w:firstLineChars="0"/>
              <w:jc w:val="center"/>
            </w:pPr>
            <w:r>
              <w:rPr>
                <w:rFonts w:ascii="Times New Roman" w:hAnsi="Times New Roman" w:eastAsia="宋体"/>
                <w:b w:val="0"/>
                <w:sz w:val="18"/>
              </w:rPr>
              <w:t>59.41</w:t>
            </w:r>
          </w:p>
        </w:tc>
        <w:tc>
          <w:tcPr>
            <w:tcW w:w="1341" w:type="dxa"/>
            <w:tcMar>
              <w:left w:w="70" w:type="dxa"/>
              <w:right w:w="70" w:type="dxa"/>
            </w:tcMar>
            <w:vAlign w:val="center"/>
          </w:tcPr>
          <w:p w14:paraId="54ED748B">
            <w:pPr>
              <w:keepNext w:val="0"/>
              <w:spacing w:before="20" w:after="20" w:line="260" w:lineRule="exact"/>
              <w:ind w:firstLine="0" w:firstLineChars="0"/>
              <w:jc w:val="center"/>
            </w:pPr>
            <w:r>
              <w:rPr>
                <w:rFonts w:ascii="Times New Roman" w:hAnsi="Times New Roman" w:eastAsia="宋体"/>
                <w:b w:val="0"/>
                <w:sz w:val="18"/>
              </w:rPr>
              <w:t>1</w:t>
            </w:r>
          </w:p>
        </w:tc>
        <w:tc>
          <w:tcPr>
            <w:tcW w:w="1341" w:type="dxa"/>
            <w:tcMar>
              <w:left w:w="70" w:type="dxa"/>
              <w:right w:w="70" w:type="dxa"/>
            </w:tcMar>
            <w:vAlign w:val="center"/>
          </w:tcPr>
          <w:p w14:paraId="3A782964">
            <w:pPr>
              <w:keepNext w:val="0"/>
              <w:spacing w:before="20" w:after="20" w:line="260" w:lineRule="exact"/>
              <w:ind w:firstLine="0" w:firstLineChars="0"/>
              <w:jc w:val="center"/>
            </w:pPr>
            <w:r>
              <w:rPr>
                <w:rFonts w:ascii="Times New Roman" w:hAnsi="Times New Roman" w:eastAsia="宋体"/>
                <w:b w:val="0"/>
                <w:sz w:val="18"/>
              </w:rPr>
              <w:t>2</w:t>
            </w:r>
          </w:p>
        </w:tc>
      </w:tr>
      <w:tr w14:paraId="045A80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7E04F457">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2AD9A3A6">
            <w:pPr>
              <w:keepNext w:val="0"/>
              <w:spacing w:before="20" w:after="20" w:line="260" w:lineRule="exact"/>
              <w:ind w:firstLine="0" w:firstLineChars="0"/>
              <w:jc w:val="center"/>
            </w:pPr>
            <w:r>
              <w:rPr>
                <w:rFonts w:ascii="Times New Roman" w:hAnsi="Times New Roman" w:eastAsia="宋体"/>
                <w:b w:val="0"/>
                <w:sz w:val="18"/>
              </w:rPr>
              <w:t>BDZ-00048</w:t>
            </w:r>
          </w:p>
        </w:tc>
        <w:tc>
          <w:tcPr>
            <w:tcW w:w="1341" w:type="dxa"/>
            <w:tcMar>
              <w:left w:w="70" w:type="dxa"/>
              <w:right w:w="70" w:type="dxa"/>
            </w:tcMar>
            <w:vAlign w:val="center"/>
          </w:tcPr>
          <w:p w14:paraId="7B6986DE">
            <w:pPr>
              <w:keepNext w:val="0"/>
              <w:spacing w:before="20" w:after="20" w:line="260" w:lineRule="exact"/>
              <w:ind w:firstLine="0" w:firstLineChars="0"/>
              <w:jc w:val="center"/>
            </w:pPr>
            <w:r>
              <w:rPr>
                <w:rFonts w:ascii="Times New Roman" w:hAnsi="Times New Roman" w:eastAsia="宋体"/>
                <w:b w:val="0"/>
                <w:sz w:val="18"/>
              </w:rPr>
              <w:t>76.30</w:t>
            </w:r>
          </w:p>
        </w:tc>
        <w:tc>
          <w:tcPr>
            <w:tcW w:w="1341" w:type="dxa"/>
            <w:tcMar>
              <w:left w:w="70" w:type="dxa"/>
              <w:right w:w="70" w:type="dxa"/>
            </w:tcMar>
            <w:vAlign w:val="center"/>
          </w:tcPr>
          <w:p w14:paraId="5A3C8048">
            <w:pPr>
              <w:keepNext w:val="0"/>
              <w:spacing w:before="20" w:after="20" w:line="260" w:lineRule="exact"/>
              <w:ind w:firstLine="0" w:firstLineChars="0"/>
              <w:jc w:val="center"/>
            </w:pPr>
            <w:r>
              <w:rPr>
                <w:rFonts w:ascii="Times New Roman" w:hAnsi="Times New Roman" w:eastAsia="宋体"/>
                <w:b w:val="0"/>
                <w:sz w:val="18"/>
              </w:rPr>
              <w:t>4.76</w:t>
            </w:r>
          </w:p>
        </w:tc>
        <w:tc>
          <w:tcPr>
            <w:tcW w:w="1341" w:type="dxa"/>
            <w:tcMar>
              <w:left w:w="70" w:type="dxa"/>
              <w:right w:w="70" w:type="dxa"/>
            </w:tcMar>
            <w:vAlign w:val="center"/>
          </w:tcPr>
          <w:p w14:paraId="0EFE4A7E">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3EB742DE">
            <w:pPr>
              <w:keepNext w:val="0"/>
              <w:spacing w:before="20" w:after="20" w:line="260" w:lineRule="exact"/>
              <w:ind w:firstLine="0" w:firstLineChars="0"/>
              <w:jc w:val="center"/>
            </w:pPr>
            <w:r>
              <w:rPr>
                <w:rFonts w:ascii="Times New Roman" w:hAnsi="Times New Roman" w:eastAsia="宋体"/>
                <w:b w:val="0"/>
                <w:sz w:val="18"/>
              </w:rPr>
              <w:t>1</w:t>
            </w:r>
          </w:p>
        </w:tc>
      </w:tr>
      <w:tr w14:paraId="1E18A7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0DE1CAFF">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25389491">
            <w:pPr>
              <w:keepNext w:val="0"/>
              <w:spacing w:before="20" w:after="20" w:line="260" w:lineRule="exact"/>
              <w:ind w:firstLine="0" w:firstLineChars="0"/>
              <w:jc w:val="center"/>
            </w:pPr>
            <w:r>
              <w:rPr>
                <w:rFonts w:ascii="Times New Roman" w:hAnsi="Times New Roman" w:eastAsia="宋体"/>
                <w:b w:val="0"/>
                <w:sz w:val="18"/>
              </w:rPr>
              <w:t>BDZ-00016</w:t>
            </w:r>
          </w:p>
        </w:tc>
        <w:tc>
          <w:tcPr>
            <w:tcW w:w="1341" w:type="dxa"/>
            <w:tcMar>
              <w:left w:w="70" w:type="dxa"/>
              <w:right w:w="70" w:type="dxa"/>
            </w:tcMar>
            <w:vAlign w:val="center"/>
          </w:tcPr>
          <w:p w14:paraId="12041A3A">
            <w:pPr>
              <w:keepNext w:val="0"/>
              <w:spacing w:before="20" w:after="20" w:line="260" w:lineRule="exact"/>
              <w:ind w:firstLine="0" w:firstLineChars="0"/>
              <w:jc w:val="center"/>
            </w:pPr>
            <w:r>
              <w:rPr>
                <w:rFonts w:ascii="Times New Roman" w:hAnsi="Times New Roman" w:eastAsia="宋体"/>
                <w:b w:val="0"/>
                <w:sz w:val="18"/>
              </w:rPr>
              <w:t>72.47</w:t>
            </w:r>
          </w:p>
        </w:tc>
        <w:tc>
          <w:tcPr>
            <w:tcW w:w="1341" w:type="dxa"/>
            <w:tcMar>
              <w:left w:w="70" w:type="dxa"/>
              <w:right w:w="70" w:type="dxa"/>
            </w:tcMar>
            <w:vAlign w:val="center"/>
          </w:tcPr>
          <w:p w14:paraId="439D5C2C">
            <w:pPr>
              <w:keepNext w:val="0"/>
              <w:spacing w:before="20" w:after="20" w:line="260" w:lineRule="exact"/>
              <w:ind w:firstLine="0" w:firstLineChars="0"/>
              <w:jc w:val="center"/>
            </w:pPr>
            <w:r>
              <w:rPr>
                <w:rFonts w:ascii="Times New Roman" w:hAnsi="Times New Roman" w:eastAsia="宋体"/>
                <w:b w:val="0"/>
                <w:sz w:val="18"/>
              </w:rPr>
              <w:t>32.99</w:t>
            </w:r>
          </w:p>
        </w:tc>
        <w:tc>
          <w:tcPr>
            <w:tcW w:w="1341" w:type="dxa"/>
            <w:tcMar>
              <w:left w:w="70" w:type="dxa"/>
              <w:right w:w="70" w:type="dxa"/>
            </w:tcMar>
            <w:vAlign w:val="center"/>
          </w:tcPr>
          <w:p w14:paraId="38B88F38">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0F707445">
            <w:pPr>
              <w:keepNext w:val="0"/>
              <w:spacing w:before="20" w:after="20" w:line="260" w:lineRule="exact"/>
              <w:ind w:firstLine="0" w:firstLineChars="0"/>
              <w:jc w:val="center"/>
            </w:pPr>
            <w:r>
              <w:rPr>
                <w:rFonts w:ascii="Times New Roman" w:hAnsi="Times New Roman" w:eastAsia="宋体"/>
                <w:b w:val="0"/>
                <w:sz w:val="18"/>
              </w:rPr>
              <w:t>2</w:t>
            </w:r>
          </w:p>
        </w:tc>
      </w:tr>
      <w:tr w14:paraId="54423B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63D12505">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1E0FEB74">
            <w:pPr>
              <w:keepNext w:val="0"/>
              <w:spacing w:before="20" w:after="20" w:line="260" w:lineRule="exact"/>
              <w:ind w:firstLine="0" w:firstLineChars="0"/>
              <w:jc w:val="center"/>
            </w:pPr>
            <w:r>
              <w:rPr>
                <w:rFonts w:ascii="Times New Roman" w:hAnsi="Times New Roman" w:eastAsia="宋体"/>
                <w:b w:val="0"/>
                <w:sz w:val="18"/>
              </w:rPr>
              <w:t>BDZ-00151</w:t>
            </w:r>
          </w:p>
        </w:tc>
        <w:tc>
          <w:tcPr>
            <w:tcW w:w="1341" w:type="dxa"/>
            <w:tcMar>
              <w:left w:w="70" w:type="dxa"/>
              <w:right w:w="70" w:type="dxa"/>
            </w:tcMar>
            <w:vAlign w:val="center"/>
          </w:tcPr>
          <w:p w14:paraId="4F8F7B32">
            <w:pPr>
              <w:keepNext w:val="0"/>
              <w:spacing w:before="20" w:after="20" w:line="260" w:lineRule="exact"/>
              <w:ind w:firstLine="0" w:firstLineChars="0"/>
              <w:jc w:val="center"/>
            </w:pPr>
            <w:r>
              <w:rPr>
                <w:rFonts w:ascii="Times New Roman" w:hAnsi="Times New Roman" w:eastAsia="宋体"/>
                <w:b w:val="0"/>
                <w:sz w:val="18"/>
              </w:rPr>
              <w:t>110.92</w:t>
            </w:r>
          </w:p>
        </w:tc>
        <w:tc>
          <w:tcPr>
            <w:tcW w:w="1341" w:type="dxa"/>
            <w:tcMar>
              <w:left w:w="70" w:type="dxa"/>
              <w:right w:w="70" w:type="dxa"/>
            </w:tcMar>
            <w:vAlign w:val="center"/>
          </w:tcPr>
          <w:p w14:paraId="6BE5D571">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4815E96C">
            <w:pPr>
              <w:keepNext w:val="0"/>
              <w:spacing w:before="20" w:after="20" w:line="260" w:lineRule="exact"/>
              <w:ind w:firstLine="0" w:firstLineChars="0"/>
              <w:jc w:val="center"/>
            </w:pPr>
            <w:r>
              <w:rPr>
                <w:rFonts w:ascii="Times New Roman" w:hAnsi="Times New Roman" w:eastAsia="宋体"/>
                <w:b w:val="0"/>
                <w:sz w:val="18"/>
              </w:rPr>
              <w:t>4</w:t>
            </w:r>
          </w:p>
        </w:tc>
        <w:tc>
          <w:tcPr>
            <w:tcW w:w="1341" w:type="dxa"/>
            <w:tcMar>
              <w:left w:w="70" w:type="dxa"/>
              <w:right w:w="70" w:type="dxa"/>
            </w:tcMar>
            <w:vAlign w:val="center"/>
          </w:tcPr>
          <w:p w14:paraId="4A99DA74">
            <w:pPr>
              <w:keepNext w:val="0"/>
              <w:spacing w:before="20" w:after="20" w:line="260" w:lineRule="exact"/>
              <w:ind w:firstLine="0" w:firstLineChars="0"/>
              <w:jc w:val="center"/>
            </w:pPr>
            <w:r>
              <w:rPr>
                <w:rFonts w:ascii="Times New Roman" w:hAnsi="Times New Roman" w:eastAsia="宋体"/>
                <w:b w:val="0"/>
                <w:sz w:val="18"/>
              </w:rPr>
              <w:t>0</w:t>
            </w:r>
          </w:p>
        </w:tc>
      </w:tr>
      <w:tr w14:paraId="72A05F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41" w:type="dxa"/>
            <w:tcMar>
              <w:left w:w="70" w:type="dxa"/>
              <w:right w:w="70" w:type="dxa"/>
            </w:tcMar>
            <w:vAlign w:val="center"/>
          </w:tcPr>
          <w:p w14:paraId="192ECD6B">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27F87D37">
            <w:pPr>
              <w:keepNext w:val="0"/>
              <w:spacing w:before="20" w:after="20" w:line="260" w:lineRule="exact"/>
              <w:ind w:firstLine="0" w:firstLineChars="0"/>
              <w:jc w:val="center"/>
            </w:pPr>
            <w:r>
              <w:rPr>
                <w:rFonts w:ascii="Times New Roman" w:hAnsi="Times New Roman" w:eastAsia="宋体"/>
                <w:b w:val="0"/>
                <w:sz w:val="18"/>
              </w:rPr>
              <w:t>BDZ-00114</w:t>
            </w:r>
          </w:p>
        </w:tc>
        <w:tc>
          <w:tcPr>
            <w:tcW w:w="1341" w:type="dxa"/>
            <w:tcMar>
              <w:left w:w="70" w:type="dxa"/>
              <w:right w:w="70" w:type="dxa"/>
            </w:tcMar>
            <w:vAlign w:val="center"/>
          </w:tcPr>
          <w:p w14:paraId="0976B5F2">
            <w:pPr>
              <w:keepNext w:val="0"/>
              <w:spacing w:before="20" w:after="20" w:line="260" w:lineRule="exact"/>
              <w:ind w:firstLine="0" w:firstLineChars="0"/>
              <w:jc w:val="center"/>
            </w:pPr>
            <w:r>
              <w:rPr>
                <w:rFonts w:ascii="Times New Roman" w:hAnsi="Times New Roman" w:eastAsia="宋体"/>
                <w:b w:val="0"/>
                <w:sz w:val="18"/>
              </w:rPr>
              <w:t>95.14</w:t>
            </w:r>
          </w:p>
        </w:tc>
        <w:tc>
          <w:tcPr>
            <w:tcW w:w="1341" w:type="dxa"/>
            <w:tcMar>
              <w:left w:w="70" w:type="dxa"/>
              <w:right w:w="70" w:type="dxa"/>
            </w:tcMar>
            <w:vAlign w:val="center"/>
          </w:tcPr>
          <w:p w14:paraId="6F46B518">
            <w:pPr>
              <w:keepNext w:val="0"/>
              <w:spacing w:before="20" w:after="20" w:line="260" w:lineRule="exact"/>
              <w:ind w:firstLine="0" w:firstLineChars="0"/>
              <w:jc w:val="center"/>
            </w:pPr>
            <w:r>
              <w:rPr>
                <w:rFonts w:ascii="Times New Roman" w:hAnsi="Times New Roman" w:eastAsia="宋体"/>
                <w:b w:val="0"/>
                <w:sz w:val="18"/>
              </w:rPr>
              <w:t>9.47</w:t>
            </w:r>
          </w:p>
        </w:tc>
        <w:tc>
          <w:tcPr>
            <w:tcW w:w="1341" w:type="dxa"/>
            <w:tcMar>
              <w:left w:w="70" w:type="dxa"/>
              <w:right w:w="70" w:type="dxa"/>
            </w:tcMar>
            <w:vAlign w:val="center"/>
          </w:tcPr>
          <w:p w14:paraId="6B0A1686">
            <w:pPr>
              <w:keepNext w:val="0"/>
              <w:spacing w:before="20" w:after="20" w:line="260" w:lineRule="exact"/>
              <w:ind w:firstLine="0" w:firstLineChars="0"/>
              <w:jc w:val="center"/>
            </w:pPr>
            <w:r>
              <w:rPr>
                <w:rFonts w:ascii="Times New Roman" w:hAnsi="Times New Roman" w:eastAsia="宋体"/>
                <w:b w:val="0"/>
                <w:sz w:val="18"/>
              </w:rPr>
              <w:t>1</w:t>
            </w:r>
          </w:p>
        </w:tc>
        <w:tc>
          <w:tcPr>
            <w:tcW w:w="1341" w:type="dxa"/>
            <w:tcMar>
              <w:left w:w="70" w:type="dxa"/>
              <w:right w:w="70" w:type="dxa"/>
            </w:tcMar>
            <w:vAlign w:val="center"/>
          </w:tcPr>
          <w:p w14:paraId="365FB75E">
            <w:pPr>
              <w:keepNext w:val="0"/>
              <w:spacing w:before="20" w:after="20" w:line="260" w:lineRule="exact"/>
              <w:ind w:firstLine="0" w:firstLineChars="0"/>
              <w:jc w:val="center"/>
            </w:pPr>
            <w:r>
              <w:rPr>
                <w:rFonts w:ascii="Times New Roman" w:hAnsi="Times New Roman" w:eastAsia="宋体"/>
                <w:b w:val="0"/>
                <w:sz w:val="18"/>
              </w:rPr>
              <w:t>1</w:t>
            </w:r>
          </w:p>
        </w:tc>
      </w:tr>
      <w:tr w14:paraId="1212C1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47CA7FC5">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3CD49951">
            <w:pPr>
              <w:keepNext w:val="0"/>
              <w:spacing w:before="20" w:after="20" w:line="260" w:lineRule="exact"/>
              <w:ind w:firstLine="0" w:firstLineChars="0"/>
              <w:jc w:val="center"/>
            </w:pPr>
            <w:r>
              <w:rPr>
                <w:rFonts w:ascii="Times New Roman" w:hAnsi="Times New Roman" w:eastAsia="宋体"/>
                <w:b w:val="0"/>
                <w:sz w:val="18"/>
              </w:rPr>
              <w:t>BDZ-00148</w:t>
            </w:r>
          </w:p>
        </w:tc>
        <w:tc>
          <w:tcPr>
            <w:tcW w:w="1341" w:type="dxa"/>
            <w:tcMar>
              <w:left w:w="70" w:type="dxa"/>
              <w:right w:w="70" w:type="dxa"/>
            </w:tcMar>
            <w:vAlign w:val="center"/>
          </w:tcPr>
          <w:p w14:paraId="6AAE31F9">
            <w:pPr>
              <w:keepNext w:val="0"/>
              <w:spacing w:before="20" w:after="20" w:line="260" w:lineRule="exact"/>
              <w:ind w:firstLine="0" w:firstLineChars="0"/>
              <w:jc w:val="center"/>
            </w:pPr>
            <w:r>
              <w:rPr>
                <w:rFonts w:ascii="Times New Roman" w:hAnsi="Times New Roman" w:eastAsia="宋体"/>
                <w:b w:val="0"/>
                <w:sz w:val="18"/>
              </w:rPr>
              <w:t>89.09</w:t>
            </w:r>
          </w:p>
        </w:tc>
        <w:tc>
          <w:tcPr>
            <w:tcW w:w="1341" w:type="dxa"/>
            <w:tcMar>
              <w:left w:w="70" w:type="dxa"/>
              <w:right w:w="70" w:type="dxa"/>
            </w:tcMar>
            <w:vAlign w:val="center"/>
          </w:tcPr>
          <w:p w14:paraId="351C438E">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3F554D44">
            <w:pPr>
              <w:keepNext w:val="0"/>
              <w:spacing w:before="20" w:after="20" w:line="260" w:lineRule="exact"/>
              <w:ind w:firstLine="0" w:firstLineChars="0"/>
              <w:jc w:val="center"/>
            </w:pPr>
            <w:r>
              <w:rPr>
                <w:rFonts w:ascii="Times New Roman" w:hAnsi="Times New Roman" w:eastAsia="宋体"/>
                <w:b w:val="0"/>
                <w:sz w:val="18"/>
              </w:rPr>
              <w:t>2</w:t>
            </w:r>
          </w:p>
        </w:tc>
        <w:tc>
          <w:tcPr>
            <w:tcW w:w="1341" w:type="dxa"/>
            <w:tcMar>
              <w:left w:w="70" w:type="dxa"/>
              <w:right w:w="70" w:type="dxa"/>
            </w:tcMar>
            <w:vAlign w:val="center"/>
          </w:tcPr>
          <w:p w14:paraId="131134AA">
            <w:pPr>
              <w:keepNext w:val="0"/>
              <w:spacing w:before="20" w:after="20" w:line="260" w:lineRule="exact"/>
              <w:ind w:firstLine="0" w:firstLineChars="0"/>
              <w:jc w:val="center"/>
            </w:pPr>
            <w:r>
              <w:rPr>
                <w:rFonts w:ascii="Times New Roman" w:hAnsi="Times New Roman" w:eastAsia="宋体"/>
                <w:b w:val="0"/>
                <w:sz w:val="18"/>
              </w:rPr>
              <w:t>0</w:t>
            </w:r>
          </w:p>
        </w:tc>
      </w:tr>
      <w:tr w14:paraId="3926AB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4342DC32">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0589DE10">
            <w:pPr>
              <w:keepNext w:val="0"/>
              <w:spacing w:before="20" w:after="20" w:line="260" w:lineRule="exact"/>
              <w:ind w:firstLine="0" w:firstLineChars="0"/>
              <w:jc w:val="center"/>
            </w:pPr>
            <w:r>
              <w:rPr>
                <w:rFonts w:ascii="Times New Roman" w:hAnsi="Times New Roman" w:eastAsia="宋体"/>
                <w:b w:val="0"/>
                <w:sz w:val="18"/>
              </w:rPr>
              <w:t>BDZ-00023</w:t>
            </w:r>
          </w:p>
        </w:tc>
        <w:tc>
          <w:tcPr>
            <w:tcW w:w="1341" w:type="dxa"/>
            <w:tcMar>
              <w:left w:w="70" w:type="dxa"/>
              <w:right w:w="70" w:type="dxa"/>
            </w:tcMar>
            <w:vAlign w:val="center"/>
          </w:tcPr>
          <w:p w14:paraId="1625FDAC">
            <w:pPr>
              <w:keepNext w:val="0"/>
              <w:spacing w:before="20" w:after="20" w:line="260" w:lineRule="exact"/>
              <w:ind w:firstLine="0" w:firstLineChars="0"/>
              <w:jc w:val="center"/>
            </w:pPr>
            <w:r>
              <w:rPr>
                <w:rFonts w:ascii="Times New Roman" w:hAnsi="Times New Roman" w:eastAsia="宋体"/>
                <w:b w:val="0"/>
                <w:sz w:val="18"/>
              </w:rPr>
              <w:t>89.01</w:t>
            </w:r>
          </w:p>
        </w:tc>
        <w:tc>
          <w:tcPr>
            <w:tcW w:w="1341" w:type="dxa"/>
            <w:tcMar>
              <w:left w:w="70" w:type="dxa"/>
              <w:right w:w="70" w:type="dxa"/>
            </w:tcMar>
            <w:vAlign w:val="center"/>
          </w:tcPr>
          <w:p w14:paraId="40C32501">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1544EE7A">
            <w:pPr>
              <w:keepNext w:val="0"/>
              <w:spacing w:before="20" w:after="20" w:line="260" w:lineRule="exact"/>
              <w:ind w:firstLine="0" w:firstLineChars="0"/>
              <w:jc w:val="center"/>
            </w:pPr>
            <w:r>
              <w:rPr>
                <w:rFonts w:ascii="Times New Roman" w:hAnsi="Times New Roman" w:eastAsia="宋体"/>
                <w:b w:val="0"/>
                <w:sz w:val="18"/>
              </w:rPr>
              <w:t>4</w:t>
            </w:r>
          </w:p>
        </w:tc>
        <w:tc>
          <w:tcPr>
            <w:tcW w:w="1341" w:type="dxa"/>
            <w:tcMar>
              <w:left w:w="70" w:type="dxa"/>
              <w:right w:w="70" w:type="dxa"/>
            </w:tcMar>
            <w:vAlign w:val="center"/>
          </w:tcPr>
          <w:p w14:paraId="7C3F325E">
            <w:pPr>
              <w:keepNext w:val="0"/>
              <w:spacing w:before="20" w:after="20" w:line="260" w:lineRule="exact"/>
              <w:ind w:firstLine="0" w:firstLineChars="0"/>
              <w:jc w:val="center"/>
            </w:pPr>
            <w:r>
              <w:rPr>
                <w:rFonts w:ascii="Times New Roman" w:hAnsi="Times New Roman" w:eastAsia="宋体"/>
                <w:b w:val="0"/>
                <w:sz w:val="18"/>
              </w:rPr>
              <w:t>0</w:t>
            </w:r>
          </w:p>
        </w:tc>
      </w:tr>
      <w:tr w14:paraId="6CDFB6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50B3D1EF">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410EA801">
            <w:pPr>
              <w:keepNext w:val="0"/>
              <w:spacing w:before="20" w:after="20" w:line="260" w:lineRule="exact"/>
              <w:ind w:firstLine="0" w:firstLineChars="0"/>
              <w:jc w:val="center"/>
            </w:pPr>
            <w:r>
              <w:rPr>
                <w:rFonts w:ascii="Times New Roman" w:hAnsi="Times New Roman" w:eastAsia="宋体"/>
                <w:b w:val="0"/>
                <w:sz w:val="18"/>
              </w:rPr>
              <w:t>BDZ-00024</w:t>
            </w:r>
          </w:p>
        </w:tc>
        <w:tc>
          <w:tcPr>
            <w:tcW w:w="1341" w:type="dxa"/>
            <w:tcMar>
              <w:left w:w="70" w:type="dxa"/>
              <w:right w:w="70" w:type="dxa"/>
            </w:tcMar>
            <w:vAlign w:val="center"/>
          </w:tcPr>
          <w:p w14:paraId="506F09BA">
            <w:pPr>
              <w:keepNext w:val="0"/>
              <w:spacing w:before="20" w:after="20" w:line="260" w:lineRule="exact"/>
              <w:ind w:firstLine="0" w:firstLineChars="0"/>
              <w:jc w:val="center"/>
            </w:pPr>
            <w:r>
              <w:rPr>
                <w:rFonts w:ascii="Times New Roman" w:hAnsi="Times New Roman" w:eastAsia="宋体"/>
                <w:b w:val="0"/>
                <w:sz w:val="18"/>
              </w:rPr>
              <w:t>82.69</w:t>
            </w:r>
          </w:p>
        </w:tc>
        <w:tc>
          <w:tcPr>
            <w:tcW w:w="1341" w:type="dxa"/>
            <w:tcMar>
              <w:left w:w="70" w:type="dxa"/>
              <w:right w:w="70" w:type="dxa"/>
            </w:tcMar>
            <w:vAlign w:val="center"/>
          </w:tcPr>
          <w:p w14:paraId="2AE02369">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2FFFF623">
            <w:pPr>
              <w:keepNext w:val="0"/>
              <w:spacing w:before="20" w:after="20" w:line="260" w:lineRule="exact"/>
              <w:ind w:firstLine="0" w:firstLineChars="0"/>
              <w:jc w:val="center"/>
            </w:pPr>
            <w:r>
              <w:rPr>
                <w:rFonts w:ascii="Times New Roman" w:hAnsi="Times New Roman" w:eastAsia="宋体"/>
                <w:b w:val="0"/>
                <w:sz w:val="18"/>
              </w:rPr>
              <w:t>2</w:t>
            </w:r>
          </w:p>
        </w:tc>
        <w:tc>
          <w:tcPr>
            <w:tcW w:w="1341" w:type="dxa"/>
            <w:tcMar>
              <w:left w:w="70" w:type="dxa"/>
              <w:right w:w="70" w:type="dxa"/>
            </w:tcMar>
            <w:vAlign w:val="center"/>
          </w:tcPr>
          <w:p w14:paraId="46CB185F">
            <w:pPr>
              <w:keepNext w:val="0"/>
              <w:spacing w:before="20" w:after="20" w:line="260" w:lineRule="exact"/>
              <w:ind w:firstLine="0" w:firstLineChars="0"/>
              <w:jc w:val="center"/>
            </w:pPr>
            <w:r>
              <w:rPr>
                <w:rFonts w:ascii="Times New Roman" w:hAnsi="Times New Roman" w:eastAsia="宋体"/>
                <w:b w:val="0"/>
                <w:sz w:val="18"/>
              </w:rPr>
              <w:t>0</w:t>
            </w:r>
          </w:p>
        </w:tc>
      </w:tr>
    </w:tbl>
    <w:p w14:paraId="1F10ADDE">
      <w:pPr>
        <w:pStyle w:val="2"/>
        <w:widowControl/>
        <w:spacing w:before="0" w:after="0" w:line="348" w:lineRule="exact"/>
        <w:ind w:firstLine="480"/>
        <w:jc w:val="both"/>
      </w:pPr>
      <w:r>
        <w:rPr>
          <w:rFonts w:ascii="Times New Roman" w:hAnsi="Times New Roman" w:eastAsia="方正仿宋_GBK"/>
          <w:b w:val="0"/>
          <w:sz w:val="24"/>
        </w:rPr>
        <w:t>表中分别选取两地区仿真第4年净负荷最大绝对值较大的5座站。方向峰值与持续时间成对使用，用于识别主变有功容量和储能能量需求。</w:t>
      </w:r>
    </w:p>
    <w:p w14:paraId="259AD632">
      <w:pPr>
        <w:pStyle w:val="5"/>
        <w:keepNext/>
        <w:numPr>
          <w:ilvl w:val="0"/>
          <w:numId w:val="0"/>
        </w:numPr>
        <w:spacing w:before="160" w:after="120" w:line="390" w:lineRule="exact"/>
        <w:ind w:firstLine="0"/>
      </w:pPr>
      <w:bookmarkStart w:id="128" w:name="运行分析与寻优输入的衔接"/>
      <w:r>
        <w:rPr>
          <w:rFonts w:ascii="Times New Roman" w:hAnsi="Times New Roman" w:eastAsia="方正仿宋_GBK"/>
          <w:b/>
          <w:sz w:val="26"/>
        </w:rPr>
        <w:t>3.7.4 运行分析与寻优输入的衔接</w:t>
      </w:r>
      <w:bookmarkEnd w:id="128"/>
    </w:p>
    <w:p w14:paraId="7EA7179F">
      <w:pPr>
        <w:pStyle w:val="115"/>
        <w:widowControl/>
        <w:spacing w:before="0" w:after="0" w:line="348" w:lineRule="exact"/>
        <w:ind w:firstLine="480"/>
        <w:jc w:val="both"/>
      </w:pPr>
      <w:r>
        <w:rPr>
          <w:rFonts w:ascii="Times New Roman" w:hAnsi="Times New Roman" w:eastAsia="方正仿宋_GBK"/>
          <w:b w:val="0"/>
          <w:sz w:val="24"/>
        </w:rPr>
        <w:t>两地区采用相同三类措施，负荷和设备结构不同，各约束的作用也不同。站级正向负荷转出后，原站电源保持归属，反向校核上界相应增加；承接站按转接后的正向负荷校核正常运行与主变N-1容量。</w:t>
      </w:r>
    </w:p>
    <w:p w14:paraId="2B53EFED">
      <w:pPr>
        <w:pStyle w:val="2"/>
        <w:widowControl/>
        <w:spacing w:before="0" w:after="0" w:line="348" w:lineRule="exact"/>
        <w:ind w:firstLine="480"/>
        <w:jc w:val="both"/>
      </w:pPr>
      <w:r>
        <w:rPr>
          <w:rFonts w:ascii="Times New Roman" w:hAnsi="Times New Roman" w:eastAsia="方正仿宋_GBK"/>
          <w:b w:val="0"/>
          <w:sz w:val="24"/>
        </w:rPr>
        <w:t>区域年网供最大负荷按仿真增长条件确定，区县内部转接保持站级负荷总量。第五章按逐站约束求得设备容量，再计算年度容载比。</w:t>
      </w:r>
    </w:p>
    <w:p w14:paraId="506520E1">
      <w:pPr>
        <w:pStyle w:val="5"/>
        <w:keepNext/>
        <w:numPr>
          <w:ilvl w:val="0"/>
          <w:numId w:val="0"/>
        </w:numPr>
        <w:spacing w:before="160" w:after="120" w:line="390" w:lineRule="exact"/>
        <w:ind w:firstLine="0"/>
      </w:pPr>
      <w:bookmarkStart w:id="129" w:name="站级净负荷的主导方向"/>
      <w:r>
        <w:rPr>
          <w:rFonts w:ascii="Times New Roman" w:hAnsi="Times New Roman" w:eastAsia="方正仿宋_GBK"/>
          <w:b/>
          <w:sz w:val="26"/>
        </w:rPr>
        <w:t>3.7.5 站级净负荷的主导方向</w:t>
      </w:r>
      <w:bookmarkEnd w:id="129"/>
    </w:p>
    <w:p w14:paraId="56969C9C">
      <w:pPr>
        <w:pStyle w:val="115"/>
        <w:keepNext/>
        <w:spacing w:before="120" w:after="80" w:line="280" w:lineRule="exact"/>
        <w:ind w:firstLine="0"/>
        <w:jc w:val="center"/>
      </w:pPr>
      <w:r>
        <w:rPr>
          <w:rFonts w:ascii="Times New Roman" w:hAnsi="Times New Roman" w:eastAsia="宋体"/>
          <w:b w:val="0"/>
          <w:sz w:val="21"/>
        </w:rPr>
        <w:t>表3-16 第4年站级净负荷方向统计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12055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1254DCF">
            <w:pPr>
              <w:keepNext/>
              <w:spacing w:before="20" w:after="20" w:line="260" w:lineRule="exact"/>
              <w:ind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5F233D8C">
            <w:pPr>
              <w:keepNext/>
              <w:spacing w:before="20" w:after="20" w:line="260" w:lineRule="exact"/>
              <w:ind w:firstLine="0" w:firstLineChars="0"/>
              <w:jc w:val="center"/>
            </w:pPr>
            <w:r>
              <w:rPr>
                <w:rFonts w:ascii="Times New Roman" w:hAnsi="Times New Roman" w:eastAsia="宋体"/>
                <w:b/>
                <w:sz w:val="18"/>
              </w:rPr>
              <w:t>变电站数量</w:t>
            </w:r>
          </w:p>
        </w:tc>
        <w:tc>
          <w:tcPr>
            <w:tcW w:w="2078" w:type="dxa"/>
            <w:tcMar>
              <w:left w:w="70" w:type="dxa"/>
              <w:right w:w="70" w:type="dxa"/>
            </w:tcMar>
            <w:vAlign w:val="center"/>
          </w:tcPr>
          <w:p w14:paraId="0B9D3CB5">
            <w:pPr>
              <w:keepNext/>
              <w:spacing w:before="20" w:after="20" w:line="260" w:lineRule="exact"/>
              <w:ind w:firstLine="0" w:firstLineChars="0"/>
              <w:jc w:val="center"/>
            </w:pPr>
            <w:r>
              <w:rPr>
                <w:rFonts w:ascii="Times New Roman" w:hAnsi="Times New Roman" w:eastAsia="宋体"/>
                <w:b/>
                <w:sz w:val="18"/>
              </w:rPr>
              <w:t>反向较大站数</w:t>
            </w:r>
          </w:p>
        </w:tc>
        <w:tc>
          <w:tcPr>
            <w:tcW w:w="2078" w:type="dxa"/>
            <w:tcMar>
              <w:left w:w="70" w:type="dxa"/>
              <w:right w:w="70" w:type="dxa"/>
            </w:tcMar>
            <w:vAlign w:val="center"/>
          </w:tcPr>
          <w:p w14:paraId="71AABFDE">
            <w:pPr>
              <w:keepNext/>
              <w:spacing w:before="20" w:after="20" w:line="260" w:lineRule="exact"/>
              <w:ind w:firstLine="0" w:firstLineChars="0"/>
              <w:jc w:val="center"/>
            </w:pPr>
            <w:r>
              <w:rPr>
                <w:rFonts w:ascii="Times New Roman" w:hAnsi="Times New Roman" w:eastAsia="宋体"/>
                <w:b/>
                <w:sz w:val="18"/>
              </w:rPr>
              <w:t>存在反向净负荷站数</w:t>
            </w:r>
          </w:p>
        </w:tc>
      </w:tr>
      <w:tr w14:paraId="5D9698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67F1D12">
            <w:pPr>
              <w:keepNext/>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2BBAD613">
            <w:pPr>
              <w:keepNext/>
              <w:spacing w:before="20" w:after="20" w:line="260" w:lineRule="exact"/>
              <w:ind w:firstLine="0" w:firstLineChars="0"/>
              <w:jc w:val="center"/>
            </w:pPr>
            <w:r>
              <w:rPr>
                <w:rFonts w:ascii="Times New Roman" w:hAnsi="Times New Roman" w:eastAsia="宋体"/>
                <w:b w:val="0"/>
                <w:sz w:val="18"/>
              </w:rPr>
              <w:t>20</w:t>
            </w:r>
          </w:p>
        </w:tc>
        <w:tc>
          <w:tcPr>
            <w:tcW w:w="2078" w:type="dxa"/>
            <w:tcMar>
              <w:left w:w="70" w:type="dxa"/>
              <w:right w:w="70" w:type="dxa"/>
            </w:tcMar>
            <w:vAlign w:val="center"/>
          </w:tcPr>
          <w:p w14:paraId="5753FB7C">
            <w:pPr>
              <w:keepNext/>
              <w:spacing w:before="20" w:after="20" w:line="260" w:lineRule="exact"/>
              <w:ind w:firstLine="0" w:firstLineChars="0"/>
              <w:jc w:val="center"/>
            </w:pPr>
            <w:r>
              <w:rPr>
                <w:rFonts w:ascii="Times New Roman" w:hAnsi="Times New Roman" w:eastAsia="宋体"/>
                <w:b w:val="0"/>
                <w:sz w:val="18"/>
              </w:rPr>
              <w:t>4</w:t>
            </w:r>
          </w:p>
        </w:tc>
        <w:tc>
          <w:tcPr>
            <w:tcW w:w="2078" w:type="dxa"/>
            <w:tcMar>
              <w:left w:w="70" w:type="dxa"/>
              <w:right w:w="70" w:type="dxa"/>
            </w:tcMar>
            <w:vAlign w:val="center"/>
          </w:tcPr>
          <w:p w14:paraId="32748C72">
            <w:pPr>
              <w:keepNext/>
              <w:spacing w:before="20" w:after="20" w:line="260" w:lineRule="exact"/>
              <w:ind w:firstLine="0" w:firstLineChars="0"/>
              <w:jc w:val="center"/>
            </w:pPr>
            <w:r>
              <w:rPr>
                <w:rFonts w:ascii="Times New Roman" w:hAnsi="Times New Roman" w:eastAsia="宋体"/>
                <w:b w:val="0"/>
                <w:sz w:val="18"/>
              </w:rPr>
              <w:t>17</w:t>
            </w:r>
          </w:p>
        </w:tc>
      </w:tr>
      <w:tr w14:paraId="024C93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E253EE3">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55132C63">
            <w:pPr>
              <w:keepNext w:val="0"/>
              <w:spacing w:before="20" w:after="20" w:line="260" w:lineRule="exact"/>
              <w:ind w:firstLine="0" w:firstLineChars="0"/>
              <w:jc w:val="center"/>
            </w:pPr>
            <w:r>
              <w:rPr>
                <w:rFonts w:ascii="Times New Roman" w:hAnsi="Times New Roman" w:eastAsia="宋体"/>
                <w:b w:val="0"/>
                <w:sz w:val="18"/>
              </w:rPr>
              <w:t>29</w:t>
            </w:r>
          </w:p>
        </w:tc>
        <w:tc>
          <w:tcPr>
            <w:tcW w:w="2078" w:type="dxa"/>
            <w:tcMar>
              <w:left w:w="70" w:type="dxa"/>
              <w:right w:w="70" w:type="dxa"/>
            </w:tcMar>
            <w:vAlign w:val="center"/>
          </w:tcPr>
          <w:p w14:paraId="4E56899A">
            <w:pPr>
              <w:keepNext w:val="0"/>
              <w:spacing w:before="20" w:after="20" w:line="260" w:lineRule="exact"/>
              <w:ind w:firstLine="0" w:firstLineChars="0"/>
              <w:jc w:val="center"/>
            </w:pPr>
            <w:r>
              <w:rPr>
                <w:rFonts w:ascii="Times New Roman" w:hAnsi="Times New Roman" w:eastAsia="宋体"/>
                <w:b w:val="0"/>
                <w:sz w:val="18"/>
              </w:rPr>
              <w:t>1</w:t>
            </w:r>
          </w:p>
        </w:tc>
        <w:tc>
          <w:tcPr>
            <w:tcW w:w="2078" w:type="dxa"/>
            <w:tcMar>
              <w:left w:w="70" w:type="dxa"/>
              <w:right w:w="70" w:type="dxa"/>
            </w:tcMar>
            <w:vAlign w:val="center"/>
          </w:tcPr>
          <w:p w14:paraId="1A3E1652">
            <w:pPr>
              <w:keepNext w:val="0"/>
              <w:spacing w:before="20" w:after="20" w:line="260" w:lineRule="exact"/>
              <w:ind w:firstLine="0" w:firstLineChars="0"/>
              <w:jc w:val="center"/>
            </w:pPr>
            <w:r>
              <w:rPr>
                <w:rFonts w:ascii="Times New Roman" w:hAnsi="Times New Roman" w:eastAsia="宋体"/>
                <w:b w:val="0"/>
                <w:sz w:val="18"/>
              </w:rPr>
              <w:t>9</w:t>
            </w:r>
          </w:p>
        </w:tc>
      </w:tr>
    </w:tbl>
    <w:p w14:paraId="3A9F55B9">
      <w:pPr>
        <w:pStyle w:val="2"/>
        <w:widowControl/>
        <w:spacing w:before="0" w:after="0" w:line="348" w:lineRule="exact"/>
        <w:ind w:firstLine="480"/>
        <w:jc w:val="both"/>
      </w:pPr>
      <w:r>
        <w:rPr>
          <w:rFonts w:ascii="Times New Roman" w:hAnsi="Times New Roman" w:eastAsia="方正仿宋_GBK"/>
          <w:b w:val="0"/>
          <w:sz w:val="24"/>
        </w:rPr>
        <w:t>方向统计以转接前最大正向、反向净负荷比较得到。存在反向净负荷的站点中，部分站仍以正向峰值为主；最大绝对值所在站与反向较大的站也可能不同。规划中分别保留两个方向，正向供电和反向输送分别使用对应容量约束。</w:t>
      </w:r>
    </w:p>
    <w:p w14:paraId="10144D4A">
      <w:pPr>
        <w:pStyle w:val="4"/>
        <w:keepNext/>
        <w:numPr>
          <w:ilvl w:val="0"/>
          <w:numId w:val="0"/>
        </w:numPr>
        <w:spacing w:before="160" w:after="120" w:line="480" w:lineRule="exact"/>
        <w:ind w:firstLine="0"/>
      </w:pPr>
      <w:bookmarkStart w:id="130" w:name="h377"/>
      <w:bookmarkStart w:id="131" w:name="运行特征的综合分析"/>
      <w:r>
        <w:rPr>
          <w:rFonts w:ascii="Times New Roman" w:hAnsi="Times New Roman" w:eastAsia="方正仿宋_GBK"/>
          <w:b/>
          <w:sz w:val="32"/>
        </w:rPr>
        <w:t>3.8 运行特征的综合分析</w:t>
      </w:r>
      <w:bookmarkEnd w:id="130"/>
      <w:bookmarkEnd w:id="131"/>
    </w:p>
    <w:p w14:paraId="639E2D21">
      <w:pPr>
        <w:pStyle w:val="5"/>
        <w:keepNext/>
        <w:numPr>
          <w:ilvl w:val="0"/>
          <w:numId w:val="0"/>
        </w:numPr>
        <w:spacing w:before="160" w:after="120" w:line="390" w:lineRule="exact"/>
        <w:ind w:firstLine="0"/>
      </w:pPr>
      <w:bookmarkStart w:id="132" w:name="容量建设与负荷变化的不同作用"/>
      <w:r>
        <w:rPr>
          <w:rFonts w:ascii="Times New Roman" w:hAnsi="Times New Roman" w:eastAsia="方正仿宋_GBK"/>
          <w:b/>
          <w:sz w:val="26"/>
        </w:rPr>
        <w:t>3.8.1 容量建设与负荷变化的不同作用</w:t>
      </w:r>
      <w:bookmarkEnd w:id="132"/>
    </w:p>
    <w:p w14:paraId="1B624A12">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536802A9">
      <w:pPr>
        <w:pStyle w:val="2"/>
        <w:widowControl/>
        <w:spacing w:before="0" w:after="0" w:line="348" w:lineRule="exact"/>
        <w:ind w:firstLine="480"/>
        <w:jc w:val="both"/>
      </w:pPr>
      <w:r>
        <w:rPr>
          <w:rFonts w:ascii="Times New Roman" w:hAnsi="Times New Roman" w:eastAsia="方正仿宋_GBK"/>
          <w:b w:val="0"/>
          <w:sz w:val="24"/>
        </w:rPr>
        <w:t>年度比值可按容量和负荷两部分分解。先保持上年负荷并观察容量变化，再考虑分母变化，可以解释容载比增减的来源。下表采用与第五章相同的代数分解关系，将新增容量除以本年负荷作为容量变化贡献，将上年容量乘以两年负荷倒数之差作为负荷变化贡献，两项之和等于相邻年度容载比差值。</w:t>
      </w:r>
    </w:p>
    <w:p w14:paraId="20E72DE1">
      <w:pPr>
        <w:pStyle w:val="2"/>
        <w:keepNext/>
        <w:spacing w:before="120" w:after="80" w:line="280" w:lineRule="exact"/>
        <w:ind w:firstLine="0"/>
        <w:jc w:val="center"/>
      </w:pPr>
      <w:r>
        <w:rPr>
          <w:rFonts w:ascii="Times New Roman" w:hAnsi="Times New Roman" w:eastAsia="宋体"/>
          <w:b w:val="0"/>
          <w:sz w:val="21"/>
        </w:rPr>
        <w:t>表3-17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A2CE7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0D6B13E">
            <w:pPr>
              <w:keepNext/>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53DADAD">
            <w:pPr>
              <w:keepNext/>
              <w:spacing w:before="20" w:after="20" w:line="260" w:lineRule="exact"/>
              <w:ind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347294C3">
            <w:pPr>
              <w:keepNext/>
              <w:spacing w:before="20" w:after="20" w:line="260" w:lineRule="exact"/>
              <w:ind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7FC8D801">
            <w:pPr>
              <w:keepNext/>
              <w:spacing w:before="20" w:after="20" w:line="260" w:lineRule="exact"/>
              <w:ind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1440FA9A">
            <w:pPr>
              <w:keepNext/>
              <w:spacing w:before="20" w:after="20" w:line="260" w:lineRule="exact"/>
              <w:ind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40ED2F12">
            <w:pPr>
              <w:keepNext/>
              <w:spacing w:before="20" w:after="20" w:line="260" w:lineRule="exact"/>
              <w:ind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639226E0">
            <w:pPr>
              <w:keepNext/>
              <w:spacing w:before="20" w:after="20" w:line="260" w:lineRule="exact"/>
              <w:ind w:firstLine="0" w:firstLineChars="0"/>
              <w:jc w:val="center"/>
            </w:pPr>
            <w:r>
              <w:rPr>
                <w:rFonts w:ascii="Times New Roman" w:hAnsi="Times New Roman" w:eastAsia="宋体"/>
                <w:b/>
                <w:sz w:val="18"/>
              </w:rPr>
              <w:t>容载比变化</w:t>
            </w:r>
          </w:p>
        </w:tc>
      </w:tr>
      <w:tr w14:paraId="5CB2C8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C04B2F2">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625348C">
            <w:pPr>
              <w:keepNext/>
              <w:spacing w:before="20" w:after="20" w:line="260" w:lineRule="exact"/>
              <w:ind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27AD4BF0">
            <w:pPr>
              <w:keepNext/>
              <w:spacing w:before="20" w:after="20" w:line="260" w:lineRule="exact"/>
              <w:ind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2A080E0B">
            <w:pPr>
              <w:keepNext/>
              <w:spacing w:before="20" w:after="20" w:line="260" w:lineRule="exact"/>
              <w:ind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009FDF99">
            <w:pPr>
              <w:keepNext/>
              <w:spacing w:before="20" w:after="20" w:line="260" w:lineRule="exact"/>
              <w:ind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580F2514">
            <w:pPr>
              <w:keepNext/>
              <w:spacing w:before="20" w:after="20" w:line="260" w:lineRule="exact"/>
              <w:ind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2E4659F5">
            <w:pPr>
              <w:keepNext/>
              <w:spacing w:before="20" w:after="20" w:line="260" w:lineRule="exact"/>
              <w:ind w:firstLine="0" w:firstLineChars="0"/>
              <w:jc w:val="center"/>
            </w:pPr>
            <w:r>
              <w:rPr>
                <w:rFonts w:ascii="Times New Roman" w:hAnsi="Times New Roman" w:eastAsia="宋体"/>
                <w:b w:val="0"/>
                <w:sz w:val="18"/>
              </w:rPr>
              <w:t>-0.29</w:t>
            </w:r>
          </w:p>
        </w:tc>
      </w:tr>
      <w:tr w14:paraId="19587A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7DACCEB">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3657DEE">
            <w:pPr>
              <w:keepNext/>
              <w:spacing w:before="20" w:after="20" w:line="260" w:lineRule="exact"/>
              <w:ind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185F0F54">
            <w:pPr>
              <w:keepNext/>
              <w:spacing w:before="20" w:after="20" w:line="260" w:lineRule="exact"/>
              <w:ind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2478E8DC">
            <w:pPr>
              <w:keepNext/>
              <w:spacing w:before="20" w:after="20" w:line="260" w:lineRule="exact"/>
              <w:ind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44BC3442">
            <w:pPr>
              <w:keepNext/>
              <w:spacing w:before="20" w:after="20" w:line="260" w:lineRule="exact"/>
              <w:ind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45F75F94">
            <w:pPr>
              <w:keepNext/>
              <w:spacing w:before="20" w:after="20" w:line="260" w:lineRule="exact"/>
              <w:ind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07E97AC7">
            <w:pPr>
              <w:keepNext/>
              <w:spacing w:before="20" w:after="20" w:line="260" w:lineRule="exact"/>
              <w:ind w:firstLine="0" w:firstLineChars="0"/>
              <w:jc w:val="center"/>
            </w:pPr>
            <w:r>
              <w:rPr>
                <w:rFonts w:ascii="Times New Roman" w:hAnsi="Times New Roman" w:eastAsia="宋体"/>
                <w:b w:val="0"/>
                <w:sz w:val="18"/>
              </w:rPr>
              <w:t>0.35</w:t>
            </w:r>
          </w:p>
        </w:tc>
      </w:tr>
      <w:tr w14:paraId="6FDB2F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7F3CDEB">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E926926">
            <w:pPr>
              <w:keepNext/>
              <w:spacing w:before="20" w:after="20" w:line="260" w:lineRule="exact"/>
              <w:ind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4B088574">
            <w:pPr>
              <w:keepNext/>
              <w:spacing w:before="20" w:after="20" w:line="260" w:lineRule="exact"/>
              <w:ind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7B244C64">
            <w:pPr>
              <w:keepNext/>
              <w:spacing w:before="20" w:after="20" w:line="260" w:lineRule="exact"/>
              <w:ind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02DBE364">
            <w:pPr>
              <w:keepNext/>
              <w:spacing w:before="20" w:after="20" w:line="260" w:lineRule="exact"/>
              <w:ind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1BC54F97">
            <w:pPr>
              <w:keepNext/>
              <w:spacing w:before="20" w:after="20" w:line="260" w:lineRule="exact"/>
              <w:ind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75D9DE5E">
            <w:pPr>
              <w:keepNext/>
              <w:spacing w:before="20" w:after="20" w:line="260" w:lineRule="exact"/>
              <w:ind w:firstLine="0" w:firstLineChars="0"/>
              <w:jc w:val="center"/>
            </w:pPr>
            <w:r>
              <w:rPr>
                <w:rFonts w:ascii="Times New Roman" w:hAnsi="Times New Roman" w:eastAsia="宋体"/>
                <w:b w:val="0"/>
                <w:sz w:val="18"/>
              </w:rPr>
              <w:t>-0.31</w:t>
            </w:r>
          </w:p>
        </w:tc>
      </w:tr>
      <w:tr w14:paraId="191F55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F08B8BA">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823A1B1">
            <w:pPr>
              <w:keepNext/>
              <w:spacing w:before="20" w:after="20" w:line="260" w:lineRule="exact"/>
              <w:ind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1E70C2B4">
            <w:pPr>
              <w:keepNext/>
              <w:spacing w:before="20" w:after="20" w:line="260" w:lineRule="exact"/>
              <w:ind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1D4B6416">
            <w:pPr>
              <w:keepNext/>
              <w:spacing w:before="20" w:after="20" w:line="260" w:lineRule="exact"/>
              <w:ind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11595F61">
            <w:pPr>
              <w:keepNext/>
              <w:spacing w:before="20" w:after="20" w:line="260" w:lineRule="exact"/>
              <w:ind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2E05B25E">
            <w:pPr>
              <w:keepNext/>
              <w:spacing w:before="20" w:after="20" w:line="260" w:lineRule="exact"/>
              <w:ind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3002597F">
            <w:pPr>
              <w:keepNext/>
              <w:spacing w:before="20" w:after="20" w:line="260" w:lineRule="exact"/>
              <w:ind w:firstLine="0" w:firstLineChars="0"/>
              <w:jc w:val="center"/>
            </w:pPr>
            <w:r>
              <w:rPr>
                <w:rFonts w:ascii="Times New Roman" w:hAnsi="Times New Roman" w:eastAsia="宋体"/>
                <w:b w:val="0"/>
                <w:sz w:val="18"/>
              </w:rPr>
              <w:t>-0.28</w:t>
            </w:r>
          </w:p>
        </w:tc>
      </w:tr>
      <w:tr w14:paraId="62BB80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7400329">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D117CAB">
            <w:pPr>
              <w:keepNext/>
              <w:spacing w:before="20" w:after="20" w:line="260" w:lineRule="exact"/>
              <w:ind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F46E468">
            <w:pPr>
              <w:keepNext/>
              <w:spacing w:before="20" w:after="20" w:line="260" w:lineRule="exact"/>
              <w:ind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21C3798A">
            <w:pPr>
              <w:keepNext/>
              <w:spacing w:before="20" w:after="20" w:line="260" w:lineRule="exact"/>
              <w:ind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6994F76C">
            <w:pPr>
              <w:keepNext/>
              <w:spacing w:before="20" w:after="20" w:line="260" w:lineRule="exact"/>
              <w:ind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5679BF29">
            <w:pPr>
              <w:keepNext/>
              <w:spacing w:before="20" w:after="20" w:line="260" w:lineRule="exact"/>
              <w:ind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332893C3">
            <w:pPr>
              <w:keepNext/>
              <w:spacing w:before="20" w:after="20" w:line="260" w:lineRule="exact"/>
              <w:ind w:firstLine="0" w:firstLineChars="0"/>
              <w:jc w:val="center"/>
            </w:pPr>
            <w:r>
              <w:rPr>
                <w:rFonts w:ascii="Times New Roman" w:hAnsi="Times New Roman" w:eastAsia="宋体"/>
                <w:b w:val="0"/>
                <w:sz w:val="18"/>
              </w:rPr>
              <w:t>0.19</w:t>
            </w:r>
          </w:p>
        </w:tc>
      </w:tr>
      <w:tr w14:paraId="34923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259132D">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7D1C88F">
            <w:pPr>
              <w:keepNext/>
              <w:spacing w:before="20" w:after="20" w:line="260" w:lineRule="exact"/>
              <w:ind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1CD259D">
            <w:pPr>
              <w:keepNext/>
              <w:spacing w:before="20" w:after="20" w:line="260" w:lineRule="exact"/>
              <w:ind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23AD8037">
            <w:pPr>
              <w:keepNext/>
              <w:spacing w:before="20" w:after="20" w:line="260" w:lineRule="exact"/>
              <w:ind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16ED406A">
            <w:pPr>
              <w:keepNext/>
              <w:spacing w:before="20" w:after="20" w:line="260" w:lineRule="exact"/>
              <w:ind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8EB1509">
            <w:pPr>
              <w:keepNext/>
              <w:spacing w:before="20" w:after="20" w:line="260" w:lineRule="exact"/>
              <w:ind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26D6ADC0">
            <w:pPr>
              <w:keepNext/>
              <w:spacing w:before="20" w:after="20" w:line="260" w:lineRule="exact"/>
              <w:ind w:firstLine="0" w:firstLineChars="0"/>
              <w:jc w:val="center"/>
            </w:pPr>
            <w:r>
              <w:rPr>
                <w:rFonts w:ascii="Times New Roman" w:hAnsi="Times New Roman" w:eastAsia="宋体"/>
                <w:b w:val="0"/>
                <w:sz w:val="18"/>
              </w:rPr>
              <w:t>-0.02</w:t>
            </w:r>
          </w:p>
        </w:tc>
      </w:tr>
      <w:tr w14:paraId="06D7EA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E9C3DD2">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75A1085">
            <w:pPr>
              <w:keepNext/>
              <w:spacing w:before="20" w:after="20" w:line="260" w:lineRule="exact"/>
              <w:ind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A9997CC">
            <w:pPr>
              <w:keepNext/>
              <w:spacing w:before="20" w:after="20" w:line="260" w:lineRule="exact"/>
              <w:ind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0D8CC09D">
            <w:pPr>
              <w:keepNext/>
              <w:spacing w:before="20" w:after="20" w:line="260" w:lineRule="exact"/>
              <w:ind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2DB3BE46">
            <w:pPr>
              <w:keepNext/>
              <w:spacing w:before="20" w:after="20" w:line="260" w:lineRule="exact"/>
              <w:ind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4D77ADAC">
            <w:pPr>
              <w:keepNext/>
              <w:spacing w:before="20" w:after="20" w:line="260" w:lineRule="exact"/>
              <w:ind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2AB1485A">
            <w:pPr>
              <w:keepNext/>
              <w:spacing w:before="20" w:after="20" w:line="260" w:lineRule="exact"/>
              <w:ind w:firstLine="0" w:firstLineChars="0"/>
              <w:jc w:val="center"/>
            </w:pPr>
            <w:r>
              <w:rPr>
                <w:rFonts w:ascii="Times New Roman" w:hAnsi="Times New Roman" w:eastAsia="宋体"/>
                <w:b w:val="0"/>
                <w:sz w:val="18"/>
              </w:rPr>
              <w:t>0.22</w:t>
            </w:r>
          </w:p>
        </w:tc>
      </w:tr>
      <w:tr w14:paraId="13F59C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05FD8A7">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3127D2D">
            <w:pPr>
              <w:keepNext w:val="0"/>
              <w:spacing w:before="20" w:after="20" w:line="260" w:lineRule="exact"/>
              <w:ind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562C9AD8">
            <w:pPr>
              <w:keepNext w:val="0"/>
              <w:spacing w:before="20" w:after="20" w:line="260" w:lineRule="exact"/>
              <w:ind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796DF2A8">
            <w:pPr>
              <w:keepNext w:val="0"/>
              <w:spacing w:before="20" w:after="20" w:line="260" w:lineRule="exact"/>
              <w:ind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25BB38F1">
            <w:pPr>
              <w:keepNext w:val="0"/>
              <w:spacing w:before="20" w:after="20" w:line="260" w:lineRule="exact"/>
              <w:ind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B335437">
            <w:pPr>
              <w:keepNext w:val="0"/>
              <w:spacing w:before="20" w:after="20" w:line="260" w:lineRule="exact"/>
              <w:ind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266F75A3">
            <w:pPr>
              <w:keepNext w:val="0"/>
              <w:spacing w:before="20" w:after="20" w:line="260" w:lineRule="exact"/>
              <w:ind w:firstLine="0" w:firstLineChars="0"/>
              <w:jc w:val="center"/>
            </w:pPr>
            <w:r>
              <w:rPr>
                <w:rFonts w:ascii="Times New Roman" w:hAnsi="Times New Roman" w:eastAsia="宋体"/>
                <w:b w:val="0"/>
                <w:sz w:val="18"/>
              </w:rPr>
              <w:t>-0.11</w:t>
            </w:r>
          </w:p>
        </w:tc>
      </w:tr>
    </w:tbl>
    <w:p w14:paraId="4A4557CB">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由此，年度容载比偏高需要结合投产进度和当年负荷判断，不能直接等同于设备新增过多；容载比下降也需要联系存量调整和负荷兑现情况分析。</w:t>
      </w:r>
    </w:p>
    <w:p w14:paraId="5A1243F4">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新增用户逐步接入后，设备负载和年网供最大负荷上升，容载比相应降低。评价规划效果时，应同时观察容量、负荷和投运年份，避免用单一年份的高低值替代对完整发展过程的判断。第五章采用逐年方案，正是为了将这些变化落实到建设规模和投运时点。</w:t>
      </w:r>
    </w:p>
    <w:p w14:paraId="393A6492">
      <w:pPr>
        <w:pStyle w:val="5"/>
        <w:keepNext/>
        <w:numPr>
          <w:ilvl w:val="0"/>
          <w:numId w:val="0"/>
        </w:numPr>
        <w:spacing w:before="160" w:after="120" w:line="390" w:lineRule="exact"/>
        <w:ind w:firstLine="0"/>
      </w:pPr>
      <w:bookmarkStart w:id="133" w:name="光伏发电与用电高峰的季节关系"/>
      <w:r>
        <w:rPr>
          <w:rFonts w:ascii="Times New Roman" w:hAnsi="Times New Roman" w:eastAsia="方正仿宋_GBK"/>
          <w:b/>
          <w:sz w:val="26"/>
        </w:rPr>
        <w:t>3.8.2 光伏发电与用电高峰的季节关系</w:t>
      </w:r>
      <w:bookmarkEnd w:id="133"/>
    </w:p>
    <w:p w14:paraId="6BCED171">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光伏发电量与用户用电量共同决定分布式电源电量渗透率。邳州2025年月度估计中，5月分布式电源电量渗透率约60.26%，高于7月的37.85%；但7月光伏发电量约212845.47 MWh，高于5月的163851.67 MWh。其原因是7月用户用电量同步升高到562354.97 MWh，而5月为271920.09 MWh。分布式电源电量渗透率下降并不表示当月光伏发电量减少。</w:t>
      </w:r>
    </w:p>
    <w:p w14:paraId="7480700C">
      <w:pPr>
        <w:pStyle w:val="2"/>
        <w:keepNext/>
        <w:spacing w:before="120" w:after="80" w:line="280" w:lineRule="exact"/>
        <w:ind w:firstLine="0"/>
        <w:jc w:val="center"/>
      </w:pPr>
      <w:r>
        <w:rPr>
          <w:rFonts w:ascii="Times New Roman" w:hAnsi="Times New Roman" w:eastAsia="宋体"/>
          <w:b w:val="0"/>
          <w:sz w:val="21"/>
        </w:rPr>
        <w:t>表3-18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865F5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B75C1AE">
            <w:pPr>
              <w:keepNext/>
              <w:spacing w:before="20" w:after="20" w:line="260" w:lineRule="exact"/>
              <w:ind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47FE41A2">
            <w:pPr>
              <w:keepNext/>
              <w:spacing w:before="20" w:after="20" w:line="260" w:lineRule="exact"/>
              <w:ind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7F702C88">
            <w:pPr>
              <w:keepNext/>
              <w:spacing w:before="20" w:after="20" w:line="260" w:lineRule="exact"/>
              <w:ind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11F5E925">
            <w:pPr>
              <w:keepNext/>
              <w:spacing w:before="20" w:after="20" w:line="260" w:lineRule="exact"/>
              <w:ind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7E0EF246">
            <w:pPr>
              <w:keepNext/>
              <w:spacing w:before="20" w:after="20" w:line="260" w:lineRule="exact"/>
              <w:ind w:firstLine="0" w:firstLineChars="0"/>
              <w:jc w:val="center"/>
            </w:pPr>
            <w:r>
              <w:rPr>
                <w:rFonts w:ascii="Times New Roman" w:hAnsi="Times New Roman" w:eastAsia="宋体"/>
                <w:b/>
                <w:sz w:val="18"/>
              </w:rPr>
              <w:t>最大正向净负荷/MW</w:t>
            </w:r>
          </w:p>
        </w:tc>
      </w:tr>
      <w:tr w14:paraId="0D09D1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231AC1">
            <w:pPr>
              <w:keepNext/>
              <w:spacing w:before="20" w:after="20" w:line="260" w:lineRule="exact"/>
              <w:ind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283B2C52">
            <w:pPr>
              <w:keepNext/>
              <w:spacing w:before="20" w:after="20" w:line="260" w:lineRule="exact"/>
              <w:ind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435470C6">
            <w:pPr>
              <w:keepNext/>
              <w:spacing w:before="20" w:after="20" w:line="260" w:lineRule="exact"/>
              <w:ind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0347144D">
            <w:pPr>
              <w:keepNext/>
              <w:spacing w:before="20" w:after="20" w:line="260" w:lineRule="exact"/>
              <w:ind w:firstLine="0" w:firstLineChars="0"/>
              <w:jc w:val="center"/>
            </w:pPr>
            <w:r>
              <w:rPr>
                <w:rFonts w:ascii="Times New Roman" w:hAnsi="Times New Roman" w:eastAsia="宋体"/>
                <w:b w:val="0"/>
                <w:sz w:val="18"/>
              </w:rPr>
              <w:t>32.94%</w:t>
            </w:r>
          </w:p>
        </w:tc>
        <w:tc>
          <w:tcPr>
            <w:tcW w:w="1662" w:type="dxa"/>
            <w:tcMar>
              <w:left w:w="70" w:type="dxa"/>
              <w:right w:w="70" w:type="dxa"/>
            </w:tcMar>
            <w:vAlign w:val="center"/>
          </w:tcPr>
          <w:p w14:paraId="6DAD6888">
            <w:pPr>
              <w:keepNext/>
              <w:spacing w:before="20" w:after="20" w:line="260" w:lineRule="exact"/>
              <w:ind w:firstLine="0" w:firstLineChars="0"/>
              <w:jc w:val="center"/>
            </w:pPr>
            <w:r>
              <w:rPr>
                <w:rFonts w:ascii="Times New Roman" w:hAnsi="Times New Roman" w:eastAsia="宋体"/>
                <w:b w:val="0"/>
                <w:sz w:val="18"/>
              </w:rPr>
              <w:t>755.80</w:t>
            </w:r>
          </w:p>
        </w:tc>
      </w:tr>
      <w:tr w14:paraId="77367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EE2F6F5">
            <w:pPr>
              <w:keepNext/>
              <w:spacing w:before="20" w:after="20" w:line="260" w:lineRule="exact"/>
              <w:ind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13EC298A">
            <w:pPr>
              <w:keepNext/>
              <w:spacing w:before="20" w:after="20" w:line="260" w:lineRule="exact"/>
              <w:ind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3DA82AB6">
            <w:pPr>
              <w:keepNext/>
              <w:spacing w:before="20" w:after="20" w:line="260" w:lineRule="exact"/>
              <w:ind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1C8645C8">
            <w:pPr>
              <w:keepNext/>
              <w:spacing w:before="20" w:after="20" w:line="260" w:lineRule="exact"/>
              <w:ind w:firstLine="0" w:firstLineChars="0"/>
              <w:jc w:val="center"/>
            </w:pPr>
            <w:r>
              <w:rPr>
                <w:rFonts w:ascii="Times New Roman" w:hAnsi="Times New Roman" w:eastAsia="宋体"/>
                <w:b w:val="0"/>
                <w:sz w:val="18"/>
              </w:rPr>
              <w:t>55.17%</w:t>
            </w:r>
          </w:p>
        </w:tc>
        <w:tc>
          <w:tcPr>
            <w:tcW w:w="1662" w:type="dxa"/>
            <w:tcMar>
              <w:left w:w="70" w:type="dxa"/>
              <w:right w:w="70" w:type="dxa"/>
            </w:tcMar>
            <w:vAlign w:val="center"/>
          </w:tcPr>
          <w:p w14:paraId="40D87CF2">
            <w:pPr>
              <w:keepNext/>
              <w:spacing w:before="20" w:after="20" w:line="260" w:lineRule="exact"/>
              <w:ind w:firstLine="0" w:firstLineChars="0"/>
              <w:jc w:val="center"/>
            </w:pPr>
            <w:r>
              <w:rPr>
                <w:rFonts w:ascii="Times New Roman" w:hAnsi="Times New Roman" w:eastAsia="宋体"/>
                <w:b w:val="0"/>
                <w:sz w:val="18"/>
              </w:rPr>
              <w:t>700.77</w:t>
            </w:r>
          </w:p>
        </w:tc>
      </w:tr>
      <w:tr w14:paraId="241114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BB7A63">
            <w:pPr>
              <w:keepNext/>
              <w:spacing w:before="20" w:after="20" w:line="260" w:lineRule="exact"/>
              <w:ind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794F6619">
            <w:pPr>
              <w:keepNext/>
              <w:spacing w:before="20" w:after="20" w:line="260" w:lineRule="exact"/>
              <w:ind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66E9C9D0">
            <w:pPr>
              <w:keepNext/>
              <w:spacing w:before="20" w:after="20" w:line="260" w:lineRule="exact"/>
              <w:ind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6EC48E44">
            <w:pPr>
              <w:keepNext/>
              <w:spacing w:before="20" w:after="20" w:line="260" w:lineRule="exact"/>
              <w:ind w:firstLine="0" w:firstLineChars="0"/>
              <w:jc w:val="center"/>
            </w:pPr>
            <w:r>
              <w:rPr>
                <w:rFonts w:ascii="Times New Roman" w:hAnsi="Times New Roman" w:eastAsia="宋体"/>
                <w:b w:val="0"/>
                <w:sz w:val="18"/>
              </w:rPr>
              <w:t>33.21%</w:t>
            </w:r>
          </w:p>
        </w:tc>
        <w:tc>
          <w:tcPr>
            <w:tcW w:w="1662" w:type="dxa"/>
            <w:tcMar>
              <w:left w:w="70" w:type="dxa"/>
              <w:right w:w="70" w:type="dxa"/>
            </w:tcMar>
            <w:vAlign w:val="center"/>
          </w:tcPr>
          <w:p w14:paraId="3DFFAA22">
            <w:pPr>
              <w:keepNext/>
              <w:spacing w:before="20" w:after="20" w:line="260" w:lineRule="exact"/>
              <w:ind w:firstLine="0" w:firstLineChars="0"/>
              <w:jc w:val="center"/>
            </w:pPr>
            <w:r>
              <w:rPr>
                <w:rFonts w:ascii="Times New Roman" w:hAnsi="Times New Roman" w:eastAsia="宋体"/>
                <w:b w:val="0"/>
                <w:sz w:val="18"/>
              </w:rPr>
              <w:t>956.45</w:t>
            </w:r>
          </w:p>
        </w:tc>
      </w:tr>
      <w:tr w14:paraId="05D14A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487C92">
            <w:pPr>
              <w:keepNext w:val="0"/>
              <w:spacing w:before="20" w:after="20" w:line="260" w:lineRule="exact"/>
              <w:ind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29A6B558">
            <w:pPr>
              <w:keepNext w:val="0"/>
              <w:spacing w:before="20" w:after="20" w:line="260" w:lineRule="exact"/>
              <w:ind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15EA61AC">
            <w:pPr>
              <w:keepNext w:val="0"/>
              <w:spacing w:before="20" w:after="20" w:line="260" w:lineRule="exact"/>
              <w:ind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37E70FCA">
            <w:pPr>
              <w:keepNext w:val="0"/>
              <w:spacing w:before="20" w:after="20" w:line="260" w:lineRule="exact"/>
              <w:ind w:firstLine="0" w:firstLineChars="0"/>
              <w:jc w:val="center"/>
            </w:pPr>
            <w:r>
              <w:rPr>
                <w:rFonts w:ascii="Times New Roman" w:hAnsi="Times New Roman" w:eastAsia="宋体"/>
                <w:b w:val="0"/>
                <w:sz w:val="18"/>
              </w:rPr>
              <w:t>43.44%</w:t>
            </w:r>
          </w:p>
        </w:tc>
        <w:tc>
          <w:tcPr>
            <w:tcW w:w="1662" w:type="dxa"/>
            <w:tcMar>
              <w:left w:w="70" w:type="dxa"/>
              <w:right w:w="70" w:type="dxa"/>
            </w:tcMar>
            <w:vAlign w:val="center"/>
          </w:tcPr>
          <w:p w14:paraId="05C96CF1">
            <w:pPr>
              <w:keepNext w:val="0"/>
              <w:spacing w:before="20" w:after="20" w:line="260" w:lineRule="exact"/>
              <w:ind w:firstLine="0" w:firstLineChars="0"/>
              <w:jc w:val="center"/>
            </w:pPr>
            <w:r>
              <w:rPr>
                <w:rFonts w:ascii="Times New Roman" w:hAnsi="Times New Roman" w:eastAsia="宋体"/>
                <w:b w:val="0"/>
                <w:sz w:val="18"/>
              </w:rPr>
              <w:t>589.21</w:t>
            </w:r>
          </w:p>
        </w:tc>
      </w:tr>
    </w:tbl>
    <w:p w14:paraId="1FA14857">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直接对月度分布式电源电量渗透率作算术平均，会给用电量不同的月份相同权重，所得结果与季度电量之比不一定相同。区域年度指标同样采用全年电量合计，月度指标则用于分析季节变化。</w:t>
      </w:r>
    </w:p>
    <w:p w14:paraId="28B773A5">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772C7E11">
      <w:pPr>
        <w:pStyle w:val="2"/>
        <w:widowControl/>
        <w:spacing w:before="0" w:after="0" w:line="348" w:lineRule="exact"/>
        <w:ind w:firstLine="480"/>
        <w:jc w:val="both"/>
      </w:pPr>
      <w:r>
        <w:rPr>
          <w:rFonts w:ascii="Times New Roman" w:hAnsi="Times New Roman" w:eastAsia="方正仿宋_GBK"/>
          <w:b w:val="0"/>
          <w:sz w:val="24"/>
        </w:rPr>
        <w:t>从储能配置看，较高分布式电源电量渗透率能够说明本地电源对年度用电的贡献，却不能直接确定储能额定功率和能量。储能定容还要识别功率缺口所在时段及连续长度。若主要问题是较短的正向尖峰，放电削峰可能减少所需主变容量；若主要问题是持续较长的日间反送，充电吸收需要相应能量空间。两种用途分别对应不同运行方向和时序要求。</w:t>
      </w:r>
    </w:p>
    <w:p w14:paraId="7B723375">
      <w:pPr>
        <w:pStyle w:val="5"/>
        <w:keepNext/>
        <w:numPr>
          <w:ilvl w:val="0"/>
          <w:numId w:val="0"/>
        </w:numPr>
        <w:spacing w:before="160" w:after="120" w:line="390" w:lineRule="exact"/>
        <w:ind w:firstLine="0"/>
      </w:pPr>
      <w:bookmarkStart w:id="134" w:name="区域容量储备与重载设备并存"/>
      <w:r>
        <w:rPr>
          <w:rFonts w:ascii="Times New Roman" w:hAnsi="Times New Roman" w:eastAsia="方正仿宋_GBK"/>
          <w:b/>
          <w:sz w:val="26"/>
        </w:rPr>
        <w:t>3.8.3 区域容量储备与重载设备并存</w:t>
      </w:r>
      <w:bookmarkEnd w:id="134"/>
    </w:p>
    <w:p w14:paraId="4E45DB41">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80.00%及以上的有7台，占17.50%；市区61台样本中有7台，占11.48%。两地区最大值分别为92.40%和97.44%，高于各自约50.00%的中位水平。设备负载分布存在差异，区域总容量较充足时，部分站点仍可能承担较大的供电任务。</w:t>
      </w:r>
    </w:p>
    <w:p w14:paraId="72659A4E">
      <w:pPr>
        <w:pStyle w:val="2"/>
        <w:widowControl/>
        <w:spacing w:before="0" w:after="0" w:line="348" w:lineRule="exact"/>
        <w:ind w:firstLine="480"/>
        <w:jc w:val="both"/>
      </w:pPr>
      <w:r>
        <w:rPr>
          <w:rFonts w:ascii="Times New Roman" w:hAnsi="Times New Roman" w:eastAsia="方正仿宋_GBK"/>
          <w:b w:val="0"/>
          <w:sz w:val="24"/>
        </w:rPr>
        <w:t>区域容载比分子是公用主变总容量，不能反映容量具体分布在哪一座站。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6D2E65BE">
      <w:pPr>
        <w:pStyle w:val="2"/>
        <w:widowControl/>
        <w:spacing w:before="0" w:after="0" w:line="348" w:lineRule="exact"/>
        <w:ind w:firstLine="480"/>
        <w:jc w:val="both"/>
      </w:pPr>
      <w:r>
        <w:rPr>
          <w:rFonts w:ascii="Times New Roman" w:hAnsi="Times New Roman" w:eastAsia="方正仿宋_GBK"/>
          <w:b w:val="0"/>
          <w:sz w:val="24"/>
        </w:rPr>
        <w:t>主变台数也会改变停运后的剩余容量。两台等容量主变在一台退出后只剩一半容量；增加一台主变后，即使正常运行负载率不高，N-1条件下的可用容量仍可能明显提高。因而，主变扩建的作用既包括增加总容量，也包括改变站内设备组合。第五章中弹性方案增加扩建项目、减少储能，需结合这一关系解释。</w:t>
      </w:r>
    </w:p>
    <w:p w14:paraId="32F1AF7F">
      <w:pPr>
        <w:pStyle w:val="2"/>
        <w:widowControl/>
        <w:spacing w:before="0" w:after="0" w:line="348" w:lineRule="exact"/>
        <w:ind w:firstLine="480"/>
        <w:jc w:val="both"/>
      </w:pPr>
      <w:r>
        <w:rPr>
          <w:rFonts w:ascii="Times New Roman" w:hAnsi="Times New Roman" w:eastAsia="方正仿宋_GBK"/>
          <w:b w:val="0"/>
          <w:sz w:val="24"/>
        </w:rPr>
        <w:t>负荷分散系数用于联系各站峰值与区域同时峰值。系数大于1.00说明各站峰值不完全同时出现，区域峰值低于各站独立峰值之和；各站设备仍要承受本地高峰。该指标不能替代站级负载率，也不能单独说明负荷在地理空间上是否集中。本报告据此按负荷分散系数分组，并结合各组站级负荷分配讨论容量配置。</w:t>
      </w:r>
    </w:p>
    <w:p w14:paraId="19C64DD5">
      <w:pPr>
        <w:pStyle w:val="5"/>
        <w:keepNext/>
        <w:numPr>
          <w:ilvl w:val="0"/>
          <w:numId w:val="0"/>
        </w:numPr>
        <w:spacing w:before="160" w:after="120" w:line="390" w:lineRule="exact"/>
        <w:ind w:firstLine="0"/>
      </w:pPr>
      <w:bookmarkStart w:id="135" w:name="两地区的容量规划重点"/>
      <w:r>
        <w:rPr>
          <w:rFonts w:ascii="Times New Roman" w:hAnsi="Times New Roman" w:eastAsia="方正仿宋_GBK"/>
          <w:b/>
          <w:sz w:val="26"/>
        </w:rPr>
        <w:t>3.8.4 两地区的容量规划重点</w:t>
      </w:r>
      <w:bookmarkEnd w:id="135"/>
    </w:p>
    <w:p w14:paraId="000F854F">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MW。光伏规模和供电负荷同时发展，意味着规划不能只按照单向用电增长推算主变需求。日间反送较大的站点应结合本地负荷和电源位置安排容量，晚间正向高峰及主变N-1条件则继续决定供电储备。</w:t>
      </w:r>
    </w:p>
    <w:p w14:paraId="7FC495DF">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123414DB">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不能脱离设备组合单独确定。</w:t>
      </w:r>
    </w:p>
    <w:p w14:paraId="1508ED35">
      <w:pPr>
        <w:pStyle w:val="3"/>
        <w:keepNext/>
        <w:pageBreakBefore/>
        <w:numPr>
          <w:ilvl w:val="0"/>
          <w:numId w:val="0"/>
        </w:numPr>
        <w:spacing w:before="0" w:after="120" w:line="540" w:lineRule="exact"/>
        <w:ind w:firstLine="0"/>
      </w:pPr>
      <w:bookmarkStart w:id="136" w:name="第四章-基于实际工程的建设成本模型"/>
      <w:bookmarkStart w:id="137" w:name="h399"/>
      <w:r>
        <w:rPr>
          <w:rFonts w:ascii="Times New Roman" w:hAnsi="Times New Roman" w:eastAsia="方正仿宋_GBK"/>
          <w:b/>
          <w:sz w:val="36"/>
        </w:rPr>
        <w:t>第四章 基于实际工程的建设成本模型</w:t>
      </w:r>
      <w:bookmarkEnd w:id="136"/>
      <w:bookmarkEnd w:id="137"/>
    </w:p>
    <w:p w14:paraId="5916D996">
      <w:pPr>
        <w:pStyle w:val="4"/>
        <w:keepNext/>
        <w:numPr>
          <w:ilvl w:val="0"/>
          <w:numId w:val="0"/>
        </w:numPr>
        <w:spacing w:before="160" w:after="120" w:line="480" w:lineRule="exact"/>
        <w:ind w:firstLine="0"/>
      </w:pPr>
      <w:bookmarkStart w:id="138" w:name="成本模型的范围与建立原则"/>
      <w:bookmarkStart w:id="139" w:name="h400"/>
      <w:r>
        <w:rPr>
          <w:rFonts w:ascii="Times New Roman" w:hAnsi="Times New Roman" w:eastAsia="方正仿宋_GBK"/>
          <w:b/>
          <w:sz w:val="32"/>
        </w:rPr>
        <w:t>4.1 成本模型的范围与建立原则</w:t>
      </w:r>
      <w:bookmarkEnd w:id="138"/>
      <w:bookmarkEnd w:id="139"/>
    </w:p>
    <w:p w14:paraId="092F8C76">
      <w:pPr>
        <w:pStyle w:val="5"/>
        <w:keepNext/>
        <w:numPr>
          <w:ilvl w:val="0"/>
          <w:numId w:val="0"/>
        </w:numPr>
        <w:spacing w:before="160" w:after="120" w:line="390" w:lineRule="exact"/>
        <w:ind w:firstLine="0"/>
      </w:pPr>
      <w:bookmarkStart w:id="140" w:name="建设改造措施与投资估算依据"/>
      <w:r>
        <w:rPr>
          <w:rFonts w:ascii="Times New Roman" w:hAnsi="Times New Roman" w:eastAsia="方正仿宋_GBK"/>
          <w:b/>
          <w:sz w:val="26"/>
        </w:rPr>
        <w:t>4.1.1 建设改造措施与投资估算依据</w:t>
      </w:r>
      <w:bookmarkEnd w:id="140"/>
    </w:p>
    <w:p w14:paraId="20DD3AB4">
      <w:pPr>
        <w:pStyle w:val="115"/>
        <w:widowControl/>
        <w:spacing w:before="0" w:after="0" w:line="348" w:lineRule="exact"/>
        <w:ind w:firstLine="480"/>
        <w:jc w:val="both"/>
      </w:pPr>
      <w:r>
        <w:rPr>
          <w:rFonts w:ascii="Times New Roman" w:hAnsi="Times New Roman" w:eastAsia="方正仿宋_GBK"/>
          <w:b w:val="0"/>
          <w:sz w:val="24"/>
        </w:rPr>
        <w:t>本研究比较新增主变、储能与10 kV联络措施的增量费用。根据分年度建设改造规模，按对应工程造价计算投资。主变更换以整台新购铭牌容量计价，扩建主变按独立扩建项目计价，储能按新增柜数计价，线路按当年新投运条数计价。既有资产只影响技术条件，其原建设费用不重复计入。</w:t>
      </w:r>
    </w:p>
    <w:p w14:paraId="117C47CD">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的投资估算包括主变购置及配套出线等建设内容；储能成交公告包括设备采购及安装等范围；线路参考价来自公开规划造价。参考价格按各案例工程范围折算，通过主变与线路、主变与储能两个单位功率投资比检查价格变化对措施选择的影响[85][89][86]。</w:t>
      </w:r>
    </w:p>
    <w:p w14:paraId="2F9E063F">
      <w:pPr>
        <w:pStyle w:val="5"/>
        <w:keepNext/>
        <w:numPr>
          <w:ilvl w:val="0"/>
          <w:numId w:val="0"/>
        </w:numPr>
        <w:spacing w:before="160" w:after="120" w:line="390" w:lineRule="exact"/>
        <w:ind w:firstLine="0"/>
      </w:pPr>
      <w:bookmarkStart w:id="141" w:name="投资运维与更新"/>
      <w:r>
        <w:rPr>
          <w:rFonts w:ascii="Times New Roman" w:hAnsi="Times New Roman" w:eastAsia="方正仿宋_GBK"/>
          <w:b/>
          <w:sz w:val="26"/>
        </w:rPr>
        <w:t>4.1.2 投资、运维与更新</w:t>
      </w:r>
      <w:bookmarkEnd w:id="141"/>
    </w:p>
    <w:p w14:paraId="4077BF25">
      <w:pPr>
        <w:pStyle w:val="115"/>
        <w:widowControl/>
        <w:spacing w:before="0" w:after="0" w:line="348" w:lineRule="exact"/>
        <w:ind w:firstLine="480"/>
        <w:jc w:val="both"/>
      </w:pPr>
      <w:r>
        <w:rPr>
          <w:rFonts w:ascii="Times New Roman" w:hAnsi="Times New Roman" w:eastAsia="方正仿宋_GBK"/>
          <w:b w:val="0"/>
          <w:sz w:val="24"/>
        </w:rPr>
        <w:t>评价期费用以2021年末为评价基准，截止于2041年。新增工程在投运年发生初始投资，次年起计固定运维；设备达到设定寿命且评价期尚需服务时，按同等实价更新。不同寿命的措施以同一现金流边界比较[10][11][12]。</w:t>
      </w:r>
    </w:p>
    <w:p w14:paraId="1EF79E98">
      <w:pPr>
        <w:pStyle w:val="2"/>
        <w:widowControl/>
        <w:spacing w:before="0" w:after="0" w:line="348" w:lineRule="exact"/>
        <w:ind w:firstLine="480"/>
        <w:jc w:val="both"/>
      </w:pPr>
      <w:r>
        <w:rPr>
          <w:rFonts w:ascii="Times New Roman" w:hAnsi="Times New Roman" w:eastAsia="方正仿宋_GBK"/>
          <w:b w:val="0"/>
          <w:sz w:val="24"/>
        </w:rPr>
        <w:t>按项目经济评价边界，主变和线路寿命均取40年，储能取25年；变电工程固定运维率为初始投资的4.20%/年，线路为2.20%/年。储能固定运维率取3.00%/年，折现率取6.00%。费用采用初始投资、年度运维和设备更新分项折现的方法[10,11,12]，各项取值作为两类方案的统一经济比较参数。评价截止年为2041年，两类方案采用相同参数。</w:t>
      </w:r>
    </w:p>
    <w:p w14:paraId="2C731098">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07305B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0488A55C">
            <w:pPr>
              <w:keepNext/>
              <w:spacing w:before="20" w:after="20" w:line="260" w:lineRule="exact"/>
              <w:ind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323F3774">
            <w:pPr>
              <w:keepNext/>
              <w:spacing w:before="20" w:after="20" w:line="260" w:lineRule="exact"/>
              <w:ind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2C2AB25D">
            <w:pPr>
              <w:keepNext/>
              <w:spacing w:before="20" w:after="20" w:line="260" w:lineRule="exact"/>
              <w:ind w:firstLine="0" w:firstLineChars="0"/>
              <w:jc w:val="center"/>
            </w:pPr>
            <w:r>
              <w:rPr>
                <w:rFonts w:ascii="Times New Roman" w:hAnsi="Times New Roman" w:eastAsia="宋体"/>
                <w:b/>
                <w:sz w:val="18"/>
              </w:rPr>
              <w:t>计算依据与用途</w:t>
            </w:r>
          </w:p>
        </w:tc>
      </w:tr>
      <w:tr w14:paraId="7725AE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286B0E05">
            <w:pPr>
              <w:keepNext/>
              <w:spacing w:before="20" w:after="20" w:line="260" w:lineRule="exact"/>
              <w:ind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3A5EFA6C">
            <w:pPr>
              <w:keepNext/>
              <w:spacing w:before="20" w:after="20" w:line="260" w:lineRule="exact"/>
              <w:ind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34CE307A">
            <w:pPr>
              <w:keepNext/>
              <w:spacing w:before="20" w:after="20" w:line="260" w:lineRule="exact"/>
              <w:ind w:firstLine="0" w:firstLineChars="0"/>
              <w:jc w:val="center"/>
            </w:pPr>
            <w:r>
              <w:rPr>
                <w:rFonts w:ascii="Times New Roman" w:hAnsi="Times New Roman" w:eastAsia="宋体"/>
                <w:b w:val="0"/>
                <w:sz w:val="18"/>
              </w:rPr>
              <w:t>共同评价期费用比较</w:t>
            </w:r>
          </w:p>
        </w:tc>
      </w:tr>
      <w:tr w14:paraId="13BDD1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8AEA19D">
            <w:pPr>
              <w:keepNext/>
              <w:spacing w:before="20" w:after="20" w:line="260" w:lineRule="exact"/>
              <w:ind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E7AFFD0">
            <w:pPr>
              <w:keepNext/>
              <w:spacing w:before="20" w:after="20" w:line="260" w:lineRule="exact"/>
              <w:ind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51295A03">
            <w:pPr>
              <w:keepNext/>
              <w:spacing w:before="20" w:after="20" w:line="260" w:lineRule="exact"/>
              <w:ind w:firstLine="0" w:firstLineChars="0"/>
              <w:jc w:val="center"/>
            </w:pPr>
            <w:r>
              <w:rPr>
                <w:rFonts w:ascii="Times New Roman" w:hAnsi="Times New Roman" w:eastAsia="宋体"/>
                <w:b w:val="0"/>
                <w:sz w:val="18"/>
              </w:rPr>
              <w:t>现值法；统一资金时间价值参数[10,11,12]</w:t>
            </w:r>
          </w:p>
        </w:tc>
      </w:tr>
      <w:tr w14:paraId="7C6E08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9980374">
            <w:pPr>
              <w:keepNext/>
              <w:spacing w:before="20" w:after="20" w:line="260" w:lineRule="exact"/>
              <w:ind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7B3B7A21">
            <w:pPr>
              <w:keepNext/>
              <w:spacing w:before="20" w:after="20" w:line="260" w:lineRule="exact"/>
              <w:ind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3EBBCF58">
            <w:pPr>
              <w:keepNext/>
              <w:spacing w:before="20" w:after="20" w:line="260" w:lineRule="exact"/>
              <w:ind w:firstLine="0" w:firstLineChars="0"/>
              <w:jc w:val="center"/>
            </w:pPr>
            <w:r>
              <w:rPr>
                <w:rFonts w:ascii="Times New Roman" w:hAnsi="Times New Roman" w:eastAsia="宋体"/>
                <w:b w:val="0"/>
                <w:sz w:val="18"/>
              </w:rPr>
              <w:t>设备更新间隔；本评价期内无更新</w:t>
            </w:r>
          </w:p>
        </w:tc>
      </w:tr>
      <w:tr w14:paraId="0D2C85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B7478F4">
            <w:pPr>
              <w:keepNext/>
              <w:spacing w:before="20" w:after="20" w:line="260" w:lineRule="exact"/>
              <w:ind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5DA701D5">
            <w:pPr>
              <w:keepNext/>
              <w:spacing w:before="20" w:after="20" w:line="260" w:lineRule="exact"/>
              <w:ind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16385C9B">
            <w:pPr>
              <w:keepNext/>
              <w:spacing w:before="20" w:after="20" w:line="260" w:lineRule="exact"/>
              <w:ind w:firstLine="0" w:firstLineChars="0"/>
              <w:jc w:val="center"/>
            </w:pPr>
            <w:r>
              <w:rPr>
                <w:rFonts w:ascii="Times New Roman" w:hAnsi="Times New Roman" w:eastAsia="宋体"/>
                <w:b w:val="0"/>
                <w:sz w:val="18"/>
              </w:rPr>
              <w:t>设备更新间隔；本评价期内无更新</w:t>
            </w:r>
          </w:p>
        </w:tc>
      </w:tr>
      <w:tr w14:paraId="52E487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3B8682E">
            <w:pPr>
              <w:keepNext/>
              <w:spacing w:before="20" w:after="20" w:line="260" w:lineRule="exact"/>
              <w:ind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3D9068E0">
            <w:pPr>
              <w:keepNext/>
              <w:spacing w:before="20" w:after="20" w:line="260" w:lineRule="exact"/>
              <w:ind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4176D6B2">
            <w:pPr>
              <w:keepNext/>
              <w:spacing w:before="20" w:after="20" w:line="260" w:lineRule="exact"/>
              <w:ind w:firstLine="0" w:firstLineChars="0"/>
              <w:jc w:val="center"/>
            </w:pPr>
            <w:r>
              <w:rPr>
                <w:rFonts w:ascii="Times New Roman" w:hAnsi="Times New Roman" w:eastAsia="宋体"/>
                <w:b w:val="0"/>
                <w:sz w:val="18"/>
              </w:rPr>
              <w:t>按初始投资比例估算年度运维[11]</w:t>
            </w:r>
          </w:p>
        </w:tc>
      </w:tr>
      <w:tr w14:paraId="20A39A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4EFE6B26">
            <w:pPr>
              <w:keepNext/>
              <w:spacing w:before="20" w:after="20" w:line="260" w:lineRule="exact"/>
              <w:ind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72164899">
            <w:pPr>
              <w:keepNext/>
              <w:spacing w:before="20" w:after="20" w:line="260" w:lineRule="exact"/>
              <w:ind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5CB28291">
            <w:pPr>
              <w:keepNext/>
              <w:spacing w:before="20" w:after="20" w:line="260" w:lineRule="exact"/>
              <w:ind w:firstLine="0" w:firstLineChars="0"/>
              <w:jc w:val="center"/>
            </w:pPr>
            <w:r>
              <w:rPr>
                <w:rFonts w:ascii="Times New Roman" w:hAnsi="Times New Roman" w:eastAsia="宋体"/>
                <w:b w:val="0"/>
                <w:sz w:val="18"/>
              </w:rPr>
              <w:t>按初始投资比例估算年度运维[12]</w:t>
            </w:r>
          </w:p>
        </w:tc>
      </w:tr>
      <w:tr w14:paraId="0E75A2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195DC7D">
            <w:pPr>
              <w:keepNext w:val="0"/>
              <w:spacing w:before="20" w:after="20" w:line="260" w:lineRule="exact"/>
              <w:ind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05A4B575">
            <w:pPr>
              <w:keepNext w:val="0"/>
              <w:spacing w:before="20" w:after="20" w:line="260" w:lineRule="exact"/>
              <w:ind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2C7EBD82">
            <w:pPr>
              <w:keepNext w:val="0"/>
              <w:spacing w:before="20" w:after="20" w:line="260" w:lineRule="exact"/>
              <w:ind w:firstLine="0" w:firstLineChars="0"/>
              <w:jc w:val="center"/>
            </w:pPr>
            <w:r>
              <w:rPr>
                <w:rFonts w:ascii="Times New Roman" w:hAnsi="Times New Roman" w:eastAsia="宋体"/>
                <w:b w:val="0"/>
                <w:sz w:val="18"/>
              </w:rPr>
              <w:t>按初始投资比例估算年度运维[10]</w:t>
            </w:r>
          </w:p>
        </w:tc>
      </w:tr>
    </w:tbl>
    <w:p w14:paraId="44F29F4B">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7BB8010A">
      <w:pPr>
        <w:pStyle w:val="5"/>
        <w:keepNext/>
        <w:numPr>
          <w:ilvl w:val="0"/>
          <w:numId w:val="0"/>
        </w:numPr>
        <w:spacing w:before="160" w:after="120" w:line="390" w:lineRule="exact"/>
        <w:ind w:firstLine="0"/>
      </w:pPr>
      <w:bookmarkStart w:id="142" w:name="增量比较的适用范围"/>
      <w:r>
        <w:rPr>
          <w:rFonts w:ascii="Times New Roman" w:hAnsi="Times New Roman" w:eastAsia="方正仿宋_GBK"/>
          <w:b/>
          <w:sz w:val="26"/>
        </w:rPr>
        <w:t>4.1.3 增量比较的适用范围</w:t>
      </w:r>
      <w:bookmarkEnd w:id="142"/>
    </w:p>
    <w:p w14:paraId="239975A3">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基期按仿真设备结构确定容量，年网供最大负荷统一标定到容载比2.00。2022年以后增加的措施按明确的购置和投运量计取，后续按各年在役状态计算运维费用，费用差来自新增措施规模及其投运时点。</w:t>
      </w:r>
    </w:p>
    <w:p w14:paraId="5A44AD63">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0DAFD258">
      <w:pPr>
        <w:pStyle w:val="4"/>
        <w:keepNext/>
        <w:numPr>
          <w:ilvl w:val="0"/>
          <w:numId w:val="0"/>
        </w:numPr>
        <w:spacing w:before="160" w:after="120" w:line="480" w:lineRule="exact"/>
        <w:ind w:firstLine="0"/>
      </w:pPr>
      <w:bookmarkStart w:id="143" w:name="h412"/>
      <w:bookmarkStart w:id="144" w:name="主变工程成本系数"/>
      <w:r>
        <w:rPr>
          <w:rFonts w:ascii="Times New Roman" w:hAnsi="Times New Roman" w:eastAsia="方正仿宋_GBK"/>
          <w:b/>
          <w:sz w:val="32"/>
        </w:rPr>
        <w:t>4.2 主变工程成本系数</w:t>
      </w:r>
      <w:bookmarkEnd w:id="143"/>
      <w:bookmarkEnd w:id="144"/>
    </w:p>
    <w:p w14:paraId="519D2D7F">
      <w:pPr>
        <w:pStyle w:val="5"/>
        <w:keepNext/>
        <w:numPr>
          <w:ilvl w:val="0"/>
          <w:numId w:val="0"/>
        </w:numPr>
        <w:spacing w:before="160" w:after="120" w:line="390" w:lineRule="exact"/>
        <w:ind w:firstLine="0"/>
      </w:pPr>
      <w:bookmarkStart w:id="145" w:name="替换工程案例"/>
      <w:r>
        <w:rPr>
          <w:rFonts w:ascii="Times New Roman" w:hAnsi="Times New Roman" w:eastAsia="方正仿宋_GBK"/>
          <w:b/>
          <w:sz w:val="26"/>
        </w:rPr>
        <w:t>4.2.1 替换工程案例</w:t>
      </w:r>
      <w:bookmarkEnd w:id="145"/>
    </w:p>
    <w:p w14:paraId="3D7E3039">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13D37E7A">
      <w:pPr>
        <w:pStyle w:val="2"/>
        <w:widowControl/>
        <w:spacing w:before="0" w:after="0" w:line="348" w:lineRule="exact"/>
        <w:ind w:firstLine="480"/>
        <w:jc w:val="both"/>
      </w:pPr>
      <w:r>
        <w:rPr>
          <w:rFonts w:ascii="Times New Roman" w:hAnsi="Times New Roman" w:eastAsia="方正仿宋_GBK"/>
          <w:b w:val="0"/>
          <w:sz w:val="24"/>
        </w:rPr>
        <w:t>两个案例采购容量分别为50 MVA和100 MVA，容量净增分别为30 MVA和37 MVA。王庄包含新增9回10 kV出线，鲁庙包含新增1回10 kV出线。模型按两项目静态总投资形成含配套工程的主变更换参考系数。</w:t>
      </w:r>
    </w:p>
    <w:p w14:paraId="7B85F3EF">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C9C3D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6EEE519">
            <w:pPr>
              <w:keepNext/>
              <w:spacing w:before="20" w:after="20" w:line="260" w:lineRule="exact"/>
              <w:ind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712081FE">
            <w:pPr>
              <w:keepNext/>
              <w:spacing w:before="20" w:after="20" w:line="260" w:lineRule="exact"/>
              <w:ind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6C59C6D3">
            <w:pPr>
              <w:keepNext/>
              <w:spacing w:before="20" w:after="20" w:line="260" w:lineRule="exact"/>
              <w:ind w:firstLine="0" w:firstLineChars="0"/>
              <w:jc w:val="center"/>
            </w:pPr>
            <w:r>
              <w:rPr>
                <w:rFonts w:ascii="Times New Roman" w:hAnsi="Times New Roman" w:eastAsia="宋体"/>
                <w:b/>
                <w:sz w:val="18"/>
              </w:rPr>
              <w:t>主变</w:t>
            </w:r>
            <w:ins w:id="23" w:author="白日梦想家" w:date="2026-10-08T15:29:32Z">
              <w:r>
                <w:rPr>
                  <w:rFonts w:hint="eastAsia" w:eastAsia="宋体"/>
                  <w:b/>
                  <w:sz w:val="18"/>
                  <w:lang w:eastAsia="zh"/>
                  <w:woUserID w:val="2"/>
                </w:rPr>
                <w:t>N-1</w:t>
              </w:r>
            </w:ins>
            <w:ins w:id="24" w:author="白日梦想家" w:date="2026-10-08T15:29:46Z">
              <w:r>
                <w:rPr>
                  <w:rFonts w:hint="eastAsia" w:eastAsia="宋体"/>
                  <w:b/>
                  <w:sz w:val="18"/>
                  <w:lang w:eastAsia="zh"/>
                  <w:woUserID w:val="2"/>
                </w:rPr>
                <w:t>后的</w:t>
              </w:r>
            </w:ins>
            <w:del w:id="25" w:author="白日梦想家" w:date="2026-10-08T15:29:29Z">
              <w:r>
                <w:rPr>
                  <w:rFonts w:ascii="Times New Roman" w:hAnsi="Times New Roman" w:eastAsia="宋体"/>
                  <w:b/>
                  <w:sz w:val="18"/>
                </w:rPr>
                <w:delText>退出</w:delText>
              </w:r>
            </w:del>
            <w:r>
              <w:rPr>
                <w:rFonts w:ascii="Times New Roman" w:hAnsi="Times New Roman" w:eastAsia="宋体"/>
                <w:b/>
                <w:sz w:val="18"/>
              </w:rPr>
              <w:t>容量/MVA</w:t>
            </w:r>
          </w:p>
        </w:tc>
        <w:tc>
          <w:tcPr>
            <w:tcW w:w="1662" w:type="dxa"/>
            <w:tcMar>
              <w:left w:w="70" w:type="dxa"/>
              <w:right w:w="70" w:type="dxa"/>
            </w:tcMar>
            <w:vAlign w:val="center"/>
          </w:tcPr>
          <w:p w14:paraId="635ECD81">
            <w:pPr>
              <w:keepNext/>
              <w:spacing w:before="20" w:after="20" w:line="260" w:lineRule="exact"/>
              <w:ind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7F09AEFA">
            <w:pPr>
              <w:keepNext/>
              <w:spacing w:before="20" w:after="20" w:line="260" w:lineRule="exact"/>
              <w:ind w:firstLine="0" w:firstLineChars="0"/>
              <w:jc w:val="center"/>
            </w:pPr>
            <w:r>
              <w:rPr>
                <w:rFonts w:ascii="Times New Roman" w:hAnsi="Times New Roman" w:eastAsia="宋体"/>
                <w:b/>
                <w:sz w:val="18"/>
              </w:rPr>
              <w:t>静态投资/万元</w:t>
            </w:r>
          </w:p>
        </w:tc>
      </w:tr>
      <w:tr w14:paraId="0DD674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CB78F50">
            <w:pPr>
              <w:keepNext/>
              <w:spacing w:before="20" w:after="20" w:line="260" w:lineRule="exact"/>
              <w:ind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5B685125">
            <w:pPr>
              <w:keepNext/>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A8700AD">
            <w:pPr>
              <w:keepNext/>
              <w:spacing w:before="20" w:after="20" w:line="260" w:lineRule="exact"/>
              <w:ind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0803ABD5">
            <w:pPr>
              <w:keepNext/>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EEE970F">
            <w:pPr>
              <w:keepNext/>
              <w:spacing w:before="20" w:after="20" w:line="260" w:lineRule="exact"/>
              <w:ind w:firstLine="0" w:firstLineChars="0"/>
              <w:jc w:val="center"/>
            </w:pPr>
            <w:r>
              <w:rPr>
                <w:rFonts w:ascii="Times New Roman" w:hAnsi="Times New Roman" w:eastAsia="宋体"/>
                <w:b w:val="0"/>
                <w:sz w:val="18"/>
              </w:rPr>
              <w:t>1206</w:t>
            </w:r>
          </w:p>
        </w:tc>
      </w:tr>
      <w:tr w14:paraId="451574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CBD9D2B">
            <w:pPr>
              <w:keepNext/>
              <w:spacing w:before="20" w:after="20" w:line="260" w:lineRule="exact"/>
              <w:ind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6560A36B">
            <w:pPr>
              <w:keepNext/>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551F5D7">
            <w:pPr>
              <w:keepNext/>
              <w:spacing w:before="20" w:after="20" w:line="260" w:lineRule="exact"/>
              <w:ind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41F47C2E">
            <w:pPr>
              <w:keepNext/>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FA4E58D">
            <w:pPr>
              <w:keepNext/>
              <w:spacing w:before="20" w:after="20" w:line="260" w:lineRule="exact"/>
              <w:ind w:firstLine="0" w:firstLineChars="0"/>
              <w:jc w:val="center"/>
            </w:pPr>
            <w:r>
              <w:rPr>
                <w:rFonts w:ascii="Times New Roman" w:hAnsi="Times New Roman" w:eastAsia="宋体"/>
                <w:b w:val="0"/>
                <w:sz w:val="18"/>
              </w:rPr>
              <w:t>1240</w:t>
            </w:r>
          </w:p>
        </w:tc>
      </w:tr>
      <w:tr w14:paraId="6AD8A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F52181">
            <w:pPr>
              <w:keepNext/>
              <w:spacing w:before="20" w:after="20" w:line="260" w:lineRule="exact"/>
              <w:ind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2F21322E">
            <w:pPr>
              <w:keepNext/>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3C112F39">
            <w:pPr>
              <w:keepNext/>
              <w:spacing w:before="20" w:after="20" w:line="260" w:lineRule="exact"/>
              <w:ind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272752D0">
            <w:pPr>
              <w:keepNext/>
              <w:spacing w:before="20" w:after="20" w:line="260" w:lineRule="exact"/>
              <w:ind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7EEC74DA">
            <w:pPr>
              <w:keepNext/>
              <w:spacing w:before="20" w:after="20" w:line="260" w:lineRule="exact"/>
              <w:ind w:firstLine="0" w:firstLineChars="0"/>
              <w:jc w:val="center"/>
            </w:pPr>
            <w:r>
              <w:rPr>
                <w:rFonts w:ascii="Times New Roman" w:hAnsi="Times New Roman" w:eastAsia="宋体"/>
                <w:b w:val="0"/>
                <w:sz w:val="18"/>
              </w:rPr>
              <w:t>1151</w:t>
            </w:r>
          </w:p>
        </w:tc>
      </w:tr>
      <w:tr w14:paraId="52705F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CFBE2CC">
            <w:pPr>
              <w:keepNext w:val="0"/>
              <w:spacing w:before="20" w:after="20" w:line="260" w:lineRule="exact"/>
              <w:ind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1AB518B8">
            <w:pPr>
              <w:keepNext w:val="0"/>
              <w:spacing w:before="20" w:after="20" w:line="260" w:lineRule="exact"/>
              <w:ind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3ED6EAAF">
            <w:pPr>
              <w:keepNext w:val="0"/>
              <w:spacing w:before="20" w:after="20" w:line="260" w:lineRule="exact"/>
              <w:ind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28C48AF5">
            <w:pPr>
              <w:keepNext w:val="0"/>
              <w:spacing w:before="20" w:after="20" w:line="260" w:lineRule="exact"/>
              <w:ind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2978D40F">
            <w:pPr>
              <w:keepNext w:val="0"/>
              <w:spacing w:before="20" w:after="20" w:line="260" w:lineRule="exact"/>
              <w:ind w:firstLine="0" w:firstLineChars="0"/>
              <w:jc w:val="center"/>
            </w:pPr>
            <w:r>
              <w:rPr>
                <w:rFonts w:ascii="Times New Roman" w:hAnsi="Times New Roman" w:eastAsia="宋体"/>
                <w:b w:val="0"/>
                <w:sz w:val="18"/>
              </w:rPr>
              <w:t>1335</w:t>
            </w:r>
          </w:p>
        </w:tc>
      </w:tr>
    </w:tbl>
    <w:p w14:paraId="0B9CFF3E">
      <w:pPr>
        <w:pStyle w:val="5"/>
        <w:keepNext/>
        <w:numPr>
          <w:ilvl w:val="0"/>
          <w:numId w:val="0"/>
        </w:numPr>
        <w:spacing w:before="160" w:after="120" w:line="390" w:lineRule="exact"/>
        <w:ind w:firstLine="0"/>
      </w:pPr>
      <w:bookmarkStart w:id="146" w:name="采购容量加权系数"/>
      <w:r>
        <w:rPr>
          <w:rFonts w:ascii="Times New Roman" w:hAnsi="Times New Roman" w:eastAsia="方正仿宋_GBK"/>
          <w:b/>
          <w:sz w:val="26"/>
        </w:rPr>
        <w:t>4.2.2 采购容量加权系数</w:t>
      </w:r>
      <w:bookmarkEnd w:id="146"/>
    </w:p>
    <w:p w14:paraId="2E9EC199">
      <w:pPr>
        <w:pStyle w:val="115"/>
        <w:widowControl/>
        <w:spacing w:before="0" w:after="0" w:line="348" w:lineRule="exact"/>
        <w:ind w:firstLine="480"/>
        <w:jc w:val="both"/>
      </w:pPr>
      <w:r>
        <w:rPr>
          <w:rFonts w:ascii="Times New Roman" w:hAnsi="Times New Roman" w:eastAsia="方正仿宋_GBK"/>
          <w:b w:val="0"/>
          <w:sz w:val="24"/>
        </w:rPr>
        <w:t>替换工程系数按两个案例静态投资之和除以新购铭牌容量之和计算，使用采购容量加权。参考系数按式（4-1）计算。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6191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1EFB79F">
            <w:pPr>
              <w:spacing w:before="0" w:after="0"/>
              <w:ind w:firstLine="0" w:firstLineChars="0"/>
            </w:pPr>
          </w:p>
        </w:tc>
        <w:tc>
          <w:tcPr>
            <w:tcW w:w="6838" w:type="dxa"/>
            <w:tcMar>
              <w:left w:w="0" w:type="dxa"/>
              <w:right w:w="0" w:type="dxa"/>
            </w:tcMar>
            <w:vAlign w:val="center"/>
          </w:tcPr>
          <w:p w14:paraId="00ACAF12">
            <w:pPr>
              <w:pStyle w:val="2"/>
              <w:keepNext/>
              <w:spacing w:before="100" w:after="100" w:line="276" w:lineRule="auto"/>
              <w:ind w:firstLine="0" w:firstLineChars="0"/>
              <w:jc w:val="center"/>
            </w:pPr>
            <m:oMathPara>
              <m:oMathParaPr>
                <m:jc m:val="center"/>
              </m:oMathParaPr>
              <m:oMath>
                <m:sSub>
                  <m:sSubPr/>
                  <m:e>
                    <m:r>
                      <m:rPr/>
                      <m:t>c</m:t>
                    </m:r>
                  </m:e>
                  <m:sub>
                    <m:r>
                      <m:rPr/>
                      <m:t>T</m:t>
                    </m:r>
                  </m:sub>
                </m:sSub>
                <m:r>
                  <m:rPr/>
                  <m:t>=</m:t>
                </m:r>
                <m:f>
                  <m:fPr/>
                  <m:num>
                    <m:r>
                      <m:rPr/>
                      <m:t>1151+1335</m:t>
                    </m:r>
                  </m:num>
                  <m:den>
                    <m:r>
                      <m:rPr/>
                      <m:t>50+100</m:t>
                    </m:r>
                  </m:den>
                </m:f>
                <m:r>
                  <m:rPr/>
                  <m:t>≈16.57 </m:t>
                </m:r>
                <m:r>
                  <m:rPr>
                    <m:nor/>
                    <m:sty m:val="p"/>
                  </m:rPr>
                  <w:rPr>
                    <w:b w:val="0"/>
                    <w:i w:val="0"/>
                  </w:rPr>
                  <m:t>万元/MVA</m:t>
                </m:r>
                <m:r>
                  <m:rPr/>
                  <m:t>.</m:t>
                </m:r>
              </m:oMath>
            </m:oMathPara>
          </w:p>
        </w:tc>
        <w:tc>
          <w:tcPr>
            <w:tcW w:w="737" w:type="dxa"/>
            <w:tcMar>
              <w:left w:w="0" w:type="dxa"/>
              <w:right w:w="0" w:type="dxa"/>
            </w:tcMar>
            <w:vAlign w:val="center"/>
          </w:tcPr>
          <w:p w14:paraId="5E90254F">
            <w:pPr>
              <w:spacing w:before="0" w:after="0"/>
              <w:ind w:firstLine="0" w:firstLineChars="0"/>
              <w:jc w:val="right"/>
            </w:pPr>
            <w:r>
              <w:rPr>
                <w:rFonts w:ascii="Times New Roman" w:hAnsi="Times New Roman" w:eastAsia="方正仿宋_GBK"/>
                <w:b w:val="0"/>
                <w:sz w:val="18"/>
              </w:rPr>
              <w:t>（4-1）</w:t>
            </w:r>
          </w:p>
        </w:tc>
      </w:tr>
    </w:tbl>
    <w:p w14:paraId="3B00009C">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c</m:t>
            </m:r>
          </m:e>
          <m:sub>
            <m:r>
              <m: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6F52E8EE">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5E8EE8DE">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325BFA4E">
      <w:pPr>
        <w:pStyle w:val="5"/>
        <w:keepNext/>
        <w:numPr>
          <w:ilvl w:val="0"/>
          <w:numId w:val="0"/>
        </w:numPr>
        <w:spacing w:before="160" w:after="120" w:line="390" w:lineRule="exact"/>
        <w:ind w:firstLine="0"/>
      </w:pPr>
      <w:bookmarkStart w:id="147" w:name="净增容量与工程费用"/>
      <w:r>
        <w:rPr>
          <w:rFonts w:ascii="Times New Roman" w:hAnsi="Times New Roman" w:eastAsia="方正仿宋_GBK"/>
          <w:b/>
          <w:sz w:val="26"/>
        </w:rPr>
        <w:t>4.2.3 净增容量与工程费用</w:t>
      </w:r>
      <w:bookmarkEnd w:id="147"/>
    </w:p>
    <w:p w14:paraId="63C28811">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33D0D144">
      <w:pPr>
        <w:pStyle w:val="2"/>
        <w:widowControl/>
        <w:spacing w:before="0" w:after="0" w:line="348" w:lineRule="exact"/>
        <w:ind w:firstLine="480"/>
        <w:jc w:val="both"/>
      </w:pPr>
      <w:r>
        <w:rPr>
          <w:rFonts w:ascii="Times New Roman" w:hAnsi="Times New Roman" w:eastAsia="方正仿宋_GBK"/>
          <w:b w:val="0"/>
          <w:sz w:val="24"/>
        </w:rPr>
        <w:t>对站</w:t>
      </w:r>
      <m:oMath>
        <m:r>
          <m:rPr/>
          <m:t>i</m:t>
        </m:r>
      </m:oMath>
      <w:r>
        <w:rPr>
          <w:rFonts w:ascii="Times New Roman" w:hAnsi="Times New Roman" w:eastAsia="方正仿宋_GBK"/>
          <w:b w:val="0"/>
          <w:sz w:val="24"/>
        </w:rPr>
        <w:t>、主变安装位置</w:t>
      </w:r>
      <m:oMath>
        <m:r>
          <m:rPr/>
          <m:t>k</m:t>
        </m:r>
      </m:oMath>
      <w:r>
        <w:rPr>
          <w:rFonts w:ascii="Times New Roman" w:hAnsi="Times New Roman" w:eastAsia="方正仿宋_GBK"/>
          <w:b w:val="0"/>
          <w:sz w:val="24"/>
        </w:rPr>
        <w:t>、投运年份</w:t>
      </w:r>
      <m:oMath>
        <m:r>
          <m:rPr/>
          <m:t>y</m:t>
        </m:r>
      </m:oMath>
      <w:r>
        <w:rPr>
          <w:rFonts w:ascii="Times New Roman" w:hAnsi="Times New Roman" w:eastAsia="方正仿宋_GBK"/>
          <w:b w:val="0"/>
          <w:sz w:val="24"/>
        </w:rPr>
        <w:t>，若容量由</w:t>
      </w:r>
      <m:oMath>
        <m:sSup>
          <m:sSupPr/>
          <m:e>
            <m:r>
              <m:rPr/>
              <m:t>S</m:t>
            </m:r>
          </m:e>
          <m:sup>
            <m:r>
              <m:rPr>
                <m:sty m:val="p"/>
              </m:rPr>
              <m:t>old</m:t>
            </m:r>
          </m:sup>
        </m:sSup>
      </m:oMath>
      <w:r>
        <w:rPr>
          <w:rFonts w:ascii="Times New Roman" w:hAnsi="Times New Roman" w:eastAsia="方正仿宋_GBK"/>
          <w:b w:val="0"/>
          <w:sz w:val="24"/>
        </w:rPr>
        <w:t>更换为</w:t>
      </w:r>
      <m:oMath>
        <m:sSup>
          <m:sSupPr/>
          <m:e>
            <m:r>
              <m:rPr/>
              <m:t>S</m:t>
            </m:r>
          </m:e>
          <m:sup>
            <m:r>
              <m:rPr>
                <m:sty m:val="p"/>
              </m:rPr>
              <m:t>new</m:t>
            </m:r>
          </m:sup>
        </m:sSup>
      </m:oMath>
      <w:r>
        <w:rPr>
          <w:rFonts w:ascii="Times New Roman" w:hAnsi="Times New Roman" w:eastAsia="方正仿宋_GBK"/>
          <w:b w:val="0"/>
          <w:sz w:val="24"/>
        </w:rPr>
        <w:t>，工程投资按</w:t>
      </w:r>
      <m:oMath>
        <m:sSub>
          <m:sSubPr/>
          <m:e>
            <m:r>
              <m:rPr/>
              <m:t>c</m:t>
            </m:r>
          </m:e>
          <m:sub>
            <m:r>
              <m:rPr/>
              <m:t>T</m:t>
            </m:r>
          </m:sub>
        </m:sSub>
        <m:sSup>
          <m:sSupPr/>
          <m:e>
            <m:r>
              <m:rPr/>
              <m:t>S</m:t>
            </m:r>
          </m:e>
          <m:sup>
            <m:r>
              <m:rPr>
                <m:sty m:val="p"/>
              </m:rPr>
              <m:t>new</m:t>
            </m:r>
          </m:sup>
        </m:sSup>
      </m:oMath>
      <w:r>
        <w:rPr>
          <w:rFonts w:ascii="Times New Roman" w:hAnsi="Times New Roman" w:eastAsia="方正仿宋_GBK"/>
          <w:b w:val="0"/>
          <w:sz w:val="24"/>
        </w:rPr>
        <w:t>计取。设备容量增加</w:t>
      </w:r>
      <m:oMath>
        <m:sSup>
          <m:sSupPr/>
          <m:e>
            <m:r>
              <m:rPr/>
              <m:t>S</m:t>
            </m:r>
          </m:e>
          <m:sup>
            <m:r>
              <m:rPr>
                <m:sty m:val="p"/>
              </m:rPr>
              <m:t>new</m:t>
            </m:r>
          </m:sup>
        </m:sSup>
        <m:r>
          <m:rPr/>
          <m:t>−</m:t>
        </m:r>
        <m:sSup>
          <m:sSupPr/>
          <m:e>
            <m:r>
              <m:rPr/>
              <m:t>S</m:t>
            </m:r>
          </m:e>
          <m:sup>
            <m:r>
              <m:rPr>
                <m:sty m:val="p"/>
              </m: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57BCB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430874F">
            <w:pPr>
              <w:spacing w:before="0" w:after="0"/>
              <w:ind w:firstLine="0" w:firstLineChars="0"/>
            </w:pPr>
          </w:p>
        </w:tc>
        <w:tc>
          <w:tcPr>
            <w:tcW w:w="6838" w:type="dxa"/>
            <w:tcMar>
              <w:left w:w="0" w:type="dxa"/>
              <w:right w:w="0" w:type="dxa"/>
            </w:tcMar>
            <w:vAlign w:val="center"/>
          </w:tcPr>
          <w:p w14:paraId="2E2C8E57">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I</m:t>
                          </m:r>
                        </m:e>
                        <m:sub>
                          <m:r>
                            <m:rPr/>
                            <m:t>T,iky</m:t>
                          </m:r>
                        </m:sub>
                      </m:sSub>
                    </m:e>
                    <m:e>
                      <m:r>
                        <m:rPr/>
                        <m:t>=</m:t>
                      </m:r>
                      <m:sSub>
                        <m:sSubPr/>
                        <m:e>
                          <m:r>
                            <m:rPr/>
                            <m:t>c</m:t>
                          </m:r>
                        </m:e>
                        <m:sub>
                          <m:r>
                            <m:rPr/>
                            <m:t>T</m:t>
                          </m:r>
                        </m:sub>
                      </m:sSub>
                      <m:sSubSup>
                        <m:sSubSupPr/>
                        <m:e>
                          <m:r>
                            <m:rPr/>
                            <m:t>S</m:t>
                          </m:r>
                        </m:e>
                        <m:sub>
                          <m:r>
                            <m:rPr/>
                            <m:t>iky</m:t>
                          </m:r>
                        </m:sub>
                        <m:sup>
                          <m:r>
                            <m:rPr>
                              <m:sty m:val="p"/>
                            </m:rPr>
                            <m:t>new</m:t>
                          </m:r>
                        </m:sup>
                      </m:sSubSup>
                      <m:r>
                        <m:rPr/>
                        <m:t> </m:t>
                      </m:r>
                      <m:sSub>
                        <m:sSubPr/>
                        <m:e>
                          <m:r>
                            <m:rPr/>
                            <m:t>z</m:t>
                          </m:r>
                        </m:e>
                        <m:sub>
                          <m:r>
                            <m:rPr/>
                            <m:t>iky</m:t>
                          </m:r>
                        </m:sub>
                      </m:sSub>
                    </m:e>
                  </m:mr>
                  <m:mr>
                    <m:e>
                      <m:r>
                        <m:rPr/>
                        <m:t>Δ</m:t>
                      </m:r>
                      <m:sSub>
                        <m:sSubPr/>
                        <m:e>
                          <m:r>
                            <m:rPr/>
                            <m:t>S</m:t>
                          </m:r>
                        </m:e>
                        <m:sub>
                          <m:r>
                            <m:rPr/>
                            <m:t>iky</m:t>
                          </m:r>
                        </m:sub>
                      </m:sSub>
                    </m:e>
                    <m:e>
                      <m:r>
                        <m:rPr/>
                        <m:t>=</m:t>
                      </m:r>
                      <m:d>
                        <m:dPr/>
                        <m:e>
                          <m:sSubSup>
                            <m:sSubSupPr/>
                            <m:e>
                              <m:r>
                                <m:rPr/>
                                <m:t>S</m:t>
                              </m:r>
                            </m:e>
                            <m:sub>
                              <m:r>
                                <m:rPr/>
                                <m:t>iky</m:t>
                              </m:r>
                            </m:sub>
                            <m:sup>
                              <m:r>
                                <m:rPr>
                                  <m:sty m:val="p"/>
                                </m:rPr>
                                <m:t>new</m:t>
                              </m:r>
                            </m:sup>
                          </m:sSubSup>
                          <m:r>
                            <m:rPr/>
                            <m:t>−</m:t>
                          </m:r>
                          <m:sSubSup>
                            <m:sSubSupPr/>
                            <m:e>
                              <m:r>
                                <m:rPr/>
                                <m:t>S</m:t>
                              </m:r>
                            </m:e>
                            <m:sub>
                              <m:r>
                                <m:rPr/>
                                <m:t>ik,y−1</m:t>
                              </m:r>
                            </m:sub>
                            <m:sup>
                              <m:r>
                                <m:rPr>
                                  <m:sty m:val="p"/>
                                </m:rPr>
                                <m:t>old</m:t>
                              </m:r>
                            </m:sup>
                          </m:sSubSup>
                        </m:e>
                      </m:d>
                      <m:sSub>
                        <m:sSubPr/>
                        <m:e>
                          <m:r>
                            <m:rPr/>
                            <m:t>z</m:t>
                          </m:r>
                        </m:e>
                        <m:sub>
                          <m:r>
                            <m:rPr/>
                            <m:t>iky</m:t>
                          </m:r>
                        </m:sub>
                      </m:sSub>
                      <m:r>
                        <m:rPr/>
                        <m:t>.</m:t>
                      </m:r>
                    </m:e>
                  </m:mr>
                </m:m>
              </m:oMath>
            </m:oMathPara>
          </w:p>
        </w:tc>
        <w:tc>
          <w:tcPr>
            <w:tcW w:w="737" w:type="dxa"/>
            <w:tcMar>
              <w:left w:w="0" w:type="dxa"/>
              <w:right w:w="0" w:type="dxa"/>
            </w:tcMar>
            <w:vAlign w:val="center"/>
          </w:tcPr>
          <w:p w14:paraId="2EFC5E30">
            <w:pPr>
              <w:spacing w:before="0" w:after="0"/>
              <w:ind w:firstLine="0" w:firstLineChars="0"/>
              <w:jc w:val="right"/>
            </w:pPr>
            <w:r>
              <w:rPr>
                <w:rFonts w:ascii="Times New Roman" w:hAnsi="Times New Roman" w:eastAsia="方正仿宋_GBK"/>
                <w:b w:val="0"/>
                <w:sz w:val="18"/>
              </w:rPr>
              <w:t>（4-2）</w:t>
            </w:r>
          </w:p>
        </w:tc>
      </w:tr>
    </w:tbl>
    <w:p w14:paraId="613C4398">
      <w:pPr>
        <w:pStyle w:val="115"/>
        <w:widowControl/>
        <w:spacing w:before="0" w:after="0" w:line="348" w:lineRule="exact"/>
        <w:ind w:firstLine="480"/>
        <w:jc w:val="both"/>
      </w:pPr>
      <w:r>
        <w:rPr>
          <w:rFonts w:ascii="Times New Roman" w:hAnsi="Times New Roman" w:eastAsia="方正仿宋_GBK"/>
          <w:b w:val="0"/>
          <w:sz w:val="24"/>
        </w:rPr>
        <w:t>式中，</w:t>
      </w:r>
      <m:oMath>
        <m:r>
          <m:rPr/>
          <m:t>i</m:t>
        </m:r>
      </m:oMath>
      <w:r>
        <w:rPr>
          <w:rFonts w:ascii="Times New Roman" w:hAnsi="Times New Roman" w:eastAsia="方正仿宋_GBK"/>
          <w:b w:val="0"/>
          <w:sz w:val="24"/>
        </w:rPr>
        <w:t>为站号，</w:t>
      </w:r>
      <m:oMath>
        <m:r>
          <m:rPr/>
          <m:t>k</m:t>
        </m:r>
      </m:oMath>
      <w:r>
        <w:rPr>
          <w:rFonts w:ascii="Times New Roman" w:hAnsi="Times New Roman" w:eastAsia="方正仿宋_GBK"/>
          <w:b w:val="0"/>
          <w:sz w:val="24"/>
        </w:rPr>
        <w:t>为主变安装位置，</w:t>
      </w:r>
      <m:oMath>
        <m:r>
          <m:rPr/>
          <m:t>y</m:t>
        </m:r>
      </m:oMath>
      <w:r>
        <w:rPr>
          <w:rFonts w:ascii="Times New Roman" w:hAnsi="Times New Roman" w:eastAsia="方正仿宋_GBK"/>
          <w:b w:val="0"/>
          <w:sz w:val="24"/>
        </w:rPr>
        <w:t>为投运年份；</w:t>
      </w:r>
      <m:oMath>
        <m:sSub>
          <m:sSubPr/>
          <m:e>
            <m:r>
              <m:rPr/>
              <m:t>I</m:t>
            </m:r>
          </m:e>
          <m:sub>
            <m:r>
              <m:rPr/>
              <m:t>T,iky</m:t>
            </m:r>
          </m:sub>
        </m:sSub>
      </m:oMath>
      <w:r>
        <w:rPr>
          <w:rFonts w:ascii="Times New Roman" w:hAnsi="Times New Roman" w:eastAsia="方正仿宋_GBK"/>
          <w:b w:val="0"/>
          <w:sz w:val="24"/>
        </w:rPr>
        <w:t>为更换投资，单位万元；</w:t>
      </w:r>
      <m:oMath>
        <m:sSub>
          <m:sSubPr/>
          <m:e>
            <m:r>
              <m:rPr/>
              <m:t>c</m:t>
            </m:r>
          </m:e>
          <m:sub>
            <m:r>
              <m:rPr/>
              <m:t>T</m:t>
            </m:r>
          </m:sub>
        </m:sSub>
      </m:oMath>
      <w:r>
        <w:rPr>
          <w:rFonts w:ascii="Times New Roman" w:hAnsi="Times New Roman" w:eastAsia="方正仿宋_GBK"/>
          <w:b w:val="0"/>
          <w:sz w:val="24"/>
        </w:rPr>
        <w:t>为单位采购容量工程投资，单位万元/MVA；</w:t>
      </w:r>
      <m:oMath>
        <m:sSubSup>
          <m:sSubSupPr/>
          <m:e>
            <m:r>
              <m:rPr/>
              <m:t>S</m:t>
            </m:r>
          </m:e>
          <m:sub>
            <m:r>
              <m:rPr/>
              <m:t>iky</m:t>
            </m:r>
          </m:sub>
          <m:sup>
            <m:r>
              <m:rPr>
                <m:sty m:val="p"/>
              </m:rPr>
              <m:t>new</m:t>
            </m:r>
          </m:sup>
        </m:sSubSup>
      </m:oMath>
      <w:r>
        <w:rPr>
          <w:rFonts w:ascii="Times New Roman" w:hAnsi="Times New Roman" w:eastAsia="方正仿宋_GBK"/>
          <w:b w:val="0"/>
          <w:sz w:val="24"/>
        </w:rPr>
        <w:t>和</w:t>
      </w:r>
      <m:oMath>
        <m:sSubSup>
          <m:sSubSupPr/>
          <m:e>
            <m:r>
              <m:rPr/>
              <m:t>S</m:t>
            </m:r>
          </m:e>
          <m:sub>
            <m:r>
              <m:rPr/>
              <m:t>ik,y−1</m:t>
            </m:r>
          </m:sub>
          <m:sup>
            <m:r>
              <m:rPr>
                <m:sty m:val="p"/>
              </m:rPr>
              <m:t>old</m:t>
            </m:r>
          </m:sup>
        </m:sSubSup>
      </m:oMath>
      <w:r>
        <w:rPr>
          <w:rFonts w:ascii="Times New Roman" w:hAnsi="Times New Roman" w:eastAsia="方正仿宋_GBK"/>
          <w:b w:val="0"/>
          <w:sz w:val="24"/>
        </w:rPr>
        <w:t>分别为更换后、更换前容量，</w:t>
      </w:r>
      <m:oMath>
        <m:r>
          <m:rPr/>
          <m:t>Δ</m:t>
        </m:r>
        <m:sSub>
          <m:sSubPr/>
          <m:e>
            <m:r>
              <m:rPr/>
              <m:t>S</m:t>
            </m:r>
          </m:e>
          <m:sub>
            <m:r>
              <m:rPr/>
              <m:t>iky</m:t>
            </m:r>
          </m:sub>
        </m:sSub>
      </m:oMath>
      <w:r>
        <w:rPr>
          <w:rFonts w:ascii="Times New Roman" w:hAnsi="Times New Roman" w:eastAsia="方正仿宋_GBK"/>
          <w:b w:val="0"/>
          <w:sz w:val="24"/>
        </w:rPr>
        <w:t>为容量净增，单位MVA；</w:t>
      </w:r>
      <m:oMath>
        <m:sSub>
          <m:sSubPr/>
          <m:e>
            <m:r>
              <m:rPr/>
              <m:t>z</m:t>
            </m:r>
          </m:e>
          <m:sub>
            <m:r>
              <m: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461D544B">
      <w:pPr>
        <w:pStyle w:val="5"/>
        <w:keepNext/>
        <w:numPr>
          <w:ilvl w:val="0"/>
          <w:numId w:val="0"/>
        </w:numPr>
        <w:spacing w:before="160" w:after="120" w:line="390" w:lineRule="exact"/>
        <w:ind w:firstLine="0"/>
      </w:pPr>
      <w:bookmarkStart w:id="148" w:name="主变扩建"/>
      <w:r>
        <w:rPr>
          <w:rFonts w:ascii="Times New Roman" w:hAnsi="Times New Roman" w:eastAsia="方正仿宋_GBK"/>
          <w:b/>
          <w:sz w:val="26"/>
        </w:rPr>
        <w:t>4.2.4 主变扩建</w:t>
      </w:r>
      <w:bookmarkEnd w:id="148"/>
    </w:p>
    <w:p w14:paraId="31E1B6AA">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D6C0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BBB99E0">
            <w:pPr>
              <w:spacing w:before="0" w:after="0"/>
              <w:ind w:firstLine="0" w:firstLineChars="0"/>
            </w:pPr>
          </w:p>
        </w:tc>
        <w:tc>
          <w:tcPr>
            <w:tcW w:w="6838" w:type="dxa"/>
            <w:tcMar>
              <w:left w:w="0" w:type="dxa"/>
              <w:right w:w="0" w:type="dxa"/>
            </w:tcMar>
            <w:vAlign w:val="center"/>
          </w:tcPr>
          <w:p w14:paraId="3199A689">
            <w:pPr>
              <w:pStyle w:val="2"/>
              <w:keepNext/>
              <w:spacing w:before="100" w:after="100" w:line="276" w:lineRule="auto"/>
              <w:ind w:firstLine="0" w:firstLineChars="0"/>
              <w:jc w:val="center"/>
            </w:pPr>
            <m:oMathPara>
              <m:oMathParaPr>
                <m:jc m:val="center"/>
              </m:oMathParaPr>
              <m:oMath>
                <m:sSub>
                  <m:sSubPr/>
                  <m:e>
                    <m:r>
                      <m:rPr/>
                      <m:t>I</m:t>
                    </m:r>
                  </m:e>
                  <m:sub>
                    <m:r>
                      <m:rPr/>
                      <m:t>T,</m:t>
                    </m:r>
                    <m:r>
                      <m:rPr>
                        <m:sty m:val="p"/>
                      </m:rPr>
                      <m:t>exp</m:t>
                    </m:r>
                  </m:sub>
                </m:sSub>
                <m:r>
                  <m:rPr/>
                  <m:t>=</m:t>
                </m:r>
                <m:f>
                  <m:fPr/>
                  <m:num>
                    <m:r>
                      <m:rPr/>
                      <m:t>1206+1240</m:t>
                    </m:r>
                  </m:num>
                  <m:den>
                    <m:r>
                      <m:rPr/>
                      <m:t>2</m:t>
                    </m:r>
                  </m:den>
                </m:f>
                <m:r>
                  <m:rPr/>
                  <m:t>=1223 </m:t>
                </m:r>
                <m:r>
                  <m:rPr>
                    <m:nor/>
                    <m:sty m:val="p"/>
                  </m:rPr>
                  <w:rPr>
                    <w:b w:val="0"/>
                    <w:i w:val="0"/>
                  </w:rPr>
                  <m:t>万元/项</m:t>
                </m:r>
                <m:r>
                  <m:rPr/>
                  <m:t>.</m:t>
                </m:r>
              </m:oMath>
            </m:oMathPara>
          </w:p>
        </w:tc>
        <w:tc>
          <w:tcPr>
            <w:tcW w:w="737" w:type="dxa"/>
            <w:tcMar>
              <w:left w:w="0" w:type="dxa"/>
              <w:right w:w="0" w:type="dxa"/>
            </w:tcMar>
            <w:vAlign w:val="center"/>
          </w:tcPr>
          <w:p w14:paraId="2FF6AB06">
            <w:pPr>
              <w:spacing w:before="0" w:after="0"/>
              <w:ind w:firstLine="0" w:firstLineChars="0"/>
              <w:jc w:val="right"/>
            </w:pPr>
            <w:r>
              <w:rPr>
                <w:rFonts w:ascii="Times New Roman" w:hAnsi="Times New Roman" w:eastAsia="方正仿宋_GBK"/>
                <w:b w:val="0"/>
                <w:sz w:val="18"/>
              </w:rPr>
              <w:t>（4-3）</w:t>
            </w:r>
          </w:p>
        </w:tc>
      </w:tr>
    </w:tbl>
    <w:p w14:paraId="16B1EF1B">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I</m:t>
            </m:r>
          </m:e>
          <m:sub>
            <m:r>
              <m:rPr/>
              <m:t>T,</m:t>
            </m:r>
            <m:r>
              <m:rPr>
                <m:sty m:val="p"/>
              </m:rPr>
              <m:t>exp</m:t>
            </m:r>
          </m:sub>
        </m:sSub>
      </m:oMath>
      <w:r>
        <w:rPr>
          <w:rFonts w:ascii="Times New Roman" w:hAnsi="Times New Roman" w:eastAsia="方正仿宋_GBK"/>
          <w:b w:val="0"/>
          <w:sz w:val="24"/>
        </w:rPr>
        <w:t>为50 MVA主变扩建项目参考投资，单位万元/项。</w:t>
      </w:r>
    </w:p>
    <w:p w14:paraId="2EAF8E83">
      <w:pPr>
        <w:pStyle w:val="2"/>
        <w:widowControl/>
        <w:spacing w:before="0" w:after="0" w:line="348" w:lineRule="exact"/>
        <w:ind w:firstLine="480"/>
        <w:jc w:val="both"/>
      </w:pPr>
      <w:r>
        <w:rPr>
          <w:rFonts w:ascii="Times New Roman" w:hAnsi="Times New Roman" w:eastAsia="方正仿宋_GBK"/>
          <w:b w:val="0"/>
          <w:sz w:val="24"/>
        </w:rPr>
        <w:t>主变扩建按1223万元/项计费，包含增加台数及相应配套工程。主变扩建适用于具备预留位置的站点。</w:t>
      </w:r>
    </w:p>
    <w:p w14:paraId="27D02D80">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09D11294">
      <w:pPr>
        <w:pStyle w:val="4"/>
        <w:keepNext/>
        <w:numPr>
          <w:ilvl w:val="0"/>
          <w:numId w:val="0"/>
        </w:numPr>
        <w:spacing w:before="160" w:after="120" w:line="480" w:lineRule="exact"/>
        <w:ind w:firstLine="0"/>
      </w:pPr>
      <w:bookmarkStart w:id="149" w:name="h431"/>
      <w:bookmarkStart w:id="150" w:name="kv联络工程费用"/>
      <w:r>
        <w:rPr>
          <w:rFonts w:ascii="Times New Roman" w:hAnsi="Times New Roman" w:eastAsia="方正仿宋_GBK"/>
          <w:b/>
          <w:sz w:val="32"/>
        </w:rPr>
        <w:t>4.3 10 kV联络工程费用</w:t>
      </w:r>
      <w:bookmarkEnd w:id="149"/>
      <w:bookmarkEnd w:id="150"/>
    </w:p>
    <w:p w14:paraId="35379554">
      <w:pPr>
        <w:pStyle w:val="5"/>
        <w:keepNext/>
        <w:numPr>
          <w:ilvl w:val="0"/>
          <w:numId w:val="0"/>
        </w:numPr>
        <w:spacing w:before="160" w:after="120" w:line="390" w:lineRule="exact"/>
        <w:ind w:firstLine="0"/>
      </w:pPr>
      <w:bookmarkStart w:id="151" w:name="参考工程及单位造价"/>
      <w:r>
        <w:rPr>
          <w:rFonts w:ascii="Times New Roman" w:hAnsi="Times New Roman" w:eastAsia="方正仿宋_GBK"/>
          <w:b/>
          <w:sz w:val="26"/>
        </w:rPr>
        <w:t>4.3.1 参考工程及单位造价</w:t>
      </w:r>
      <w:bookmarkEnd w:id="151"/>
    </w:p>
    <w:p w14:paraId="54566EC9">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[89]。电缆采用含电气和土建的综合参考价180万元/km，其中土建按差额60万元/km计入研究费用。电缆工程投资范围包含电气安装及配套土建，徐州10 kV线路迁改工程公开建设内容亦包括相应电缆及通道工程[90]。</w:t>
      </w:r>
    </w:p>
    <w:p w14:paraId="2D93F71D">
      <w:pPr>
        <w:pStyle w:val="5"/>
        <w:keepNext/>
        <w:numPr>
          <w:ilvl w:val="0"/>
          <w:numId w:val="0"/>
        </w:numPr>
        <w:spacing w:before="160" w:after="120" w:line="390" w:lineRule="exact"/>
        <w:ind w:firstLine="0"/>
      </w:pPr>
      <w:bookmarkStart w:id="152" w:name="长度与敷设比例"/>
      <w:r>
        <w:rPr>
          <w:rFonts w:ascii="Times New Roman" w:hAnsi="Times New Roman" w:eastAsia="方正仿宋_GBK"/>
          <w:b/>
          <w:sz w:val="26"/>
        </w:rPr>
        <w:t>4.3.2 长度与敷设比例</w:t>
      </w:r>
      <w:bookmarkEnd w:id="152"/>
    </w:p>
    <w:p w14:paraId="7D5CA647">
      <w:pPr>
        <w:pStyle w:val="115"/>
        <w:widowControl/>
        <w:spacing w:before="0" w:after="0" w:line="348" w:lineRule="exact"/>
        <w:ind w:firstLine="480"/>
        <w:jc w:val="both"/>
      </w:pPr>
      <w:r>
        <w:rPr>
          <w:rFonts w:ascii="Times New Roman" w:hAnsi="Times New Roman" w:eastAsia="方正仿宋_GBK"/>
          <w:b w:val="0"/>
          <w:sz w:val="24"/>
        </w:rPr>
        <w:t>本研究等效候选新线长3 km。架空为主情景按90.00%架空和10.00%电缆，电缆为主情景按10.00%架空和90.00%电缆；各配置两台等效联络开关。两类工程的联络开关均按相同参考单价计取。邳州案例采用架空为主情景，市区采用电缆为主情景；通用外推将线路类型与供电区域类别交叉计算。架空为主的初始投资按式（4-4）计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B952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D7FD2BB">
            <w:pPr>
              <w:spacing w:before="0" w:after="0"/>
              <w:ind w:firstLine="0" w:firstLineChars="0"/>
            </w:pPr>
          </w:p>
        </w:tc>
        <w:tc>
          <w:tcPr>
            <w:tcW w:w="6838" w:type="dxa"/>
            <w:tcMar>
              <w:left w:w="0" w:type="dxa"/>
              <w:right w:w="0" w:type="dxa"/>
            </w:tcMar>
            <w:vAlign w:val="center"/>
          </w:tcPr>
          <w:p w14:paraId="09D48379">
            <w:pPr>
              <w:pStyle w:val="2"/>
              <w:keepNext/>
              <w:spacing w:before="100" w:after="100" w:line="276" w:lineRule="auto"/>
              <w:ind w:firstLine="0" w:firstLineChars="0"/>
              <w:jc w:val="center"/>
            </w:pPr>
            <m:oMathPara>
              <m:oMathParaPr>
                <m:jc m:val="center"/>
              </m:oMathParaPr>
              <m:oMath>
                <m:sSub>
                  <m:sSubPr/>
                  <m:e>
                    <m:r>
                      <m:rPr/>
                      <m:t>I</m:t>
                    </m:r>
                  </m:e>
                  <m:sub>
                    <m:r>
                      <m:rPr/>
                      <m:t>L</m:t>
                    </m:r>
                  </m:sub>
                </m:sSub>
                <m:r>
                  <m:rPr/>
                  <m:t>=3</m:t>
                </m:r>
                <m:d>
                  <m:dPr/>
                  <m:e>
                    <m:r>
                      <m:rPr/>
                      <m:t>0.90×24+0.10×180</m:t>
                    </m:r>
                  </m:e>
                </m:d>
                <m:r>
                  <m:rPr/>
                  <m:t>+2×3=124.80 </m:t>
                </m:r>
                <m:r>
                  <m:rPr>
                    <m:nor/>
                    <m:sty m:val="p"/>
                  </m:rPr>
                  <w:rPr>
                    <w:b w:val="0"/>
                    <w:i w:val="0"/>
                  </w:rPr>
                  <m:t>万元/项</m:t>
                </m:r>
                <m:r>
                  <m:rPr/>
                  <m:t>.</m:t>
                </m:r>
              </m:oMath>
            </m:oMathPara>
          </w:p>
        </w:tc>
        <w:tc>
          <w:tcPr>
            <w:tcW w:w="737" w:type="dxa"/>
            <w:tcMar>
              <w:left w:w="0" w:type="dxa"/>
              <w:right w:w="0" w:type="dxa"/>
            </w:tcMar>
            <w:vAlign w:val="center"/>
          </w:tcPr>
          <w:p w14:paraId="64413B8F">
            <w:pPr>
              <w:spacing w:before="0" w:after="0"/>
              <w:ind w:firstLine="0" w:firstLineChars="0"/>
              <w:jc w:val="right"/>
            </w:pPr>
            <w:r>
              <w:rPr>
                <w:rFonts w:ascii="Times New Roman" w:hAnsi="Times New Roman" w:eastAsia="方正仿宋_GBK"/>
                <w:b w:val="0"/>
                <w:sz w:val="18"/>
              </w:rPr>
              <w:t>（4-4）</w:t>
            </w:r>
          </w:p>
        </w:tc>
      </w:tr>
    </w:tbl>
    <w:p w14:paraId="147FD07C">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I</m:t>
            </m:r>
          </m:e>
          <m:sub>
            <m:r>
              <m:rPr/>
              <m:t>L</m:t>
            </m:r>
          </m:sub>
        </m:sSub>
      </m:oMath>
      <w:r>
        <w:rPr>
          <w:rFonts w:ascii="Times New Roman" w:hAnsi="Times New Roman" w:eastAsia="方正仿宋_GBK"/>
          <w:b w:val="0"/>
          <w:sz w:val="24"/>
        </w:rPr>
        <w:t>为单项目初始投资，单位万元；3为线路长度，单位km；0.90和0.10分别为架空与电缆长度占比；24和180为相应单位造价，单位万元/km；末项按2台开关、3万元/台计算。</w:t>
      </w:r>
    </w:p>
    <w:p w14:paraId="2FCD963E">
      <w:pPr>
        <w:pStyle w:val="2"/>
        <w:widowControl/>
        <w:spacing w:before="0" w:after="0" w:line="348" w:lineRule="exact"/>
        <w:ind w:firstLine="480"/>
        <w:jc w:val="both"/>
      </w:pPr>
      <w:r>
        <w:rPr>
          <w:rFonts w:ascii="Times New Roman" w:hAnsi="Times New Roman" w:eastAsia="方正仿宋_GBK"/>
          <w:b w:val="0"/>
          <w:sz w:val="24"/>
        </w:rPr>
        <w:t>架空为主项目投资124.80万元，电缆为主为499.20万元；电缆综合单价已包括土建。矩阵改变线路价格倍数时，统一作用于该工程投资和后续固定运维。新增联络按连接站点及所需转移负荷配置。</w:t>
      </w:r>
    </w:p>
    <w:p w14:paraId="724B25E9">
      <w:pPr>
        <w:pStyle w:val="2"/>
        <w:keepNext/>
        <w:spacing w:before="120" w:after="80" w:line="280" w:lineRule="exact"/>
        <w:ind w:firstLine="0"/>
        <w:jc w:val="center"/>
      </w:pPr>
      <w:r>
        <w:rPr>
          <w:rFonts w:ascii="Times New Roman" w:hAnsi="Times New Roman" w:eastAsia="宋体"/>
          <w:b w:val="0"/>
          <w:sz w:val="21"/>
        </w:rPr>
        <w:t>表4-3 两类等效联络线投资构成</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3D5D2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AB80515">
            <w:pPr>
              <w:keepNext/>
              <w:spacing w:before="20" w:after="20" w:line="260" w:lineRule="exact"/>
              <w:ind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4F7E1CA7">
            <w:pPr>
              <w:keepNext/>
              <w:spacing w:before="20" w:after="20" w:line="260" w:lineRule="exact"/>
              <w:ind w:firstLine="0" w:firstLineChars="0"/>
              <w:jc w:val="center"/>
            </w:pPr>
            <w:r>
              <w:rPr>
                <w:rFonts w:ascii="Times New Roman" w:hAnsi="Times New Roman" w:eastAsia="宋体"/>
                <w:b/>
                <w:sz w:val="18"/>
              </w:rPr>
              <w:t>架空为主工程量</w:t>
            </w:r>
          </w:p>
        </w:tc>
        <w:tc>
          <w:tcPr>
            <w:tcW w:w="1662" w:type="dxa"/>
            <w:tcMar>
              <w:left w:w="70" w:type="dxa"/>
              <w:right w:w="70" w:type="dxa"/>
            </w:tcMar>
            <w:vAlign w:val="center"/>
          </w:tcPr>
          <w:p w14:paraId="71653832">
            <w:pPr>
              <w:keepNext/>
              <w:spacing w:before="20" w:after="20" w:line="260" w:lineRule="exact"/>
              <w:ind w:firstLine="0" w:firstLineChars="0"/>
              <w:jc w:val="center"/>
            </w:pPr>
            <w:r>
              <w:rPr>
                <w:rFonts w:ascii="Times New Roman" w:hAnsi="Times New Roman" w:eastAsia="宋体"/>
                <w:b/>
                <w:sz w:val="18"/>
              </w:rPr>
              <w:t>费用/万元</w:t>
            </w:r>
          </w:p>
        </w:tc>
        <w:tc>
          <w:tcPr>
            <w:tcW w:w="1662" w:type="dxa"/>
            <w:tcMar>
              <w:left w:w="70" w:type="dxa"/>
              <w:right w:w="70" w:type="dxa"/>
            </w:tcMar>
            <w:vAlign w:val="center"/>
          </w:tcPr>
          <w:p w14:paraId="148F09F6">
            <w:pPr>
              <w:keepNext/>
              <w:spacing w:before="20" w:after="20" w:line="260" w:lineRule="exact"/>
              <w:ind w:firstLine="0" w:firstLineChars="0"/>
              <w:jc w:val="center"/>
            </w:pPr>
            <w:r>
              <w:rPr>
                <w:rFonts w:ascii="Times New Roman" w:hAnsi="Times New Roman" w:eastAsia="宋体"/>
                <w:b/>
                <w:sz w:val="18"/>
              </w:rPr>
              <w:t>电缆为主工程量</w:t>
            </w:r>
          </w:p>
        </w:tc>
        <w:tc>
          <w:tcPr>
            <w:tcW w:w="1662" w:type="dxa"/>
            <w:tcMar>
              <w:left w:w="70" w:type="dxa"/>
              <w:right w:w="70" w:type="dxa"/>
            </w:tcMar>
            <w:vAlign w:val="center"/>
          </w:tcPr>
          <w:p w14:paraId="291348D6">
            <w:pPr>
              <w:keepNext/>
              <w:spacing w:before="20" w:after="20" w:line="260" w:lineRule="exact"/>
              <w:ind w:firstLine="0" w:firstLineChars="0"/>
              <w:jc w:val="center"/>
            </w:pPr>
            <w:r>
              <w:rPr>
                <w:rFonts w:ascii="Times New Roman" w:hAnsi="Times New Roman" w:eastAsia="宋体"/>
                <w:b/>
                <w:sz w:val="18"/>
              </w:rPr>
              <w:t>费用/万元</w:t>
            </w:r>
          </w:p>
        </w:tc>
      </w:tr>
      <w:tr w14:paraId="4613BA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35FCE0">
            <w:pPr>
              <w:keepNext/>
              <w:spacing w:before="20" w:after="20" w:line="260" w:lineRule="exact"/>
              <w:ind w:firstLine="0" w:firstLineChars="0"/>
              <w:jc w:val="center"/>
            </w:pPr>
            <w:r>
              <w:rPr>
                <w:rFonts w:ascii="Times New Roman" w:hAnsi="Times New Roman" w:eastAsia="宋体"/>
                <w:b w:val="0"/>
                <w:sz w:val="18"/>
              </w:rPr>
              <w:t>架空</w:t>
            </w:r>
          </w:p>
        </w:tc>
        <w:tc>
          <w:tcPr>
            <w:tcW w:w="1662" w:type="dxa"/>
            <w:tcMar>
              <w:left w:w="70" w:type="dxa"/>
              <w:right w:w="70" w:type="dxa"/>
            </w:tcMar>
            <w:vAlign w:val="center"/>
          </w:tcPr>
          <w:p w14:paraId="45FBD13B">
            <w:pPr>
              <w:keepNext/>
              <w:spacing w:before="20" w:after="20" w:line="260" w:lineRule="exact"/>
              <w:ind w:firstLine="0" w:firstLineChars="0"/>
              <w:jc w:val="center"/>
            </w:pPr>
            <w:r>
              <w:rPr>
                <w:rFonts w:ascii="Times New Roman" w:hAnsi="Times New Roman" w:eastAsia="宋体"/>
                <w:b w:val="0"/>
                <w:sz w:val="18"/>
              </w:rPr>
              <w:t>2.70 km</w:t>
            </w:r>
          </w:p>
        </w:tc>
        <w:tc>
          <w:tcPr>
            <w:tcW w:w="1662" w:type="dxa"/>
            <w:tcMar>
              <w:left w:w="70" w:type="dxa"/>
              <w:right w:w="70" w:type="dxa"/>
            </w:tcMar>
            <w:vAlign w:val="center"/>
          </w:tcPr>
          <w:p w14:paraId="06CE8893">
            <w:pPr>
              <w:keepNext/>
              <w:spacing w:before="20" w:after="20" w:line="260" w:lineRule="exact"/>
              <w:ind w:firstLine="0" w:firstLineChars="0"/>
              <w:jc w:val="center"/>
            </w:pPr>
            <w:r>
              <w:rPr>
                <w:rFonts w:ascii="Times New Roman" w:hAnsi="Times New Roman" w:eastAsia="宋体"/>
                <w:b w:val="0"/>
                <w:sz w:val="18"/>
              </w:rPr>
              <w:t>64.80</w:t>
            </w:r>
          </w:p>
        </w:tc>
        <w:tc>
          <w:tcPr>
            <w:tcW w:w="1662" w:type="dxa"/>
            <w:tcMar>
              <w:left w:w="70" w:type="dxa"/>
              <w:right w:w="70" w:type="dxa"/>
            </w:tcMar>
            <w:vAlign w:val="center"/>
          </w:tcPr>
          <w:p w14:paraId="710F4E8E">
            <w:pPr>
              <w:keepNext/>
              <w:spacing w:before="20" w:after="20" w:line="260" w:lineRule="exact"/>
              <w:ind w:firstLine="0" w:firstLineChars="0"/>
              <w:jc w:val="center"/>
            </w:pPr>
            <w:r>
              <w:rPr>
                <w:rFonts w:ascii="Times New Roman" w:hAnsi="Times New Roman" w:eastAsia="宋体"/>
                <w:b w:val="0"/>
                <w:sz w:val="18"/>
              </w:rPr>
              <w:t>0.30 km</w:t>
            </w:r>
          </w:p>
        </w:tc>
        <w:tc>
          <w:tcPr>
            <w:tcW w:w="1662" w:type="dxa"/>
            <w:tcMar>
              <w:left w:w="70" w:type="dxa"/>
              <w:right w:w="70" w:type="dxa"/>
            </w:tcMar>
            <w:vAlign w:val="center"/>
          </w:tcPr>
          <w:p w14:paraId="2E250B3A">
            <w:pPr>
              <w:keepNext/>
              <w:spacing w:before="20" w:after="20" w:line="260" w:lineRule="exact"/>
              <w:ind w:firstLine="0" w:firstLineChars="0"/>
              <w:jc w:val="center"/>
            </w:pPr>
            <w:r>
              <w:rPr>
                <w:rFonts w:ascii="Times New Roman" w:hAnsi="Times New Roman" w:eastAsia="宋体"/>
                <w:b w:val="0"/>
                <w:sz w:val="18"/>
              </w:rPr>
              <w:t>7.20</w:t>
            </w:r>
          </w:p>
        </w:tc>
      </w:tr>
      <w:tr w14:paraId="5B57DB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63CCB7">
            <w:pPr>
              <w:keepNext/>
              <w:spacing w:before="20" w:after="20" w:line="260" w:lineRule="exact"/>
              <w:ind w:firstLine="0" w:firstLineChars="0"/>
              <w:jc w:val="center"/>
            </w:pPr>
            <w:r>
              <w:rPr>
                <w:rFonts w:ascii="Times New Roman" w:hAnsi="Times New Roman" w:eastAsia="宋体"/>
                <w:b w:val="0"/>
                <w:sz w:val="18"/>
              </w:rPr>
              <w:t>电缆电气</w:t>
            </w:r>
          </w:p>
        </w:tc>
        <w:tc>
          <w:tcPr>
            <w:tcW w:w="1662" w:type="dxa"/>
            <w:tcMar>
              <w:left w:w="70" w:type="dxa"/>
              <w:right w:w="70" w:type="dxa"/>
            </w:tcMar>
            <w:vAlign w:val="center"/>
          </w:tcPr>
          <w:p w14:paraId="78C6F13C">
            <w:pPr>
              <w:keepNext/>
              <w:spacing w:before="20" w:after="20" w:line="260" w:lineRule="exact"/>
              <w:ind w:firstLine="0" w:firstLineChars="0"/>
              <w:jc w:val="center"/>
            </w:pPr>
            <w:r>
              <w:rPr>
                <w:rFonts w:ascii="Times New Roman" w:hAnsi="Times New Roman" w:eastAsia="宋体"/>
                <w:b w:val="0"/>
                <w:sz w:val="18"/>
              </w:rPr>
              <w:t>0.30 km</w:t>
            </w:r>
          </w:p>
        </w:tc>
        <w:tc>
          <w:tcPr>
            <w:tcW w:w="1662" w:type="dxa"/>
            <w:tcMar>
              <w:left w:w="70" w:type="dxa"/>
              <w:right w:w="70" w:type="dxa"/>
            </w:tcMar>
            <w:vAlign w:val="center"/>
          </w:tcPr>
          <w:p w14:paraId="1D9E3906">
            <w:pPr>
              <w:keepNext/>
              <w:spacing w:before="20" w:after="20" w:line="260" w:lineRule="exact"/>
              <w:ind w:firstLine="0" w:firstLineChars="0"/>
              <w:jc w:val="center"/>
            </w:pPr>
            <w:r>
              <w:rPr>
                <w:rFonts w:ascii="Times New Roman" w:hAnsi="Times New Roman" w:eastAsia="宋体"/>
                <w:b w:val="0"/>
                <w:sz w:val="18"/>
              </w:rPr>
              <w:t>36.00</w:t>
            </w:r>
          </w:p>
        </w:tc>
        <w:tc>
          <w:tcPr>
            <w:tcW w:w="1662" w:type="dxa"/>
            <w:tcMar>
              <w:left w:w="70" w:type="dxa"/>
              <w:right w:w="70" w:type="dxa"/>
            </w:tcMar>
            <w:vAlign w:val="center"/>
          </w:tcPr>
          <w:p w14:paraId="6D752320">
            <w:pPr>
              <w:keepNext/>
              <w:spacing w:before="20" w:after="20" w:line="260" w:lineRule="exact"/>
              <w:ind w:firstLine="0" w:firstLineChars="0"/>
              <w:jc w:val="center"/>
            </w:pPr>
            <w:r>
              <w:rPr>
                <w:rFonts w:ascii="Times New Roman" w:hAnsi="Times New Roman" w:eastAsia="宋体"/>
                <w:b w:val="0"/>
                <w:sz w:val="18"/>
              </w:rPr>
              <w:t>2.70 km</w:t>
            </w:r>
          </w:p>
        </w:tc>
        <w:tc>
          <w:tcPr>
            <w:tcW w:w="1662" w:type="dxa"/>
            <w:tcMar>
              <w:left w:w="70" w:type="dxa"/>
              <w:right w:w="70" w:type="dxa"/>
            </w:tcMar>
            <w:vAlign w:val="center"/>
          </w:tcPr>
          <w:p w14:paraId="07E73CE1">
            <w:pPr>
              <w:keepNext/>
              <w:spacing w:before="20" w:after="20" w:line="260" w:lineRule="exact"/>
              <w:ind w:firstLine="0" w:firstLineChars="0"/>
              <w:jc w:val="center"/>
            </w:pPr>
            <w:r>
              <w:rPr>
                <w:rFonts w:ascii="Times New Roman" w:hAnsi="Times New Roman" w:eastAsia="宋体"/>
                <w:b w:val="0"/>
                <w:sz w:val="18"/>
              </w:rPr>
              <w:t>324.00</w:t>
            </w:r>
          </w:p>
        </w:tc>
      </w:tr>
      <w:tr w14:paraId="5360B3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97AB0F">
            <w:pPr>
              <w:keepNext/>
              <w:spacing w:before="20" w:after="20" w:line="260" w:lineRule="exact"/>
              <w:ind w:firstLine="0" w:firstLineChars="0"/>
              <w:jc w:val="center"/>
            </w:pPr>
            <w:r>
              <w:rPr>
                <w:rFonts w:ascii="Times New Roman" w:hAnsi="Times New Roman" w:eastAsia="宋体"/>
                <w:b w:val="0"/>
                <w:sz w:val="18"/>
              </w:rPr>
              <w:t>电缆土建</w:t>
            </w:r>
          </w:p>
        </w:tc>
        <w:tc>
          <w:tcPr>
            <w:tcW w:w="1662" w:type="dxa"/>
            <w:tcMar>
              <w:left w:w="70" w:type="dxa"/>
              <w:right w:w="70" w:type="dxa"/>
            </w:tcMar>
            <w:vAlign w:val="center"/>
          </w:tcPr>
          <w:p w14:paraId="7A9066D2">
            <w:pPr>
              <w:keepNext/>
              <w:spacing w:before="20" w:after="20" w:line="260" w:lineRule="exact"/>
              <w:ind w:firstLine="0" w:firstLineChars="0"/>
              <w:jc w:val="center"/>
            </w:pPr>
            <w:r>
              <w:rPr>
                <w:rFonts w:ascii="Times New Roman" w:hAnsi="Times New Roman" w:eastAsia="宋体"/>
                <w:b w:val="0"/>
                <w:sz w:val="18"/>
              </w:rPr>
              <w:t>0.30 km</w:t>
            </w:r>
          </w:p>
        </w:tc>
        <w:tc>
          <w:tcPr>
            <w:tcW w:w="1662" w:type="dxa"/>
            <w:tcMar>
              <w:left w:w="70" w:type="dxa"/>
              <w:right w:w="70" w:type="dxa"/>
            </w:tcMar>
            <w:vAlign w:val="center"/>
          </w:tcPr>
          <w:p w14:paraId="5492343E">
            <w:pPr>
              <w:keepNext/>
              <w:spacing w:before="20" w:after="20" w:line="260" w:lineRule="exact"/>
              <w:ind w:firstLine="0" w:firstLineChars="0"/>
              <w:jc w:val="center"/>
            </w:pPr>
            <w:r>
              <w:rPr>
                <w:rFonts w:ascii="Times New Roman" w:hAnsi="Times New Roman" w:eastAsia="宋体"/>
                <w:b w:val="0"/>
                <w:sz w:val="18"/>
              </w:rPr>
              <w:t>18.00</w:t>
            </w:r>
          </w:p>
        </w:tc>
        <w:tc>
          <w:tcPr>
            <w:tcW w:w="1662" w:type="dxa"/>
            <w:tcMar>
              <w:left w:w="70" w:type="dxa"/>
              <w:right w:w="70" w:type="dxa"/>
            </w:tcMar>
            <w:vAlign w:val="center"/>
          </w:tcPr>
          <w:p w14:paraId="7D12B131">
            <w:pPr>
              <w:keepNext/>
              <w:spacing w:before="20" w:after="20" w:line="260" w:lineRule="exact"/>
              <w:ind w:firstLine="0" w:firstLineChars="0"/>
              <w:jc w:val="center"/>
            </w:pPr>
            <w:r>
              <w:rPr>
                <w:rFonts w:ascii="Times New Roman" w:hAnsi="Times New Roman" w:eastAsia="宋体"/>
                <w:b w:val="0"/>
                <w:sz w:val="18"/>
              </w:rPr>
              <w:t>2.70 km</w:t>
            </w:r>
          </w:p>
        </w:tc>
        <w:tc>
          <w:tcPr>
            <w:tcW w:w="1662" w:type="dxa"/>
            <w:tcMar>
              <w:left w:w="70" w:type="dxa"/>
              <w:right w:w="70" w:type="dxa"/>
            </w:tcMar>
            <w:vAlign w:val="center"/>
          </w:tcPr>
          <w:p w14:paraId="63D54009">
            <w:pPr>
              <w:keepNext/>
              <w:spacing w:before="20" w:after="20" w:line="260" w:lineRule="exact"/>
              <w:ind w:firstLine="0" w:firstLineChars="0"/>
              <w:jc w:val="center"/>
            </w:pPr>
            <w:r>
              <w:rPr>
                <w:rFonts w:ascii="Times New Roman" w:hAnsi="Times New Roman" w:eastAsia="宋体"/>
                <w:b w:val="0"/>
                <w:sz w:val="18"/>
              </w:rPr>
              <w:t>162.00</w:t>
            </w:r>
          </w:p>
        </w:tc>
      </w:tr>
      <w:tr w14:paraId="0660E5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4BA7D72">
            <w:pPr>
              <w:keepNext/>
              <w:spacing w:before="20" w:after="20" w:line="260" w:lineRule="exact"/>
              <w:ind w:firstLine="0" w:firstLineChars="0"/>
              <w:jc w:val="center"/>
            </w:pPr>
            <w:r>
              <w:rPr>
                <w:rFonts w:ascii="Times New Roman" w:hAnsi="Times New Roman" w:eastAsia="宋体"/>
                <w:b w:val="0"/>
                <w:sz w:val="18"/>
              </w:rPr>
              <w:t>等效开关</w:t>
            </w:r>
          </w:p>
        </w:tc>
        <w:tc>
          <w:tcPr>
            <w:tcW w:w="1662" w:type="dxa"/>
            <w:tcMar>
              <w:left w:w="70" w:type="dxa"/>
              <w:right w:w="70" w:type="dxa"/>
            </w:tcMar>
            <w:vAlign w:val="center"/>
          </w:tcPr>
          <w:p w14:paraId="5B13E353">
            <w:pPr>
              <w:keepNext/>
              <w:spacing w:before="20" w:after="20" w:line="260" w:lineRule="exact"/>
              <w:ind w:firstLine="0" w:firstLineChars="0"/>
              <w:jc w:val="center"/>
            </w:pPr>
            <w:r>
              <w:rPr>
                <w:rFonts w:ascii="Times New Roman" w:hAnsi="Times New Roman" w:eastAsia="宋体"/>
                <w:b w:val="0"/>
                <w:sz w:val="18"/>
              </w:rPr>
              <w:t>2台</w:t>
            </w:r>
          </w:p>
        </w:tc>
        <w:tc>
          <w:tcPr>
            <w:tcW w:w="1662" w:type="dxa"/>
            <w:tcMar>
              <w:left w:w="70" w:type="dxa"/>
              <w:right w:w="70" w:type="dxa"/>
            </w:tcMar>
            <w:vAlign w:val="center"/>
          </w:tcPr>
          <w:p w14:paraId="2AA6CB5A">
            <w:pPr>
              <w:keepNext/>
              <w:spacing w:before="20" w:after="20" w:line="260" w:lineRule="exact"/>
              <w:ind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6C66817">
            <w:pPr>
              <w:keepNext/>
              <w:spacing w:before="20" w:after="20" w:line="260" w:lineRule="exact"/>
              <w:ind w:firstLine="0" w:firstLineChars="0"/>
              <w:jc w:val="center"/>
            </w:pPr>
            <w:r>
              <w:rPr>
                <w:rFonts w:ascii="Times New Roman" w:hAnsi="Times New Roman" w:eastAsia="宋体"/>
                <w:b w:val="0"/>
                <w:sz w:val="18"/>
              </w:rPr>
              <w:t>2台</w:t>
            </w:r>
          </w:p>
        </w:tc>
        <w:tc>
          <w:tcPr>
            <w:tcW w:w="1662" w:type="dxa"/>
            <w:tcMar>
              <w:left w:w="70" w:type="dxa"/>
              <w:right w:w="70" w:type="dxa"/>
            </w:tcMar>
            <w:vAlign w:val="center"/>
          </w:tcPr>
          <w:p w14:paraId="3B7962CA">
            <w:pPr>
              <w:keepNext/>
              <w:spacing w:before="20" w:after="20" w:line="260" w:lineRule="exact"/>
              <w:ind w:firstLine="0" w:firstLineChars="0"/>
              <w:jc w:val="center"/>
            </w:pPr>
            <w:r>
              <w:rPr>
                <w:rFonts w:ascii="Times New Roman" w:hAnsi="Times New Roman" w:eastAsia="宋体"/>
                <w:b w:val="0"/>
                <w:sz w:val="18"/>
              </w:rPr>
              <w:t>6.00</w:t>
            </w:r>
          </w:p>
        </w:tc>
      </w:tr>
      <w:tr w14:paraId="258607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F237B8">
            <w:pPr>
              <w:keepNext w:val="0"/>
              <w:spacing w:before="20" w:after="20" w:line="260" w:lineRule="exact"/>
              <w:ind w:firstLine="0" w:firstLineChars="0"/>
              <w:jc w:val="center"/>
            </w:pPr>
            <w:r>
              <w:rPr>
                <w:rFonts w:ascii="Times New Roman" w:hAnsi="Times New Roman" w:eastAsia="宋体"/>
                <w:b w:val="0"/>
                <w:sz w:val="18"/>
              </w:rPr>
              <w:t>合计</w:t>
            </w:r>
          </w:p>
        </w:tc>
        <w:tc>
          <w:tcPr>
            <w:tcW w:w="1662" w:type="dxa"/>
            <w:tcMar>
              <w:left w:w="70" w:type="dxa"/>
              <w:right w:w="70" w:type="dxa"/>
            </w:tcMar>
            <w:vAlign w:val="center"/>
          </w:tcPr>
          <w:p w14:paraId="432D10AB">
            <w:pPr>
              <w:keepNext w:val="0"/>
              <w:spacing w:before="20" w:after="20" w:line="260" w:lineRule="exact"/>
              <w:ind w:firstLine="0" w:firstLineChars="0"/>
              <w:jc w:val="center"/>
            </w:pPr>
            <w:r>
              <w:rPr>
                <w:rFonts w:ascii="Times New Roman" w:hAnsi="Times New Roman" w:eastAsia="宋体"/>
                <w:b w:val="0"/>
                <w:sz w:val="18"/>
              </w:rPr>
              <w:t>3 km及2台开关</w:t>
            </w:r>
          </w:p>
        </w:tc>
        <w:tc>
          <w:tcPr>
            <w:tcW w:w="1662" w:type="dxa"/>
            <w:tcMar>
              <w:left w:w="70" w:type="dxa"/>
              <w:right w:w="70" w:type="dxa"/>
            </w:tcMar>
            <w:vAlign w:val="center"/>
          </w:tcPr>
          <w:p w14:paraId="5CE54DDC">
            <w:pPr>
              <w:keepNext w:val="0"/>
              <w:spacing w:before="20" w:after="20" w:line="260" w:lineRule="exact"/>
              <w:ind w:firstLine="0" w:firstLineChars="0"/>
              <w:jc w:val="center"/>
            </w:pPr>
            <w:r>
              <w:rPr>
                <w:rFonts w:ascii="Times New Roman" w:hAnsi="Times New Roman" w:eastAsia="宋体"/>
                <w:b w:val="0"/>
                <w:sz w:val="18"/>
              </w:rPr>
              <w:t>124.80</w:t>
            </w:r>
          </w:p>
        </w:tc>
        <w:tc>
          <w:tcPr>
            <w:tcW w:w="1662" w:type="dxa"/>
            <w:tcMar>
              <w:left w:w="70" w:type="dxa"/>
              <w:right w:w="70" w:type="dxa"/>
            </w:tcMar>
            <w:vAlign w:val="center"/>
          </w:tcPr>
          <w:p w14:paraId="05046A40">
            <w:pPr>
              <w:keepNext w:val="0"/>
              <w:spacing w:before="20" w:after="20" w:line="260" w:lineRule="exact"/>
              <w:ind w:firstLine="0" w:firstLineChars="0"/>
              <w:jc w:val="center"/>
            </w:pPr>
            <w:r>
              <w:rPr>
                <w:rFonts w:ascii="Times New Roman" w:hAnsi="Times New Roman" w:eastAsia="宋体"/>
                <w:b w:val="0"/>
                <w:sz w:val="18"/>
              </w:rPr>
              <w:t>3 km及2台开关</w:t>
            </w:r>
          </w:p>
        </w:tc>
        <w:tc>
          <w:tcPr>
            <w:tcW w:w="1662" w:type="dxa"/>
            <w:tcMar>
              <w:left w:w="70" w:type="dxa"/>
              <w:right w:w="70" w:type="dxa"/>
            </w:tcMar>
            <w:vAlign w:val="center"/>
          </w:tcPr>
          <w:p w14:paraId="6A64257C">
            <w:pPr>
              <w:keepNext w:val="0"/>
              <w:spacing w:before="20" w:after="20" w:line="260" w:lineRule="exact"/>
              <w:ind w:firstLine="0" w:firstLineChars="0"/>
              <w:jc w:val="center"/>
            </w:pPr>
            <w:r>
              <w:rPr>
                <w:rFonts w:ascii="Times New Roman" w:hAnsi="Times New Roman" w:eastAsia="宋体"/>
                <w:b w:val="0"/>
                <w:sz w:val="18"/>
              </w:rPr>
              <w:t>499.20</w:t>
            </w:r>
          </w:p>
        </w:tc>
      </w:tr>
    </w:tbl>
    <w:p w14:paraId="5800546C">
      <w:pPr>
        <w:pStyle w:val="5"/>
        <w:keepNext/>
        <w:numPr>
          <w:ilvl w:val="0"/>
          <w:numId w:val="0"/>
        </w:numPr>
        <w:spacing w:before="160" w:after="120" w:line="390" w:lineRule="exact"/>
        <w:ind w:firstLine="0"/>
      </w:pPr>
      <w:bookmarkStart w:id="153" w:name="有效转接任务及价格比"/>
      <w:r>
        <w:rPr>
          <w:rFonts w:ascii="Times New Roman" w:hAnsi="Times New Roman" w:eastAsia="方正仿宋_GBK"/>
          <w:b/>
          <w:sz w:val="26"/>
        </w:rPr>
        <w:t>4.3.3 有效转接任务及价格比</w:t>
      </w:r>
      <w:bookmarkEnd w:id="153"/>
    </w:p>
    <w:p w14:paraId="6C25A4FF">
      <w:pPr>
        <w:pStyle w:val="115"/>
        <w:widowControl/>
        <w:spacing w:before="0" w:after="0" w:line="348" w:lineRule="exact"/>
        <w:ind w:firstLine="480"/>
        <w:jc w:val="both"/>
      </w:pPr>
      <w:r>
        <w:rPr>
          <w:rFonts w:ascii="Times New Roman" w:hAnsi="Times New Roman" w:eastAsia="方正仿宋_GBK"/>
          <w:b w:val="0"/>
          <w:sz w:val="24"/>
        </w:rPr>
        <w:t>候选线2025年区段负荷筛查取7.49 MW，低于按允许电流折算的线路有功容量9.05 MW，因此架空为主、电缆为主的单位可转负荷投资分别为16.66、66.64万元/MW。实际线路的有效可转负荷依据区段负荷、热限及受端余量核定。</w:t>
      </w:r>
    </w:p>
    <w:p w14:paraId="45E314B9">
      <w:pPr>
        <w:pStyle w:val="2"/>
        <w:widowControl/>
        <w:spacing w:before="0" w:after="0" w:line="348" w:lineRule="exact"/>
        <w:ind w:firstLine="480"/>
        <w:jc w:val="both"/>
      </w:pPr>
      <w:r>
        <w:rPr>
          <w:rFonts w:ascii="Times New Roman" w:hAnsi="Times New Roman" w:eastAsia="方正仿宋_GBK"/>
          <w:b w:val="0"/>
          <w:sz w:val="24"/>
        </w:rPr>
        <w:t>新增等效联络项目按邳州局部可切换负荷区段提供7.49 MW的能力增量，作用于站级转供能力预算。既有能力利用与新建工程分别进入寻优，项目投资按一次建设计取。</w:t>
      </w:r>
    </w:p>
    <w:p w14:paraId="20FEDA69">
      <w:pPr>
        <w:pStyle w:val="4"/>
        <w:keepNext/>
        <w:numPr>
          <w:ilvl w:val="0"/>
          <w:numId w:val="0"/>
        </w:numPr>
        <w:spacing w:before="160" w:after="120" w:line="480" w:lineRule="exact"/>
        <w:ind w:firstLine="0"/>
      </w:pPr>
      <w:bookmarkStart w:id="154" w:name="h442"/>
      <w:bookmarkStart w:id="155" w:name="储能投资模型"/>
      <w:r>
        <w:rPr>
          <w:rFonts w:ascii="Times New Roman" w:hAnsi="Times New Roman" w:eastAsia="方正仿宋_GBK"/>
          <w:b/>
          <w:sz w:val="32"/>
        </w:rPr>
        <w:t>4.4 储能投资模型</w:t>
      </w:r>
      <w:bookmarkEnd w:id="154"/>
      <w:bookmarkEnd w:id="155"/>
    </w:p>
    <w:p w14:paraId="6C172D82">
      <w:pPr>
        <w:pStyle w:val="5"/>
        <w:keepNext/>
        <w:numPr>
          <w:ilvl w:val="0"/>
          <w:numId w:val="0"/>
        </w:numPr>
        <w:spacing w:before="160" w:after="120" w:line="390" w:lineRule="exact"/>
        <w:ind w:firstLine="0"/>
      </w:pPr>
      <w:bookmarkStart w:id="156" w:name="储能规格与采购价格依据"/>
      <w:r>
        <w:rPr>
          <w:rFonts w:ascii="Times New Roman" w:hAnsi="Times New Roman" w:eastAsia="方正仿宋_GBK"/>
          <w:b/>
          <w:sz w:val="26"/>
        </w:rPr>
        <w:t>4.4.1 储能规格与采购价格依据</w:t>
      </w:r>
      <w:bookmarkEnd w:id="156"/>
    </w:p>
    <w:p w14:paraId="5419A19A">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kWh柜规格。苏州采购公告的储能柜子项最高限价为27.20万元，作为单柜价格参考[91]。模型投资采用浏阳用户侧储能项目的成套中标价210.46万元，保证交付规模为1 MW/2.15 MWh，折合10柜[86]。</w:t>
      </w:r>
    </w:p>
    <w:p w14:paraId="1BDC87D7">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1FA6D2CB">
      <w:pPr>
        <w:pStyle w:val="2"/>
        <w:keepNext/>
        <w:spacing w:before="120" w:after="80" w:line="280" w:lineRule="exact"/>
        <w:ind w:firstLine="0"/>
        <w:jc w:val="center"/>
      </w:pPr>
      <w:r>
        <w:rPr>
          <w:rFonts w:ascii="Times New Roman" w:hAnsi="Times New Roman" w:eastAsia="宋体"/>
          <w:b w:val="0"/>
          <w:sz w:val="21"/>
        </w:rPr>
        <w:t>表4-4 储能采购价格依据[91][86]</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EBA1E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8BFB9B7">
            <w:pPr>
              <w:keepNext/>
              <w:spacing w:before="20" w:after="20" w:line="260" w:lineRule="exact"/>
              <w:ind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0A519672">
            <w:pPr>
              <w:keepNext/>
              <w:spacing w:before="20" w:after="20" w:line="260" w:lineRule="exact"/>
              <w:ind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5726989E">
            <w:pPr>
              <w:keepNext/>
              <w:spacing w:before="20" w:after="20" w:line="260" w:lineRule="exact"/>
              <w:ind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0196E435">
            <w:pPr>
              <w:keepNext/>
              <w:spacing w:before="20" w:after="20" w:line="260" w:lineRule="exact"/>
              <w:ind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33EDF8A7">
            <w:pPr>
              <w:keepNext/>
              <w:spacing w:before="20" w:after="20" w:line="260" w:lineRule="exact"/>
              <w:ind w:firstLine="0" w:firstLineChars="0"/>
              <w:jc w:val="center"/>
            </w:pPr>
            <w:r>
              <w:rPr>
                <w:rFonts w:ascii="Times New Roman" w:hAnsi="Times New Roman" w:eastAsia="宋体"/>
                <w:b/>
                <w:sz w:val="18"/>
              </w:rPr>
              <w:t>价格性质</w:t>
            </w:r>
          </w:p>
        </w:tc>
      </w:tr>
      <w:tr w14:paraId="480580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0E1EC54">
            <w:pPr>
              <w:keepNext/>
              <w:spacing w:before="20" w:after="20" w:line="260" w:lineRule="exact"/>
              <w:ind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56986D03">
            <w:pPr>
              <w:keepNext/>
              <w:spacing w:before="20" w:after="20" w:line="260" w:lineRule="exact"/>
              <w:ind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2B0DCBB7">
            <w:pPr>
              <w:keepNext/>
              <w:spacing w:before="20" w:after="20" w:line="260" w:lineRule="exact"/>
              <w:ind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7E7487A5">
            <w:pPr>
              <w:keepNext/>
              <w:spacing w:before="20" w:after="20" w:line="260" w:lineRule="exact"/>
              <w:ind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52F1AD6F">
            <w:pPr>
              <w:keepNext/>
              <w:spacing w:before="20" w:after="20" w:line="260" w:lineRule="exact"/>
              <w:ind w:firstLine="0" w:firstLineChars="0"/>
              <w:jc w:val="center"/>
            </w:pPr>
            <w:r>
              <w:rPr>
                <w:rFonts w:ascii="Times New Roman" w:hAnsi="Times New Roman" w:eastAsia="宋体"/>
                <w:b w:val="0"/>
                <w:sz w:val="18"/>
              </w:rPr>
              <w:t>储能子项最高限价</w:t>
            </w:r>
          </w:p>
        </w:tc>
      </w:tr>
      <w:tr w14:paraId="29A5FD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7305943">
            <w:pPr>
              <w:keepNext w:val="0"/>
              <w:spacing w:before="20" w:after="20" w:line="260" w:lineRule="exact"/>
              <w:ind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2AF6DBCF">
            <w:pPr>
              <w:keepNext w:val="0"/>
              <w:spacing w:before="20" w:after="20" w:line="260" w:lineRule="exact"/>
              <w:ind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4318B81">
            <w:pPr>
              <w:keepNext w:val="0"/>
              <w:spacing w:before="20" w:after="20" w:line="260" w:lineRule="exact"/>
              <w:ind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76542BC2">
            <w:pPr>
              <w:keepNext w:val="0"/>
              <w:spacing w:before="20" w:after="20" w:line="260" w:lineRule="exact"/>
              <w:ind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5103A034">
            <w:pPr>
              <w:keepNext w:val="0"/>
              <w:spacing w:before="20" w:after="20" w:line="260" w:lineRule="exact"/>
              <w:ind w:firstLine="0" w:firstLineChars="0"/>
              <w:jc w:val="center"/>
            </w:pPr>
            <w:r>
              <w:rPr>
                <w:rFonts w:ascii="Times New Roman" w:hAnsi="Times New Roman" w:eastAsia="宋体"/>
                <w:b w:val="0"/>
                <w:sz w:val="18"/>
              </w:rPr>
              <w:t>储能项目中标总价</w:t>
            </w:r>
          </w:p>
        </w:tc>
      </w:tr>
    </w:tbl>
    <w:p w14:paraId="2DF50AAF">
      <w:pPr>
        <w:pStyle w:val="5"/>
        <w:keepNext/>
        <w:numPr>
          <w:ilvl w:val="0"/>
          <w:numId w:val="0"/>
        </w:numPr>
        <w:spacing w:before="160" w:after="120" w:line="390" w:lineRule="exact"/>
        <w:ind w:firstLine="0"/>
      </w:pPr>
      <w:bookmarkStart w:id="157" w:name="成套柜单位价格"/>
      <w:r>
        <w:rPr>
          <w:rFonts w:ascii="Times New Roman" w:hAnsi="Times New Roman" w:eastAsia="方正仿宋_GBK"/>
          <w:b/>
          <w:sz w:val="26"/>
        </w:rPr>
        <w:t>4.4.2 成套柜单位价格</w:t>
      </w:r>
      <w:bookmarkEnd w:id="157"/>
    </w:p>
    <w:p w14:paraId="65E16E7B">
      <w:pPr>
        <w:pStyle w:val="115"/>
        <w:widowControl/>
        <w:spacing w:before="0" w:after="0" w:line="348" w:lineRule="exact"/>
        <w:ind w:firstLine="480"/>
        <w:jc w:val="both"/>
      </w:pPr>
      <w:r>
        <w:rPr>
          <w:rFonts w:ascii="Times New Roman" w:hAnsi="Times New Roman" w:eastAsia="方正仿宋_GBK"/>
          <w:b w:val="0"/>
          <w:sz w:val="24"/>
        </w:rPr>
        <w:t>模型以10柜成套项目成交总投资线性折算为单柜，得到21.05万元/柜。后续按相同柜型和单位价格进行规模外推；苏州单柜最高限价用于价格对照。</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6F1A1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1FD9B83">
            <w:pPr>
              <w:spacing w:before="0" w:after="0"/>
              <w:ind w:firstLine="0" w:firstLineChars="0"/>
            </w:pPr>
          </w:p>
        </w:tc>
        <w:tc>
          <w:tcPr>
            <w:tcW w:w="6838" w:type="dxa"/>
            <w:tcMar>
              <w:left w:w="0" w:type="dxa"/>
              <w:right w:w="0" w:type="dxa"/>
            </w:tcMar>
            <w:vAlign w:val="center"/>
          </w:tcPr>
          <w:p w14:paraId="79A7620C">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c</m:t>
                          </m:r>
                        </m:e>
                        <m:sub>
                          <m:r>
                            <m:rPr/>
                            <m:t>B</m:t>
                          </m:r>
                        </m:sub>
                      </m:sSub>
                    </m:e>
                    <m:e>
                      <m:r>
                        <m:rPr/>
                        <m:t>=</m:t>
                      </m:r>
                      <m:f>
                        <m:fPr/>
                        <m:num>
                          <m:r>
                            <m:rPr/>
                            <m:t>2104562.62</m:t>
                          </m:r>
                        </m:num>
                        <m:den>
                          <m:r>
                            <m:rPr/>
                            <m:t>10000×10</m:t>
                          </m:r>
                        </m:den>
                      </m:f>
                      <m:r>
                        <m:rPr/>
                        <m:t>≈21.05 </m:t>
                      </m:r>
                      <m:r>
                        <m:rPr>
                          <m:nor/>
                          <m:sty m:val="p"/>
                        </m:rPr>
                        <w:rPr>
                          <w:b w:val="0"/>
                          <w:i w:val="0"/>
                        </w:rPr>
                        <m:t>万元/柜</m:t>
                      </m:r>
                    </m:e>
                  </m:mr>
                  <m:mr>
                    <m:e>
                      <m:sSub>
                        <m:sSubPr/>
                        <m:e>
                          <m:r>
                            <m:rPr/>
                            <m:t>I</m:t>
                          </m:r>
                        </m:e>
                        <m:sub>
                          <m:r>
                            <m:rPr/>
                            <m:t>B,iy</m:t>
                          </m:r>
                        </m:sub>
                      </m:sSub>
                    </m:e>
                    <m:e>
                      <m:r>
                        <m:rPr/>
                        <m:t>=</m:t>
                      </m:r>
                      <m:sSub>
                        <m:sSubPr/>
                        <m:e>
                          <m:r>
                            <m:rPr/>
                            <m:t>c</m:t>
                          </m:r>
                        </m:e>
                        <m:sub>
                          <m:r>
                            <m:rPr/>
                            <m:t>B</m:t>
                          </m:r>
                        </m:sub>
                      </m:sSub>
                      <m:r>
                        <m:rPr/>
                        <m:t>Δ</m:t>
                      </m:r>
                      <m:sSub>
                        <m:sSubPr/>
                        <m:e>
                          <m:r>
                            <m:rPr/>
                            <m:t>n</m:t>
                          </m:r>
                        </m:e>
                        <m:sub>
                          <m:r>
                            <m:rPr/>
                            <m:t>iy</m:t>
                          </m:r>
                        </m:sub>
                      </m:sSub>
                      <m:r>
                        <m:rPr/>
                        <m:t>.</m:t>
                      </m:r>
                    </m:e>
                  </m:mr>
                </m:m>
              </m:oMath>
            </m:oMathPara>
          </w:p>
        </w:tc>
        <w:tc>
          <w:tcPr>
            <w:tcW w:w="737" w:type="dxa"/>
            <w:tcMar>
              <w:left w:w="0" w:type="dxa"/>
              <w:right w:w="0" w:type="dxa"/>
            </w:tcMar>
            <w:vAlign w:val="center"/>
          </w:tcPr>
          <w:p w14:paraId="3B35086E">
            <w:pPr>
              <w:spacing w:before="0" w:after="0"/>
              <w:ind w:firstLine="0" w:firstLineChars="0"/>
              <w:jc w:val="right"/>
            </w:pPr>
            <w:r>
              <w:rPr>
                <w:rFonts w:ascii="Times New Roman" w:hAnsi="Times New Roman" w:eastAsia="方正仿宋_GBK"/>
                <w:b w:val="0"/>
                <w:sz w:val="18"/>
              </w:rPr>
              <w:t>（4-5）</w:t>
            </w:r>
          </w:p>
        </w:tc>
      </w:tr>
    </w:tbl>
    <w:p w14:paraId="5075AE8F">
      <w:pPr>
        <w:pStyle w:val="115"/>
        <w:widowControl/>
        <w:spacing w:before="0" w:after="0" w:line="348" w:lineRule="atLeast"/>
        <w:ind w:firstLine="480"/>
        <w:jc w:val="both"/>
      </w:pPr>
      <w:r>
        <w:rPr>
          <w:rFonts w:ascii="Times New Roman" w:hAnsi="Times New Roman" w:eastAsia="方正仿宋_GBK"/>
          <w:b w:val="0"/>
          <w:sz w:val="24"/>
        </w:rPr>
        <w:t>式中，</w:t>
      </w:r>
      <m:oMath>
        <m:sSub>
          <m:sSubPr/>
          <m:e>
            <m:r>
              <m:rPr/>
              <m:t>c</m:t>
            </m:r>
          </m:e>
          <m:sub>
            <m:r>
              <m:rPr/>
              <m:t>B</m:t>
            </m:r>
          </m:sub>
        </m:sSub>
      </m:oMath>
      <w:r>
        <w:rPr>
          <w:rFonts w:ascii="Times New Roman" w:hAnsi="Times New Roman" w:eastAsia="方正仿宋_GBK"/>
          <w:b w:val="0"/>
          <w:sz w:val="24"/>
        </w:rPr>
        <w:t>为单柜参考投资，</w:t>
      </w:r>
      <m:oMath>
        <m:sSub>
          <m:sSubPr/>
          <m:e>
            <m:r>
              <m:rPr/>
              <m:t>I</m:t>
            </m:r>
          </m:e>
          <m:sub>
            <m:r>
              <m:rPr/>
              <m:t>B,iy</m:t>
            </m:r>
          </m:sub>
        </m:sSub>
      </m:oMath>
      <w:r>
        <w:rPr>
          <w:rFonts w:ascii="Times New Roman" w:hAnsi="Times New Roman" w:eastAsia="方正仿宋_GBK"/>
          <w:b w:val="0"/>
          <w:sz w:val="24"/>
        </w:rPr>
        <w:t>为站</w:t>
      </w:r>
      <m:oMath>
        <m:r>
          <m:rPr/>
          <m:t>i</m:t>
        </m:r>
      </m:oMath>
      <w:r>
        <w:rPr>
          <w:rFonts w:ascii="Times New Roman" w:hAnsi="Times New Roman" w:eastAsia="方正仿宋_GBK"/>
          <w:b w:val="0"/>
          <w:sz w:val="24"/>
        </w:rPr>
        <w:t>第</w:t>
      </w:r>
      <m:oMath>
        <m:r>
          <m:rPr/>
          <m:t>y</m:t>
        </m:r>
      </m:oMath>
      <w:r>
        <w:rPr>
          <w:rFonts w:ascii="Times New Roman" w:hAnsi="Times New Roman" w:eastAsia="方正仿宋_GBK"/>
          <w:b w:val="0"/>
          <w:sz w:val="24"/>
        </w:rPr>
        <w:t>年新增储能投资，单位万元；新增柜数</w:t>
      </w:r>
      <m:oMath>
        <m:r>
          <m:rPr/>
          <m:t>Δn</m:t>
        </m:r>
      </m:oMath>
      <w:r>
        <w:rPr>
          <w:rFonts w:ascii="Times New Roman" w:hAnsi="Times New Roman" w:eastAsia="方正仿宋_GBK"/>
          <w:b w:val="0"/>
          <w:sz w:val="24"/>
        </w:rPr>
        <w:t xml:space="preserve">为非负整数；新增功率为 </w:t>
      </w:r>
      <m:oMath>
        <m:r>
          <m:rPr/>
          <m:t>0.10Δn</m:t>
        </m:r>
      </m:oMath>
      <w:r>
        <w:rPr>
          <w:rFonts w:ascii="Times New Roman" w:hAnsi="Times New Roman" w:eastAsia="方正仿宋_GBK"/>
          <w:b w:val="0"/>
          <w:sz w:val="24"/>
        </w:rPr>
        <w:t xml:space="preserve"> MW，新增能量为 </w:t>
      </w:r>
      <m:oMath>
        <m:f>
          <m:fPr/>
          <m:num>
            <m:r>
              <m:rPr/>
              <m:t>215Δn</m:t>
            </m:r>
          </m:num>
          <m:den>
            <m:r>
              <m:rPr/>
              <m:t>1000</m:t>
            </m:r>
          </m:den>
        </m:f>
      </m:oMath>
      <w:r>
        <w:rPr>
          <w:rFonts w:ascii="Times New Roman" w:hAnsi="Times New Roman" w:eastAsia="方正仿宋_GBK"/>
          <w:b w:val="0"/>
          <w:sz w:val="24"/>
        </w:rPr>
        <w:t xml:space="preserve"> MWh。按能量折算的成交参考价为2104562.62/2150000≈0.98元/Wh。</w:t>
      </w:r>
    </w:p>
    <w:p w14:paraId="438070F9">
      <w:pPr>
        <w:pStyle w:val="5"/>
        <w:keepNext/>
        <w:numPr>
          <w:ilvl w:val="0"/>
          <w:numId w:val="0"/>
        </w:numPr>
        <w:spacing w:before="160" w:after="120" w:line="390" w:lineRule="exact"/>
        <w:ind w:firstLine="0"/>
      </w:pPr>
      <w:bookmarkStart w:id="158" w:name="储能充放电功率与持续时间"/>
      <w:r>
        <w:rPr>
          <w:rFonts w:ascii="Times New Roman" w:hAnsi="Times New Roman" w:eastAsia="方正仿宋_GBK"/>
          <w:b/>
          <w:sz w:val="26"/>
        </w:rPr>
        <w:t>4.4.3 储能充放电功率与持续时间</w:t>
      </w:r>
      <w:bookmarkEnd w:id="158"/>
    </w:p>
    <w:p w14:paraId="3E825EAF">
      <w:pPr>
        <w:pStyle w:val="115"/>
        <w:widowControl/>
        <w:spacing w:before="0" w:after="0" w:line="348" w:lineRule="exact"/>
        <w:ind w:firstLine="480"/>
        <w:jc w:val="both"/>
      </w:pPr>
      <w:r>
        <w:rPr>
          <w:rFonts w:ascii="Times New Roman" w:hAnsi="Times New Roman" w:eastAsia="方正仿宋_GBK"/>
          <w:b w:val="0"/>
          <w:sz w:val="24"/>
        </w:rPr>
        <w:t>对持续</w:t>
      </w:r>
      <m:oMath>
        <m:r>
          <m:rPr/>
          <m:t>d</m:t>
        </m:r>
      </m:oMath>
      <w:r>
        <w:rPr>
          <w:rFonts w:ascii="Times New Roman" w:hAnsi="Times New Roman" w:eastAsia="方正仿宋_GBK"/>
          <w:b w:val="0"/>
          <w:sz w:val="24"/>
        </w:rPr>
        <w:t>小时的峰段，</w:t>
      </w:r>
      <m:oMath>
        <m:r>
          <m:rPr/>
          <m:t>n</m:t>
        </m:r>
      </m:oMath>
      <w:r>
        <w:rPr>
          <w:rFonts w:ascii="Times New Roman" w:hAnsi="Times New Roman" w:eastAsia="方正仿宋_GBK"/>
          <w:b w:val="0"/>
          <w:sz w:val="24"/>
        </w:rPr>
        <w:t>柜储能的充放电功率取铭牌功率与能量持续功率较小者。式（4-6）将额定功率限制与峰段能量限制合并表示。</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7310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1397F2A">
            <w:pPr>
              <w:spacing w:before="0" w:after="0"/>
              <w:ind w:firstLine="0" w:firstLineChars="0"/>
            </w:pPr>
          </w:p>
        </w:tc>
        <w:tc>
          <w:tcPr>
            <w:tcW w:w="6838" w:type="dxa"/>
            <w:tcMar>
              <w:left w:w="0" w:type="dxa"/>
              <w:right w:w="0" w:type="dxa"/>
            </w:tcMar>
            <w:vAlign w:val="center"/>
          </w:tcPr>
          <w:p w14:paraId="5DB70EA9">
            <w:pPr>
              <w:pStyle w:val="2"/>
              <w:keepNext/>
              <w:spacing w:before="100" w:after="100" w:line="276" w:lineRule="auto"/>
              <w:ind w:firstLine="0" w:firstLineChars="0"/>
              <w:jc w:val="center"/>
            </w:pPr>
            <m:oMathPara>
              <m:oMathParaPr>
                <m:jc m:val="center"/>
              </m:oMathParaPr>
              <m:oMath>
                <m:r>
                  <m:rPr/>
                  <m:t>B(n,d)=</m:t>
                </m:r>
                <m:f>
                  <m:fPr/>
                  <m:num>
                    <m:r>
                      <m:rPr/>
                      <m:t>215n</m:t>
                    </m:r>
                  </m:num>
                  <m:den>
                    <m:r>
                      <m:rPr/>
                      <m:t>1000</m:t>
                    </m:r>
                    <m:r>
                      <m:rPr>
                        <m:nor/>
                        <m:sty m:val="p"/>
                      </m:rPr>
                      <w:rPr>
                        <w:b w:val="0"/>
                        <w:i w:val="0"/>
                      </w:rPr>
                      <m:t>max</m:t>
                    </m:r>
                    <m:r>
                      <m:rPr/>
                      <m:t>(2.15,d)</m:t>
                    </m:r>
                  </m:den>
                </m:f>
                <m:r>
                  <m:rPr/>
                  <m:t>,  d≥0.</m:t>
                </m:r>
              </m:oMath>
            </m:oMathPara>
          </w:p>
        </w:tc>
        <w:tc>
          <w:tcPr>
            <w:tcW w:w="737" w:type="dxa"/>
            <w:tcMar>
              <w:left w:w="0" w:type="dxa"/>
              <w:right w:w="0" w:type="dxa"/>
            </w:tcMar>
            <w:vAlign w:val="center"/>
          </w:tcPr>
          <w:p w14:paraId="26C82D1D">
            <w:pPr>
              <w:spacing w:before="0" w:after="0"/>
              <w:ind w:firstLine="0" w:firstLineChars="0"/>
              <w:jc w:val="right"/>
            </w:pPr>
            <w:r>
              <w:rPr>
                <w:rFonts w:ascii="Times New Roman" w:hAnsi="Times New Roman" w:eastAsia="方正仿宋_GBK"/>
                <w:b w:val="0"/>
                <w:sz w:val="18"/>
              </w:rPr>
              <w:t>（4-6）</w:t>
            </w:r>
          </w:p>
        </w:tc>
      </w:tr>
    </w:tbl>
    <w:p w14:paraId="4A8702AC">
      <w:pPr>
        <w:pStyle w:val="115"/>
        <w:widowControl/>
        <w:spacing w:before="0" w:after="0" w:line="348" w:lineRule="exact"/>
        <w:ind w:firstLine="480"/>
        <w:jc w:val="both"/>
      </w:pPr>
      <w:r>
        <w:rPr>
          <w:rFonts w:ascii="Times New Roman" w:hAnsi="Times New Roman" w:eastAsia="方正仿宋_GBK"/>
          <w:b w:val="0"/>
          <w:sz w:val="24"/>
        </w:rPr>
        <w:t>式中，</w:t>
      </w:r>
      <m:oMath>
        <m:r>
          <m:rPr/>
          <m:t>B(n,d)</m:t>
        </m:r>
      </m:oMath>
      <w:r>
        <w:rPr>
          <w:rFonts w:ascii="Times New Roman" w:hAnsi="Times New Roman" w:eastAsia="方正仿宋_GBK"/>
          <w:b w:val="0"/>
          <w:sz w:val="24"/>
        </w:rPr>
        <w:t>为</w:t>
      </w:r>
      <m:oMath>
        <m:r>
          <m:rPr/>
          <m:t>n</m:t>
        </m:r>
      </m:oMath>
      <w:r>
        <w:rPr>
          <w:rFonts w:ascii="Times New Roman" w:hAnsi="Times New Roman" w:eastAsia="方正仿宋_GBK"/>
          <w:b w:val="0"/>
          <w:sz w:val="24"/>
        </w:rPr>
        <w:t>柜储能在持续</w:t>
      </w:r>
      <m:oMath>
        <m:r>
          <m:rPr/>
          <m:t>d</m:t>
        </m:r>
      </m:oMath>
      <w:r>
        <w:rPr>
          <w:rFonts w:ascii="Times New Roman" w:hAnsi="Times New Roman" w:eastAsia="方正仿宋_GBK"/>
          <w:b w:val="0"/>
          <w:sz w:val="24"/>
        </w:rPr>
        <w:t>小时峰段中的充放电功率，单位MW；</w:t>
      </w:r>
      <m:oMath>
        <m:r>
          <m:rPr/>
          <m:t>n</m:t>
        </m:r>
      </m:oMath>
      <w:r>
        <w:rPr>
          <w:rFonts w:ascii="Times New Roman" w:hAnsi="Times New Roman" w:eastAsia="方正仿宋_GBK"/>
          <w:b w:val="0"/>
          <w:sz w:val="24"/>
        </w:rPr>
        <w:t>为非负整数柜数，</w:t>
      </w:r>
      <m:oMath>
        <m:r>
          <m:rPr/>
          <m:t>d</m:t>
        </m:r>
      </m:oMath>
      <w:r>
        <w:rPr>
          <w:rFonts w:ascii="Times New Roman" w:hAnsi="Times New Roman" w:eastAsia="方正仿宋_GBK"/>
          <w:b w:val="0"/>
          <w:sz w:val="24"/>
        </w:rPr>
        <w:t>为峰值持续时间，单位h；215为单柜能量，单位kWh，2.15 h为额定能量与功率之比。</w:t>
      </w:r>
    </w:p>
    <w:p w14:paraId="5E6306AC">
      <w:pPr>
        <w:pStyle w:val="2"/>
        <w:widowControl/>
        <w:spacing w:before="0" w:after="0" w:line="348" w:lineRule="exact"/>
        <w:ind w:firstLine="480"/>
        <w:jc w:val="both"/>
      </w:pPr>
      <w:r>
        <w:rPr>
          <w:rFonts w:ascii="Times New Roman" w:hAnsi="Times New Roman" w:eastAsia="方正仿宋_GBK"/>
          <w:b w:val="0"/>
          <w:sz w:val="24"/>
        </w:rPr>
        <w:t>10柜组合在1 h和2 h场景可以提供1 MW，3 h时为0.72 MW，4 h时为0.54 MW。储能单位充放电功率投资按对应持续时间分别计算。</w:t>
      </w:r>
    </w:p>
    <w:p w14:paraId="0CF50A14">
      <w:pPr>
        <w:pStyle w:val="2"/>
        <w:keepNext/>
        <w:spacing w:before="120" w:after="80" w:line="280" w:lineRule="exact"/>
        <w:ind w:firstLine="0"/>
        <w:jc w:val="center"/>
      </w:pPr>
      <w:r>
        <w:rPr>
          <w:rFonts w:ascii="Times New Roman" w:hAnsi="Times New Roman" w:eastAsia="宋体"/>
          <w:b w:val="0"/>
          <w:sz w:val="21"/>
        </w:rPr>
        <w:t>表4-5 10柜组合理想持续支撑与初始费用（式4-6）</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1C4C1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0ABA8A80">
            <w:pPr>
              <w:keepNext/>
              <w:spacing w:before="20" w:after="20" w:line="260" w:lineRule="exact"/>
              <w:ind w:firstLine="0" w:firstLineChars="0"/>
              <w:jc w:val="center"/>
            </w:pPr>
            <w:r>
              <w:rPr>
                <w:rFonts w:ascii="Times New Roman" w:hAnsi="Times New Roman" w:eastAsia="宋体"/>
                <w:b/>
                <w:sz w:val="18"/>
              </w:rPr>
              <w:t>95%峰值持续时间/h</w:t>
            </w:r>
          </w:p>
        </w:tc>
        <w:tc>
          <w:tcPr>
            <w:tcW w:w="2078" w:type="dxa"/>
            <w:tcMar>
              <w:left w:w="70" w:type="dxa"/>
              <w:right w:w="70" w:type="dxa"/>
            </w:tcMar>
            <w:vAlign w:val="center"/>
          </w:tcPr>
          <w:p w14:paraId="03774BF8">
            <w:pPr>
              <w:keepNext/>
              <w:spacing w:before="20" w:after="20" w:line="260" w:lineRule="exact"/>
              <w:ind w:firstLine="0" w:firstLineChars="0"/>
              <w:jc w:val="center"/>
            </w:pPr>
            <w:r>
              <w:rPr>
                <w:rFonts w:ascii="Times New Roman" w:hAnsi="Times New Roman" w:eastAsia="宋体"/>
                <w:b/>
                <w:sz w:val="18"/>
              </w:rPr>
              <w:t>储能充放电功率/MW</w:t>
            </w:r>
          </w:p>
        </w:tc>
        <w:tc>
          <w:tcPr>
            <w:tcW w:w="2078" w:type="dxa"/>
            <w:tcMar>
              <w:left w:w="70" w:type="dxa"/>
              <w:right w:w="70" w:type="dxa"/>
            </w:tcMar>
            <w:vAlign w:val="center"/>
          </w:tcPr>
          <w:p w14:paraId="018B1004">
            <w:pPr>
              <w:keepNext/>
              <w:spacing w:before="20" w:after="20" w:line="260" w:lineRule="exact"/>
              <w:ind w:firstLine="0" w:firstLineChars="0"/>
              <w:jc w:val="center"/>
            </w:pPr>
            <w:r>
              <w:rPr>
                <w:rFonts w:ascii="Times New Roman" w:hAnsi="Times New Roman" w:eastAsia="宋体"/>
                <w:b/>
                <w:sz w:val="18"/>
              </w:rPr>
              <w:t>储能单位充放电功率投资/（万元/MW）</w:t>
            </w:r>
          </w:p>
        </w:tc>
        <w:tc>
          <w:tcPr>
            <w:tcW w:w="2078" w:type="dxa"/>
            <w:tcMar>
              <w:left w:w="70" w:type="dxa"/>
              <w:right w:w="70" w:type="dxa"/>
            </w:tcMar>
            <w:vAlign w:val="center"/>
          </w:tcPr>
          <w:p w14:paraId="44BD8E5F">
            <w:pPr>
              <w:keepNext/>
              <w:spacing w:before="20" w:after="20" w:line="260" w:lineRule="exact"/>
              <w:ind w:firstLine="0" w:firstLineChars="0"/>
              <w:jc w:val="center"/>
            </w:pPr>
            <w:r>
              <w:rPr>
                <w:rFonts w:ascii="Times New Roman" w:hAnsi="Times New Roman" w:eastAsia="宋体"/>
                <w:b/>
                <w:sz w:val="18"/>
              </w:rPr>
              <w:t>主变与储能单位功率投资比</w:t>
            </w:r>
          </w:p>
        </w:tc>
      </w:tr>
      <w:tr w14:paraId="453675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7877E74">
            <w:pPr>
              <w:keepNext/>
              <w:spacing w:before="20" w:after="20" w:line="260" w:lineRule="exact"/>
              <w:ind w:firstLine="0" w:firstLineChars="0"/>
              <w:jc w:val="center"/>
            </w:pPr>
            <w:r>
              <w:rPr>
                <w:rFonts w:ascii="Times New Roman" w:hAnsi="Times New Roman" w:eastAsia="宋体"/>
                <w:b w:val="0"/>
                <w:sz w:val="18"/>
              </w:rPr>
              <w:t>1</w:t>
            </w:r>
          </w:p>
        </w:tc>
        <w:tc>
          <w:tcPr>
            <w:tcW w:w="2078" w:type="dxa"/>
            <w:tcMar>
              <w:left w:w="70" w:type="dxa"/>
              <w:right w:w="70" w:type="dxa"/>
            </w:tcMar>
            <w:vAlign w:val="center"/>
          </w:tcPr>
          <w:p w14:paraId="13395AD0">
            <w:pPr>
              <w:keepNext/>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1C7430DC">
            <w:pPr>
              <w:keepNext/>
              <w:spacing w:before="20" w:after="20" w:line="260" w:lineRule="exact"/>
              <w:ind w:firstLine="0" w:firstLineChars="0"/>
              <w:jc w:val="center"/>
            </w:pPr>
            <w:r>
              <w:rPr>
                <w:rFonts w:ascii="Times New Roman" w:hAnsi="Times New Roman" w:eastAsia="宋体"/>
                <w:b w:val="0"/>
                <w:sz w:val="18"/>
              </w:rPr>
              <w:t>210.46</w:t>
            </w:r>
          </w:p>
        </w:tc>
        <w:tc>
          <w:tcPr>
            <w:tcW w:w="2078" w:type="dxa"/>
            <w:tcMar>
              <w:left w:w="70" w:type="dxa"/>
              <w:right w:w="70" w:type="dxa"/>
            </w:tcMar>
            <w:vAlign w:val="center"/>
          </w:tcPr>
          <w:p w14:paraId="54A267C3">
            <w:pPr>
              <w:keepNext/>
              <w:spacing w:before="20" w:after="20" w:line="260" w:lineRule="exact"/>
              <w:ind w:firstLine="0" w:firstLineChars="0"/>
              <w:jc w:val="center"/>
            </w:pPr>
            <w:r>
              <w:rPr>
                <w:rFonts w:ascii="Times New Roman" w:hAnsi="Times New Roman" w:eastAsia="宋体"/>
                <w:b w:val="0"/>
                <w:sz w:val="18"/>
              </w:rPr>
              <w:t>0.08</w:t>
            </w:r>
          </w:p>
        </w:tc>
      </w:tr>
      <w:tr w14:paraId="4BCE5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DACFEDB">
            <w:pPr>
              <w:keepNext/>
              <w:spacing w:before="20" w:after="20" w:line="260" w:lineRule="exact"/>
              <w:ind w:firstLine="0" w:firstLineChars="0"/>
              <w:jc w:val="center"/>
            </w:pPr>
            <w:r>
              <w:rPr>
                <w:rFonts w:ascii="Times New Roman" w:hAnsi="Times New Roman" w:eastAsia="宋体"/>
                <w:b w:val="0"/>
                <w:sz w:val="18"/>
              </w:rPr>
              <w:t>2</w:t>
            </w:r>
          </w:p>
        </w:tc>
        <w:tc>
          <w:tcPr>
            <w:tcW w:w="2078" w:type="dxa"/>
            <w:tcMar>
              <w:left w:w="70" w:type="dxa"/>
              <w:right w:w="70" w:type="dxa"/>
            </w:tcMar>
            <w:vAlign w:val="center"/>
          </w:tcPr>
          <w:p w14:paraId="17858D4E">
            <w:pPr>
              <w:keepNext/>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375A7F01">
            <w:pPr>
              <w:keepNext/>
              <w:spacing w:before="20" w:after="20" w:line="260" w:lineRule="exact"/>
              <w:ind w:firstLine="0" w:firstLineChars="0"/>
              <w:jc w:val="center"/>
            </w:pPr>
            <w:r>
              <w:rPr>
                <w:rFonts w:ascii="Times New Roman" w:hAnsi="Times New Roman" w:eastAsia="宋体"/>
                <w:b w:val="0"/>
                <w:sz w:val="18"/>
              </w:rPr>
              <w:t>210.46</w:t>
            </w:r>
          </w:p>
        </w:tc>
        <w:tc>
          <w:tcPr>
            <w:tcW w:w="2078" w:type="dxa"/>
            <w:tcMar>
              <w:left w:w="70" w:type="dxa"/>
              <w:right w:w="70" w:type="dxa"/>
            </w:tcMar>
            <w:vAlign w:val="center"/>
          </w:tcPr>
          <w:p w14:paraId="26E61DAB">
            <w:pPr>
              <w:keepNext/>
              <w:spacing w:before="20" w:after="20" w:line="260" w:lineRule="exact"/>
              <w:ind w:firstLine="0" w:firstLineChars="0"/>
              <w:jc w:val="center"/>
            </w:pPr>
            <w:r>
              <w:rPr>
                <w:rFonts w:ascii="Times New Roman" w:hAnsi="Times New Roman" w:eastAsia="宋体"/>
                <w:b w:val="0"/>
                <w:sz w:val="18"/>
              </w:rPr>
              <w:t>0.08</w:t>
            </w:r>
          </w:p>
        </w:tc>
      </w:tr>
      <w:tr w14:paraId="03C002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A3293AC">
            <w:pPr>
              <w:keepNext/>
              <w:spacing w:before="20" w:after="20" w:line="260" w:lineRule="exact"/>
              <w:ind w:firstLine="0" w:firstLineChars="0"/>
              <w:jc w:val="center"/>
            </w:pPr>
            <w:r>
              <w:rPr>
                <w:rFonts w:ascii="Times New Roman" w:hAnsi="Times New Roman" w:eastAsia="宋体"/>
                <w:b w:val="0"/>
                <w:sz w:val="18"/>
              </w:rPr>
              <w:t>2.15</w:t>
            </w:r>
          </w:p>
        </w:tc>
        <w:tc>
          <w:tcPr>
            <w:tcW w:w="2078" w:type="dxa"/>
            <w:tcMar>
              <w:left w:w="70" w:type="dxa"/>
              <w:right w:w="70" w:type="dxa"/>
            </w:tcMar>
            <w:vAlign w:val="center"/>
          </w:tcPr>
          <w:p w14:paraId="707A9707">
            <w:pPr>
              <w:keepNext/>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40908E72">
            <w:pPr>
              <w:keepNext/>
              <w:spacing w:before="20" w:after="20" w:line="260" w:lineRule="exact"/>
              <w:ind w:firstLine="0" w:firstLineChars="0"/>
              <w:jc w:val="center"/>
            </w:pPr>
            <w:r>
              <w:rPr>
                <w:rFonts w:ascii="Times New Roman" w:hAnsi="Times New Roman" w:eastAsia="宋体"/>
                <w:b w:val="0"/>
                <w:sz w:val="18"/>
              </w:rPr>
              <w:t>210.46</w:t>
            </w:r>
          </w:p>
        </w:tc>
        <w:tc>
          <w:tcPr>
            <w:tcW w:w="2078" w:type="dxa"/>
            <w:tcMar>
              <w:left w:w="70" w:type="dxa"/>
              <w:right w:w="70" w:type="dxa"/>
            </w:tcMar>
            <w:vAlign w:val="center"/>
          </w:tcPr>
          <w:p w14:paraId="0F78ABC6">
            <w:pPr>
              <w:keepNext/>
              <w:spacing w:before="20" w:after="20" w:line="260" w:lineRule="exact"/>
              <w:ind w:firstLine="0" w:firstLineChars="0"/>
              <w:jc w:val="center"/>
            </w:pPr>
            <w:r>
              <w:rPr>
                <w:rFonts w:ascii="Times New Roman" w:hAnsi="Times New Roman" w:eastAsia="宋体"/>
                <w:b w:val="0"/>
                <w:sz w:val="18"/>
              </w:rPr>
              <w:t>0.08</w:t>
            </w:r>
          </w:p>
        </w:tc>
      </w:tr>
      <w:tr w14:paraId="7B7CFB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F6C467E">
            <w:pPr>
              <w:keepNext/>
              <w:spacing w:before="20" w:after="20" w:line="260" w:lineRule="exact"/>
              <w:ind w:firstLine="0" w:firstLineChars="0"/>
              <w:jc w:val="center"/>
            </w:pPr>
            <w:r>
              <w:rPr>
                <w:rFonts w:ascii="Times New Roman" w:hAnsi="Times New Roman" w:eastAsia="宋体"/>
                <w:b w:val="0"/>
                <w:sz w:val="18"/>
              </w:rPr>
              <w:t>3</w:t>
            </w:r>
          </w:p>
        </w:tc>
        <w:tc>
          <w:tcPr>
            <w:tcW w:w="2078" w:type="dxa"/>
            <w:tcMar>
              <w:left w:w="70" w:type="dxa"/>
              <w:right w:w="70" w:type="dxa"/>
            </w:tcMar>
            <w:vAlign w:val="center"/>
          </w:tcPr>
          <w:p w14:paraId="101E7148">
            <w:pPr>
              <w:keepNext/>
              <w:spacing w:before="20" w:after="20" w:line="260" w:lineRule="exact"/>
              <w:ind w:firstLine="0" w:firstLineChars="0"/>
              <w:jc w:val="center"/>
            </w:pPr>
            <w:r>
              <w:rPr>
                <w:rFonts w:ascii="Times New Roman" w:hAnsi="Times New Roman" w:eastAsia="宋体"/>
                <w:b w:val="0"/>
                <w:sz w:val="18"/>
              </w:rPr>
              <w:t>0.72</w:t>
            </w:r>
          </w:p>
        </w:tc>
        <w:tc>
          <w:tcPr>
            <w:tcW w:w="2078" w:type="dxa"/>
            <w:tcMar>
              <w:left w:w="70" w:type="dxa"/>
              <w:right w:w="70" w:type="dxa"/>
            </w:tcMar>
            <w:vAlign w:val="center"/>
          </w:tcPr>
          <w:p w14:paraId="5597834A">
            <w:pPr>
              <w:keepNext/>
              <w:spacing w:before="20" w:after="20" w:line="260" w:lineRule="exact"/>
              <w:ind w:firstLine="0" w:firstLineChars="0"/>
              <w:jc w:val="center"/>
            </w:pPr>
            <w:r>
              <w:rPr>
                <w:rFonts w:ascii="Times New Roman" w:hAnsi="Times New Roman" w:eastAsia="宋体"/>
                <w:b w:val="0"/>
                <w:sz w:val="18"/>
              </w:rPr>
              <w:t>293.66</w:t>
            </w:r>
          </w:p>
        </w:tc>
        <w:tc>
          <w:tcPr>
            <w:tcW w:w="2078" w:type="dxa"/>
            <w:tcMar>
              <w:left w:w="70" w:type="dxa"/>
              <w:right w:w="70" w:type="dxa"/>
            </w:tcMar>
            <w:vAlign w:val="center"/>
          </w:tcPr>
          <w:p w14:paraId="6516126E">
            <w:pPr>
              <w:keepNext/>
              <w:spacing w:before="20" w:after="20" w:line="260" w:lineRule="exact"/>
              <w:ind w:firstLine="0" w:firstLineChars="0"/>
              <w:jc w:val="center"/>
            </w:pPr>
            <w:r>
              <w:rPr>
                <w:rFonts w:ascii="Times New Roman" w:hAnsi="Times New Roman" w:eastAsia="宋体"/>
                <w:b w:val="0"/>
                <w:sz w:val="18"/>
              </w:rPr>
              <w:t>0.06</w:t>
            </w:r>
          </w:p>
        </w:tc>
      </w:tr>
      <w:tr w14:paraId="5BC76D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4E7E749">
            <w:pPr>
              <w:keepNext/>
              <w:spacing w:before="20" w:after="20" w:line="260" w:lineRule="exact"/>
              <w:ind w:firstLine="0" w:firstLineChars="0"/>
              <w:jc w:val="center"/>
            </w:pPr>
            <w:r>
              <w:rPr>
                <w:rFonts w:ascii="Times New Roman" w:hAnsi="Times New Roman" w:eastAsia="宋体"/>
                <w:b w:val="0"/>
                <w:sz w:val="18"/>
              </w:rPr>
              <w:t>4</w:t>
            </w:r>
          </w:p>
        </w:tc>
        <w:tc>
          <w:tcPr>
            <w:tcW w:w="2078" w:type="dxa"/>
            <w:tcMar>
              <w:left w:w="70" w:type="dxa"/>
              <w:right w:w="70" w:type="dxa"/>
            </w:tcMar>
            <w:vAlign w:val="center"/>
          </w:tcPr>
          <w:p w14:paraId="0C3E01AA">
            <w:pPr>
              <w:keepNext/>
              <w:spacing w:before="20" w:after="20" w:line="260" w:lineRule="exact"/>
              <w:ind w:firstLine="0" w:firstLineChars="0"/>
              <w:jc w:val="center"/>
            </w:pPr>
            <w:r>
              <w:rPr>
                <w:rFonts w:ascii="Times New Roman" w:hAnsi="Times New Roman" w:eastAsia="宋体"/>
                <w:b w:val="0"/>
                <w:sz w:val="18"/>
              </w:rPr>
              <w:t>0.54</w:t>
            </w:r>
          </w:p>
        </w:tc>
        <w:tc>
          <w:tcPr>
            <w:tcW w:w="2078" w:type="dxa"/>
            <w:tcMar>
              <w:left w:w="70" w:type="dxa"/>
              <w:right w:w="70" w:type="dxa"/>
            </w:tcMar>
            <w:vAlign w:val="center"/>
          </w:tcPr>
          <w:p w14:paraId="261B6396">
            <w:pPr>
              <w:keepNext/>
              <w:spacing w:before="20" w:after="20" w:line="260" w:lineRule="exact"/>
              <w:ind w:firstLine="0" w:firstLineChars="0"/>
              <w:jc w:val="center"/>
            </w:pPr>
            <w:r>
              <w:rPr>
                <w:rFonts w:ascii="Times New Roman" w:hAnsi="Times New Roman" w:eastAsia="宋体"/>
                <w:b w:val="0"/>
                <w:sz w:val="18"/>
              </w:rPr>
              <w:t>391.55</w:t>
            </w:r>
          </w:p>
        </w:tc>
        <w:tc>
          <w:tcPr>
            <w:tcW w:w="2078" w:type="dxa"/>
            <w:tcMar>
              <w:left w:w="70" w:type="dxa"/>
              <w:right w:w="70" w:type="dxa"/>
            </w:tcMar>
            <w:vAlign w:val="center"/>
          </w:tcPr>
          <w:p w14:paraId="11A732DF">
            <w:pPr>
              <w:keepNext/>
              <w:spacing w:before="20" w:after="20" w:line="260" w:lineRule="exact"/>
              <w:ind w:firstLine="0" w:firstLineChars="0"/>
              <w:jc w:val="center"/>
            </w:pPr>
            <w:r>
              <w:rPr>
                <w:rFonts w:ascii="Times New Roman" w:hAnsi="Times New Roman" w:eastAsia="宋体"/>
                <w:b w:val="0"/>
                <w:sz w:val="18"/>
              </w:rPr>
              <w:t>0.04</w:t>
            </w:r>
          </w:p>
        </w:tc>
      </w:tr>
      <w:tr w14:paraId="2AAC66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8EE5722">
            <w:pPr>
              <w:keepNext/>
              <w:spacing w:before="20" w:after="20" w:line="260" w:lineRule="exact"/>
              <w:ind w:firstLine="0" w:firstLineChars="0"/>
              <w:jc w:val="center"/>
            </w:pPr>
            <w:r>
              <w:rPr>
                <w:rFonts w:ascii="Times New Roman" w:hAnsi="Times New Roman" w:eastAsia="宋体"/>
                <w:b w:val="0"/>
                <w:sz w:val="18"/>
              </w:rPr>
              <w:t>6</w:t>
            </w:r>
          </w:p>
        </w:tc>
        <w:tc>
          <w:tcPr>
            <w:tcW w:w="2078" w:type="dxa"/>
            <w:tcMar>
              <w:left w:w="70" w:type="dxa"/>
              <w:right w:w="70" w:type="dxa"/>
            </w:tcMar>
            <w:vAlign w:val="center"/>
          </w:tcPr>
          <w:p w14:paraId="5628D479">
            <w:pPr>
              <w:keepNext/>
              <w:spacing w:before="20" w:after="20" w:line="260" w:lineRule="exact"/>
              <w:ind w:firstLine="0" w:firstLineChars="0"/>
              <w:jc w:val="center"/>
            </w:pPr>
            <w:r>
              <w:rPr>
                <w:rFonts w:ascii="Times New Roman" w:hAnsi="Times New Roman" w:eastAsia="宋体"/>
                <w:b w:val="0"/>
                <w:sz w:val="18"/>
              </w:rPr>
              <w:t>0.36</w:t>
            </w:r>
          </w:p>
        </w:tc>
        <w:tc>
          <w:tcPr>
            <w:tcW w:w="2078" w:type="dxa"/>
            <w:tcMar>
              <w:left w:w="70" w:type="dxa"/>
              <w:right w:w="70" w:type="dxa"/>
            </w:tcMar>
            <w:vAlign w:val="center"/>
          </w:tcPr>
          <w:p w14:paraId="65AB3A08">
            <w:pPr>
              <w:keepNext/>
              <w:spacing w:before="20" w:after="20" w:line="260" w:lineRule="exact"/>
              <w:ind w:firstLine="0" w:firstLineChars="0"/>
              <w:jc w:val="center"/>
            </w:pPr>
            <w:r>
              <w:rPr>
                <w:rFonts w:ascii="Times New Roman" w:hAnsi="Times New Roman" w:eastAsia="宋体"/>
                <w:b w:val="0"/>
                <w:sz w:val="18"/>
              </w:rPr>
              <w:t>587.32</w:t>
            </w:r>
          </w:p>
        </w:tc>
        <w:tc>
          <w:tcPr>
            <w:tcW w:w="2078" w:type="dxa"/>
            <w:tcMar>
              <w:left w:w="70" w:type="dxa"/>
              <w:right w:w="70" w:type="dxa"/>
            </w:tcMar>
            <w:vAlign w:val="center"/>
          </w:tcPr>
          <w:p w14:paraId="7D9E091F">
            <w:pPr>
              <w:keepNext/>
              <w:spacing w:before="20" w:after="20" w:line="260" w:lineRule="exact"/>
              <w:ind w:firstLine="0" w:firstLineChars="0"/>
              <w:jc w:val="center"/>
            </w:pPr>
            <w:r>
              <w:rPr>
                <w:rFonts w:ascii="Times New Roman" w:hAnsi="Times New Roman" w:eastAsia="宋体"/>
                <w:b w:val="0"/>
                <w:sz w:val="18"/>
              </w:rPr>
              <w:t>0.03</w:t>
            </w:r>
          </w:p>
        </w:tc>
      </w:tr>
      <w:tr w14:paraId="3C3CA0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CBA90ED">
            <w:pPr>
              <w:keepNext/>
              <w:spacing w:before="20" w:after="20" w:line="260" w:lineRule="exact"/>
              <w:ind w:firstLine="0" w:firstLineChars="0"/>
              <w:jc w:val="center"/>
            </w:pPr>
            <w:r>
              <w:rPr>
                <w:rFonts w:ascii="Times New Roman" w:hAnsi="Times New Roman" w:eastAsia="宋体"/>
                <w:b w:val="0"/>
                <w:sz w:val="18"/>
              </w:rPr>
              <w:t>8</w:t>
            </w:r>
          </w:p>
        </w:tc>
        <w:tc>
          <w:tcPr>
            <w:tcW w:w="2078" w:type="dxa"/>
            <w:tcMar>
              <w:left w:w="70" w:type="dxa"/>
              <w:right w:w="70" w:type="dxa"/>
            </w:tcMar>
            <w:vAlign w:val="center"/>
          </w:tcPr>
          <w:p w14:paraId="36FB8B8D">
            <w:pPr>
              <w:keepNext/>
              <w:spacing w:before="20" w:after="20" w:line="260" w:lineRule="exact"/>
              <w:ind w:firstLine="0" w:firstLineChars="0"/>
              <w:jc w:val="center"/>
            </w:pPr>
            <w:r>
              <w:rPr>
                <w:rFonts w:ascii="Times New Roman" w:hAnsi="Times New Roman" w:eastAsia="宋体"/>
                <w:b w:val="0"/>
                <w:sz w:val="18"/>
              </w:rPr>
              <w:t>0.27</w:t>
            </w:r>
          </w:p>
        </w:tc>
        <w:tc>
          <w:tcPr>
            <w:tcW w:w="2078" w:type="dxa"/>
            <w:tcMar>
              <w:left w:w="70" w:type="dxa"/>
              <w:right w:w="70" w:type="dxa"/>
            </w:tcMar>
            <w:vAlign w:val="center"/>
          </w:tcPr>
          <w:p w14:paraId="1F225DEF">
            <w:pPr>
              <w:keepNext/>
              <w:spacing w:before="20" w:after="20" w:line="260" w:lineRule="exact"/>
              <w:ind w:firstLine="0" w:firstLineChars="0"/>
              <w:jc w:val="center"/>
            </w:pPr>
            <w:r>
              <w:rPr>
                <w:rFonts w:ascii="Times New Roman" w:hAnsi="Times New Roman" w:eastAsia="宋体"/>
                <w:b w:val="0"/>
                <w:sz w:val="18"/>
              </w:rPr>
              <w:t>783.09</w:t>
            </w:r>
          </w:p>
        </w:tc>
        <w:tc>
          <w:tcPr>
            <w:tcW w:w="2078" w:type="dxa"/>
            <w:tcMar>
              <w:left w:w="70" w:type="dxa"/>
              <w:right w:w="70" w:type="dxa"/>
            </w:tcMar>
            <w:vAlign w:val="center"/>
          </w:tcPr>
          <w:p w14:paraId="5B22F4C5">
            <w:pPr>
              <w:keepNext/>
              <w:spacing w:before="20" w:after="20" w:line="260" w:lineRule="exact"/>
              <w:ind w:firstLine="0" w:firstLineChars="0"/>
              <w:jc w:val="center"/>
            </w:pPr>
            <w:r>
              <w:rPr>
                <w:rFonts w:ascii="Times New Roman" w:hAnsi="Times New Roman" w:eastAsia="宋体"/>
                <w:b w:val="0"/>
                <w:sz w:val="18"/>
              </w:rPr>
              <w:t>0.02</w:t>
            </w:r>
          </w:p>
        </w:tc>
      </w:tr>
      <w:tr w14:paraId="47C5AE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5C7BB0E">
            <w:pPr>
              <w:keepNext w:val="0"/>
              <w:spacing w:before="20" w:after="20" w:line="260" w:lineRule="exact"/>
              <w:ind w:firstLine="0" w:firstLineChars="0"/>
              <w:jc w:val="center"/>
            </w:pPr>
            <w:r>
              <w:rPr>
                <w:rFonts w:ascii="Times New Roman" w:hAnsi="Times New Roman" w:eastAsia="宋体"/>
                <w:b w:val="0"/>
                <w:sz w:val="18"/>
              </w:rPr>
              <w:t>12</w:t>
            </w:r>
          </w:p>
        </w:tc>
        <w:tc>
          <w:tcPr>
            <w:tcW w:w="2078" w:type="dxa"/>
            <w:tcMar>
              <w:left w:w="70" w:type="dxa"/>
              <w:right w:w="70" w:type="dxa"/>
            </w:tcMar>
            <w:vAlign w:val="center"/>
          </w:tcPr>
          <w:p w14:paraId="42693A9A">
            <w:pPr>
              <w:keepNext w:val="0"/>
              <w:spacing w:before="20" w:after="20" w:line="260" w:lineRule="exact"/>
              <w:ind w:firstLine="0" w:firstLineChars="0"/>
              <w:jc w:val="center"/>
            </w:pPr>
            <w:r>
              <w:rPr>
                <w:rFonts w:ascii="Times New Roman" w:hAnsi="Times New Roman" w:eastAsia="宋体"/>
                <w:b w:val="0"/>
                <w:sz w:val="18"/>
              </w:rPr>
              <w:t>0.18</w:t>
            </w:r>
          </w:p>
        </w:tc>
        <w:tc>
          <w:tcPr>
            <w:tcW w:w="2078" w:type="dxa"/>
            <w:tcMar>
              <w:left w:w="70" w:type="dxa"/>
              <w:right w:w="70" w:type="dxa"/>
            </w:tcMar>
            <w:vAlign w:val="center"/>
          </w:tcPr>
          <w:p w14:paraId="705025D1">
            <w:pPr>
              <w:keepNext w:val="0"/>
              <w:spacing w:before="20" w:after="20" w:line="260" w:lineRule="exact"/>
              <w:ind w:firstLine="0" w:firstLineChars="0"/>
              <w:jc w:val="center"/>
            </w:pPr>
            <w:r>
              <w:rPr>
                <w:rFonts w:ascii="Times New Roman" w:hAnsi="Times New Roman" w:eastAsia="宋体"/>
                <w:b w:val="0"/>
                <w:sz w:val="18"/>
              </w:rPr>
              <w:t>1174.64</w:t>
            </w:r>
          </w:p>
        </w:tc>
        <w:tc>
          <w:tcPr>
            <w:tcW w:w="2078" w:type="dxa"/>
            <w:tcMar>
              <w:left w:w="70" w:type="dxa"/>
              <w:right w:w="70" w:type="dxa"/>
            </w:tcMar>
            <w:vAlign w:val="center"/>
          </w:tcPr>
          <w:p w14:paraId="635D5545">
            <w:pPr>
              <w:keepNext w:val="0"/>
              <w:spacing w:before="20" w:after="20" w:line="260" w:lineRule="exact"/>
              <w:ind w:firstLine="0" w:firstLineChars="0"/>
              <w:jc w:val="center"/>
            </w:pPr>
            <w:r>
              <w:rPr>
                <w:rFonts w:ascii="Times New Roman" w:hAnsi="Times New Roman" w:eastAsia="宋体"/>
                <w:b w:val="0"/>
                <w:sz w:val="18"/>
              </w:rPr>
              <w:t>0.01</w:t>
            </w:r>
          </w:p>
        </w:tc>
      </w:tr>
    </w:tbl>
    <w:p w14:paraId="0F1E9616">
      <w:pPr>
        <w:pStyle w:val="2"/>
        <w:keepNext/>
        <w:spacing w:before="120" w:after="0" w:line="240" w:lineRule="auto"/>
        <w:ind w:firstLine="0"/>
        <w:jc w:val="center"/>
      </w:pPr>
      <w:r>
        <w:drawing>
          <wp:inline distT="0" distB="0" distL="114300" distR="114300">
            <wp:extent cx="5120640" cy="2704465"/>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1"/>
                    <a:stretch>
                      <a:fillRect/>
                    </a:stretch>
                  </pic:blipFill>
                  <pic:spPr>
                    <a:xfrm>
                      <a:off x="0" y="0"/>
                      <a:ext cx="5120640" cy="2704940"/>
                    </a:xfrm>
                    <a:prstGeom prst="rect">
                      <a:avLst/>
                    </a:prstGeom>
                    <a:noFill/>
                    <a:ln w="9525">
                      <a:noFill/>
                    </a:ln>
                  </pic:spPr>
                </pic:pic>
              </a:graphicData>
            </a:graphic>
          </wp:inline>
        </w:drawing>
      </w:r>
    </w:p>
    <w:p w14:paraId="1F9BEAEB">
      <w:pPr>
        <w:pStyle w:val="2"/>
        <w:spacing w:before="60" w:after="120" w:line="280" w:lineRule="exact"/>
        <w:ind w:firstLine="0"/>
        <w:jc w:val="center"/>
      </w:pPr>
      <w:r>
        <w:rPr>
          <w:rFonts w:ascii="Times New Roman" w:hAnsi="Times New Roman" w:eastAsia="宋体"/>
          <w:b w:val="0"/>
          <w:sz w:val="21"/>
        </w:rPr>
        <w:t>图4-1 储能单位充放电功率投资与持续时间</w:t>
      </w:r>
    </w:p>
    <w:p w14:paraId="4340A261">
      <w:pPr>
        <w:pStyle w:val="5"/>
        <w:keepNext/>
        <w:numPr>
          <w:ilvl w:val="0"/>
          <w:numId w:val="0"/>
        </w:numPr>
        <w:spacing w:before="160" w:after="120" w:line="390" w:lineRule="exact"/>
        <w:ind w:firstLine="0"/>
      </w:pPr>
      <w:bookmarkStart w:id="159" w:name="可用能力与工程适用性"/>
      <w:r>
        <w:rPr>
          <w:rFonts w:ascii="Times New Roman" w:hAnsi="Times New Roman" w:eastAsia="方正仿宋_GBK"/>
          <w:b/>
          <w:sz w:val="26"/>
        </w:rPr>
        <w:t>4.4.4 可用能力与工程适用性</w:t>
      </w:r>
      <w:bookmarkEnd w:id="159"/>
    </w:p>
    <w:p w14:paraId="040685F5">
      <w:pPr>
        <w:pStyle w:val="115"/>
        <w:widowControl/>
        <w:spacing w:before="0" w:after="0" w:line="348" w:lineRule="exact"/>
        <w:ind w:firstLine="480"/>
        <w:jc w:val="both"/>
      </w:pPr>
      <w:r>
        <w:rPr>
          <w:rFonts w:ascii="Times New Roman" w:hAnsi="Times New Roman" w:eastAsia="方正仿宋_GBK"/>
          <w:b w:val="0"/>
          <w:sz w:val="24"/>
        </w:rPr>
        <w:t>本研究按铭牌功率与能量进行峰段静态折算。正向支撑对应储能放电，反向支撑对应储能充电吸收功率；两者分别需要可放电能量和可充电空间。当前模型未追踪荷电状态，不能保证同一储能配置在各次正反向事件中始终具备所计能力。工程设计采用保证可用功率、能量和充放电效率，并通过连续时序核对充放电状态及充电条件，核定实际可持续支撑能力。</w:t>
      </w:r>
    </w:p>
    <w:p w14:paraId="1798804E">
      <w:pPr>
        <w:pStyle w:val="4"/>
        <w:keepNext/>
        <w:numPr>
          <w:ilvl w:val="0"/>
          <w:numId w:val="0"/>
        </w:numPr>
        <w:spacing w:before="160" w:after="120" w:line="480" w:lineRule="exact"/>
        <w:ind w:firstLine="0"/>
      </w:pPr>
      <w:bookmarkStart w:id="160" w:name="h459"/>
      <w:bookmarkStart w:id="161" w:name="单位功率投资比及价格影响分析"/>
      <w:r>
        <w:rPr>
          <w:rFonts w:ascii="Times New Roman" w:hAnsi="Times New Roman" w:eastAsia="方正仿宋_GBK"/>
          <w:b/>
          <w:sz w:val="32"/>
        </w:rPr>
        <w:t>4.5 单位功率投资比及价格影响分析</w:t>
      </w:r>
      <w:bookmarkEnd w:id="160"/>
      <w:bookmarkEnd w:id="161"/>
    </w:p>
    <w:p w14:paraId="18C7650B">
      <w:pPr>
        <w:pStyle w:val="5"/>
        <w:keepNext/>
        <w:numPr>
          <w:ilvl w:val="0"/>
          <w:numId w:val="0"/>
        </w:numPr>
        <w:spacing w:before="160" w:after="120" w:line="390" w:lineRule="exact"/>
        <w:ind w:firstLine="0"/>
      </w:pPr>
      <w:bookmarkStart w:id="162" w:name="主变与线路单位功率投资比"/>
      <w:r>
        <w:rPr>
          <w:rFonts w:ascii="Times New Roman" w:hAnsi="Times New Roman" w:eastAsia="方正仿宋_GBK"/>
          <w:b/>
          <w:sz w:val="26"/>
        </w:rPr>
        <w:t>4.5.1 主变与线路单位功率投资比</w:t>
      </w:r>
      <w:bookmarkEnd w:id="162"/>
    </w:p>
    <w:p w14:paraId="7B07130C">
      <w:pPr>
        <w:pStyle w:val="115"/>
        <w:widowControl/>
        <w:spacing w:before="0" w:after="0" w:line="348" w:lineRule="exact"/>
        <w:ind w:firstLine="480"/>
        <w:jc w:val="both"/>
      </w:pPr>
      <w:r>
        <w:rPr>
          <w:rFonts w:ascii="Times New Roman" w:hAnsi="Times New Roman" w:eastAsia="方正仿宋_GBK"/>
          <w:b w:val="0"/>
          <w:sz w:val="24"/>
        </w:rPr>
        <w:t>采用相同单位的初始投资尺度，主变单位新购有功功率投资与线路单位可转负荷投资之比记为</w:t>
      </w:r>
      <m:oMath>
        <m:sSub>
          <m:sSubPr/>
          <m:e>
            <m:r>
              <m:rPr/>
              <m:t>k</m:t>
            </m:r>
          </m:e>
          <m:sub>
            <m:r>
              <m:rPr/>
              <m:t>TL</m:t>
            </m:r>
          </m:sub>
        </m:sSub>
      </m:oMath>
      <w:r>
        <w:rPr>
          <w:rFonts w:ascii="Times New Roman" w:hAnsi="Times New Roman" w:eastAsia="方正仿宋_GBK"/>
          <w:b w:val="0"/>
          <w:sz w:val="24"/>
        </w:rPr>
        <w:t>。式（4-7）对应本研究参考规模，主变系数来自实际替换工程，线路价格及有效任务取前述情景[85][89]。</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FA65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22B35EB">
            <w:pPr>
              <w:spacing w:before="0" w:after="0"/>
              <w:ind w:firstLine="0" w:firstLineChars="0"/>
            </w:pPr>
          </w:p>
        </w:tc>
        <w:tc>
          <w:tcPr>
            <w:tcW w:w="6838" w:type="dxa"/>
            <w:tcMar>
              <w:left w:w="0" w:type="dxa"/>
              <w:right w:w="0" w:type="dxa"/>
            </w:tcMar>
            <w:vAlign w:val="center"/>
          </w:tcPr>
          <w:p w14:paraId="77CBE9E1">
            <w:pPr>
              <w:pStyle w:val="2"/>
              <w:keepNext/>
              <w:spacing w:before="100" w:after="100" w:line="276" w:lineRule="auto"/>
              <w:ind w:firstLine="0" w:firstLineChars="0"/>
              <w:jc w:val="center"/>
            </w:pPr>
            <m:oMathPara>
              <m:oMathParaPr>
                <m:jc m:val="center"/>
              </m:oMathParaPr>
              <m:oMath>
                <m:sSub>
                  <m:sSubPr/>
                  <m:e>
                    <m:r>
                      <m:rPr/>
                      <m:t>k</m:t>
                    </m:r>
                  </m:e>
                  <m:sub>
                    <m:r>
                      <m:rPr/>
                      <m:t>TL</m:t>
                    </m:r>
                  </m:sub>
                </m:sSub>
                <m:r>
                  <m:rPr/>
                  <m:t>=</m:t>
                </m:r>
                <m:f>
                  <m:fPr/>
                  <m:num>
                    <m:sSub>
                      <m:sSubPr/>
                      <m:e>
                        <m:r>
                          <m:rPr/>
                          <m:t>c</m:t>
                        </m:r>
                      </m:e>
                      <m:sub>
                        <m:r>
                          <m:rPr/>
                          <m:t>T</m:t>
                        </m:r>
                      </m:sub>
                    </m:sSub>
                    <m:r>
                      <m:rPr/>
                      <m:t>/0.95</m:t>
                    </m:r>
                  </m:num>
                  <m:den>
                    <m:sSub>
                      <m:sSubPr/>
                      <m:e>
                        <m:r>
                          <m:rPr/>
                          <m:t>I</m:t>
                        </m:r>
                      </m:e>
                      <m:sub>
                        <m:r>
                          <m:rPr/>
                          <m:t>L</m:t>
                        </m:r>
                      </m:sub>
                    </m:sSub>
                    <m:r>
                      <m:rPr/>
                      <m:t>/</m:t>
                    </m:r>
                    <m:sSub>
                      <m:sSubPr/>
                      <m:e>
                        <m:r>
                          <m:rPr/>
                          <m:t>F</m:t>
                        </m:r>
                      </m:e>
                      <m:sub>
                        <m:r>
                          <m:rPr/>
                          <m:t>L</m:t>
                        </m:r>
                      </m:sub>
                    </m:sSub>
                  </m:den>
                </m:f>
                <m:r>
                  <m:rPr/>
                  <m:t>=</m:t>
                </m:r>
                <m:f>
                  <m:fPr/>
                  <m:num>
                    <m:r>
                      <m:rPr/>
                      <m:t>16.57/0.95</m:t>
                    </m:r>
                  </m:num>
                  <m:den>
                    <m:r>
                      <m:rPr/>
                      <m:t>124.80/7.49</m:t>
                    </m:r>
                  </m:den>
                </m:f>
                <m:r>
                  <m:rPr/>
                  <m:t>≈1.05.</m:t>
                </m:r>
              </m:oMath>
            </m:oMathPara>
          </w:p>
        </w:tc>
        <w:tc>
          <w:tcPr>
            <w:tcW w:w="737" w:type="dxa"/>
            <w:tcMar>
              <w:left w:w="0" w:type="dxa"/>
              <w:right w:w="0" w:type="dxa"/>
            </w:tcMar>
            <w:vAlign w:val="center"/>
          </w:tcPr>
          <w:p w14:paraId="5C813F68">
            <w:pPr>
              <w:spacing w:before="0" w:after="0"/>
              <w:ind w:firstLine="0" w:firstLineChars="0"/>
              <w:jc w:val="right"/>
            </w:pPr>
            <w:r>
              <w:rPr>
                <w:rFonts w:ascii="Times New Roman" w:hAnsi="Times New Roman" w:eastAsia="方正仿宋_GBK"/>
                <w:b w:val="0"/>
                <w:sz w:val="18"/>
              </w:rPr>
              <w:t>（4-7）</w:t>
            </w:r>
          </w:p>
        </w:tc>
      </w:tr>
    </w:tbl>
    <w:p w14:paraId="6B9ED209">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k</m:t>
            </m:r>
          </m:e>
          <m:sub>
            <m:r>
              <m:rPr/>
              <m:t>TL</m:t>
            </m:r>
          </m:sub>
        </m:sSub>
      </m:oMath>
      <w:r>
        <w:rPr>
          <w:rFonts w:ascii="Times New Roman" w:hAnsi="Times New Roman" w:eastAsia="方正仿宋_GBK"/>
          <w:b w:val="0"/>
          <w:sz w:val="24"/>
        </w:rPr>
        <w:t>为主变与线路单位功率投资比，无量纲；</w:t>
      </w:r>
      <m:oMath>
        <m:sSub>
          <m:sSubPr/>
          <m:e>
            <m:r>
              <m:rPr/>
              <m:t>F</m:t>
            </m:r>
          </m:e>
          <m:sub>
            <m:r>
              <m:rPr/>
              <m:t>L</m:t>
            </m:r>
          </m:sub>
        </m:sSub>
      </m:oMath>
      <w:r>
        <w:rPr>
          <w:rFonts w:ascii="Times New Roman" w:hAnsi="Times New Roman" w:eastAsia="方正仿宋_GBK"/>
          <w:b w:val="0"/>
          <w:sz w:val="24"/>
        </w:rPr>
        <w:t>为单项目可转负荷，取7.49 MW；</w:t>
      </w:r>
      <m:oMath>
        <m:sSub>
          <m:sSubPr/>
          <m:e>
            <m:r>
              <m:rPr/>
              <m:t>I</m:t>
            </m:r>
          </m:e>
          <m:sub>
            <m:r>
              <m:rPr/>
              <m:t>L</m:t>
            </m:r>
          </m:sub>
        </m:sSub>
      </m:oMath>
      <w:r>
        <w:rPr>
          <w:rFonts w:ascii="Times New Roman" w:hAnsi="Times New Roman" w:eastAsia="方正仿宋_GBK"/>
          <w:b w:val="0"/>
          <w:sz w:val="24"/>
        </w:rPr>
        <w:t>为单项目投资，单位万元；</w:t>
      </w:r>
      <m:oMath>
        <m:sSub>
          <m:sSubPr/>
          <m:e>
            <m:r>
              <m:rPr/>
              <m:t>c</m:t>
            </m:r>
          </m:e>
          <m:sub>
            <m:r>
              <m:rPr/>
              <m:t>T</m:t>
            </m:r>
          </m:sub>
        </m:sSub>
      </m:oMath>
      <w:r>
        <w:rPr>
          <w:rFonts w:ascii="Times New Roman" w:hAnsi="Times New Roman" w:eastAsia="方正仿宋_GBK"/>
          <w:b w:val="0"/>
          <w:sz w:val="24"/>
        </w:rPr>
        <w:t>为主变新购容量投资系数，0.95为功率因数。</w:t>
      </w:r>
    </w:p>
    <w:p w14:paraId="5D63F8B0">
      <w:pPr>
        <w:pStyle w:val="2"/>
        <w:widowControl/>
        <w:spacing w:before="0" w:after="0" w:line="348" w:lineRule="exact"/>
        <w:ind w:firstLine="480"/>
        <w:jc w:val="both"/>
      </w:pPr>
      <w:r>
        <w:rPr>
          <w:rFonts w:ascii="Times New Roman" w:hAnsi="Times New Roman" w:eastAsia="方正仿宋_GBK"/>
          <w:b w:val="0"/>
          <w:sz w:val="24"/>
        </w:rPr>
        <w:t>主变增容增加本站容量，联络建设利用相邻站容量承接负荷。两者的经济替代取决于送受端容量和线路可转负荷，单位功率投资比用于比较相对投资水平。</w:t>
      </w:r>
    </w:p>
    <w:p w14:paraId="2DAEC90F">
      <w:pPr>
        <w:pStyle w:val="2"/>
        <w:widowControl/>
        <w:spacing w:before="0" w:after="0" w:line="348" w:lineRule="exact"/>
        <w:ind w:firstLine="480"/>
        <w:jc w:val="both"/>
      </w:pPr>
      <w:r>
        <w:rPr>
          <w:rFonts w:ascii="Times New Roman" w:hAnsi="Times New Roman" w:eastAsia="方正仿宋_GBK"/>
          <w:b w:val="0"/>
          <w:sz w:val="24"/>
        </w:rPr>
        <w:t>电缆为主情景的初始投资比约为0.26。主变参考价不变时，线路越贵，该投资比越小；较小的比值表示增加主变容量相对于新建联络更便宜。线路类型通过敷设比例改变费用，价格倍数用于检查同类工程的价格波动。</w:t>
      </w:r>
    </w:p>
    <w:p w14:paraId="058F959F">
      <w:pPr>
        <w:pStyle w:val="2"/>
        <w:widowControl/>
        <w:spacing w:before="0" w:after="0" w:line="348" w:lineRule="exact"/>
        <w:ind w:firstLine="480"/>
        <w:jc w:val="both"/>
      </w:pPr>
      <w:r>
        <w:rPr>
          <w:rFonts w:ascii="Times New Roman" w:hAnsi="Times New Roman" w:eastAsia="方正仿宋_GBK"/>
          <w:b w:val="0"/>
          <w:sz w:val="24"/>
        </w:rPr>
        <w:t>线路价格乘以0.75或1.25时，主变价格保持，比例相对于基准分别变为1/0.75与1/1.25。联络容量、负荷和候选集合不因改变价格而变化。这样可以将价格影响与技术能力影响分开观察。</w:t>
      </w:r>
    </w:p>
    <w:p w14:paraId="2C48A654">
      <w:pPr>
        <w:pStyle w:val="5"/>
        <w:keepNext/>
        <w:numPr>
          <w:ilvl w:val="0"/>
          <w:numId w:val="0"/>
        </w:numPr>
        <w:spacing w:before="160" w:after="120" w:line="390" w:lineRule="exact"/>
        <w:ind w:firstLine="0"/>
      </w:pPr>
      <w:bookmarkStart w:id="163" w:name="主变与储能单位功率投资比"/>
      <w:r>
        <w:rPr>
          <w:rFonts w:ascii="Times New Roman" w:hAnsi="Times New Roman" w:eastAsia="方正仿宋_GBK"/>
          <w:b/>
          <w:sz w:val="26"/>
        </w:rPr>
        <w:t>4.5.2 主变与储能单位功率投资比</w:t>
      </w:r>
      <w:bookmarkEnd w:id="163"/>
    </w:p>
    <w:p w14:paraId="7615AD81">
      <w:pPr>
        <w:pStyle w:val="115"/>
        <w:widowControl/>
        <w:spacing w:before="0" w:after="0" w:line="348" w:lineRule="exact"/>
        <w:ind w:firstLine="480"/>
        <w:jc w:val="both"/>
      </w:pPr>
      <w:r>
        <w:rPr>
          <w:rFonts w:ascii="Times New Roman" w:hAnsi="Times New Roman" w:eastAsia="方正仿宋_GBK"/>
          <w:b w:val="0"/>
          <w:sz w:val="24"/>
        </w:rPr>
        <w:t>主变单位新购有功功率投资与</w:t>
      </w:r>
      <m:oMath>
        <m:r>
          <m:rPr/>
          <m:t>d</m:t>
        </m:r>
      </m:oMath>
      <w:r>
        <w:rPr>
          <w:rFonts w:ascii="Times New Roman" w:hAnsi="Times New Roman" w:eastAsia="方正仿宋_GBK"/>
          <w:b w:val="0"/>
          <w:sz w:val="24"/>
        </w:rPr>
        <w:t>小时储能单位充放电功率投资之比记为</w:t>
      </w:r>
      <m:oMath>
        <m:sSub>
          <m:sSubPr/>
          <m:e>
            <m:r>
              <m:rPr/>
              <m:t>k</m:t>
            </m:r>
          </m:e>
          <m:sub>
            <m:r>
              <m:rPr/>
              <m:t>TB</m:t>
            </m:r>
          </m:sub>
        </m:sSub>
        <m:r>
          <m:rPr/>
          <m:t>(d)</m:t>
        </m:r>
      </m:oMath>
      <w:r>
        <w:rPr>
          <w:rFonts w:ascii="Times New Roman" w:hAnsi="Times New Roman" w:eastAsia="方正仿宋_GBK"/>
          <w:b w:val="0"/>
          <w:sz w:val="24"/>
        </w:rPr>
        <w:t>。式（4-8）以10柜组合为尺度，使持续时间明确进入比例。</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EEB4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7A2EC2B">
            <w:pPr>
              <w:spacing w:before="0" w:after="0"/>
              <w:ind w:firstLine="0" w:firstLineChars="0"/>
            </w:pPr>
          </w:p>
        </w:tc>
        <w:tc>
          <w:tcPr>
            <w:tcW w:w="6838" w:type="dxa"/>
            <w:tcMar>
              <w:left w:w="0" w:type="dxa"/>
              <w:right w:w="0" w:type="dxa"/>
            </w:tcMar>
            <w:vAlign w:val="center"/>
          </w:tcPr>
          <w:p w14:paraId="1BBB8132">
            <w:pPr>
              <w:pStyle w:val="2"/>
              <w:keepNext/>
              <w:spacing w:before="100" w:after="100" w:line="276" w:lineRule="auto"/>
              <w:ind w:firstLine="0" w:firstLineChars="0"/>
              <w:jc w:val="center"/>
            </w:pPr>
            <m:oMathPara>
              <m:oMathParaPr>
                <m:jc m:val="center"/>
              </m:oMathParaPr>
              <m:oMath>
                <m:sSub>
                  <m:sSubPr/>
                  <m:e>
                    <m:r>
                      <m:rPr/>
                      <m:t>k</m:t>
                    </m:r>
                  </m:e>
                  <m:sub>
                    <m:r>
                      <m:rPr/>
                      <m:t>TB</m:t>
                    </m:r>
                  </m:sub>
                </m:sSub>
                <m:r>
                  <m:rPr/>
                  <m:t>(d)=</m:t>
                </m:r>
                <m:f>
                  <m:fPr/>
                  <m:num>
                    <m:sSub>
                      <m:sSubPr/>
                      <m:e>
                        <m:r>
                          <m:rPr/>
                          <m:t>c</m:t>
                        </m:r>
                      </m:e>
                      <m:sub>
                        <m:r>
                          <m:rPr/>
                          <m:t>T</m:t>
                        </m:r>
                      </m:sub>
                    </m:sSub>
                    <m:r>
                      <m:rPr/>
                      <m:t>/0.95</m:t>
                    </m:r>
                  </m:num>
                  <m:den>
                    <m:r>
                      <m:rPr/>
                      <m:t>210.46/B(10,d)</m:t>
                    </m:r>
                  </m:den>
                </m:f>
                <m:r>
                  <m:rPr/>
                  <m:t>.</m:t>
                </m:r>
              </m:oMath>
            </m:oMathPara>
          </w:p>
        </w:tc>
        <w:tc>
          <w:tcPr>
            <w:tcW w:w="737" w:type="dxa"/>
            <w:tcMar>
              <w:left w:w="0" w:type="dxa"/>
              <w:right w:w="0" w:type="dxa"/>
            </w:tcMar>
            <w:vAlign w:val="center"/>
          </w:tcPr>
          <w:p w14:paraId="16B05342">
            <w:pPr>
              <w:spacing w:before="0" w:after="0"/>
              <w:ind w:firstLine="0" w:firstLineChars="0"/>
              <w:jc w:val="right"/>
            </w:pPr>
            <w:r>
              <w:rPr>
                <w:rFonts w:ascii="Times New Roman" w:hAnsi="Times New Roman" w:eastAsia="方正仿宋_GBK"/>
                <w:b w:val="0"/>
                <w:sz w:val="18"/>
              </w:rPr>
              <w:t>（4-8）</w:t>
            </w:r>
          </w:p>
        </w:tc>
      </w:tr>
    </w:tbl>
    <w:p w14:paraId="4EE731A5">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k</m:t>
            </m:r>
          </m:e>
          <m:sub>
            <m:r>
              <m:rPr/>
              <m:t>TB</m:t>
            </m:r>
          </m:sub>
        </m:sSub>
        <m:r>
          <m:rPr/>
          <m:t>(d)</m:t>
        </m:r>
      </m:oMath>
      <w:r>
        <w:rPr>
          <w:rFonts w:ascii="Times New Roman" w:hAnsi="Times New Roman" w:eastAsia="方正仿宋_GBK"/>
          <w:b w:val="0"/>
          <w:sz w:val="24"/>
        </w:rPr>
        <w:t>为持续</w:t>
      </w:r>
      <m:oMath>
        <m:r>
          <m:rPr/>
          <m:t>d</m:t>
        </m:r>
      </m:oMath>
      <w:r>
        <w:rPr>
          <w:rFonts w:ascii="Times New Roman" w:hAnsi="Times New Roman" w:eastAsia="方正仿宋_GBK"/>
          <w:b w:val="0"/>
          <w:sz w:val="24"/>
        </w:rPr>
        <w:t>小时的主变与储能单位功率投资比，无量纲；</w:t>
      </w:r>
      <m:oMath>
        <m:r>
          <m:rPr/>
          <m:t>B(10,d)</m:t>
        </m:r>
      </m:oMath>
      <w:r>
        <w:rPr>
          <w:rFonts w:ascii="Times New Roman" w:hAnsi="Times New Roman" w:eastAsia="方正仿宋_GBK"/>
          <w:b w:val="0"/>
          <w:sz w:val="24"/>
        </w:rPr>
        <w:t>为10柜组合充放电功率，单位MW；210.46为该包参考投资，单位万元。</w:t>
      </w:r>
    </w:p>
    <w:p w14:paraId="61C3C329">
      <w:pPr>
        <w:pStyle w:val="2"/>
        <w:widowControl/>
        <w:spacing w:before="0" w:after="0" w:line="348" w:lineRule="exact"/>
        <w:ind w:firstLine="480"/>
        <w:jc w:val="both"/>
      </w:pPr>
      <w:r>
        <w:rPr>
          <w:rFonts w:ascii="Times New Roman" w:hAnsi="Times New Roman" w:eastAsia="方正仿宋_GBK"/>
          <w:b w:val="0"/>
          <w:sz w:val="24"/>
        </w:rPr>
        <w:t xml:space="preserve">3 </w:t>
      </w:r>
      <m:oMath>
        <m:r>
          <m:rPr/>
          <m:t>h</m:t>
        </m:r>
      </m:oMath>
      <w:r>
        <w:rPr>
          <w:rFonts w:ascii="Times New Roman" w:hAnsi="Times New Roman" w:eastAsia="方正仿宋_GBK"/>
          <w:b w:val="0"/>
          <w:sz w:val="24"/>
        </w:rPr>
        <w:t>时，主变与储能单位功率投资比</w:t>
      </w:r>
      <m:oMath>
        <m:sSub>
          <m:sSubPr/>
          <m:e>
            <m:r>
              <m:rPr/>
              <m:t>k</m:t>
            </m:r>
          </m:e>
          <m:sub>
            <m:r>
              <m:rPr/>
              <m:t>TB</m:t>
            </m:r>
          </m:sub>
        </m:sSub>
      </m:oMath>
      <w:r>
        <w:rPr>
          <w:rFonts w:ascii="Times New Roman" w:hAnsi="Times New Roman" w:eastAsia="方正仿宋_GBK"/>
          <w:b w:val="0"/>
          <w:sz w:val="24"/>
        </w:rPr>
        <w:t xml:space="preserve">约0.06；2 h及以内约0.08，4 </w:t>
      </w:r>
      <m:oMath>
        <m:r>
          <m:rPr/>
          <m:t>h</m:t>
        </m:r>
      </m:oMath>
      <w:r>
        <w:rPr>
          <w:rFonts w:ascii="Times New Roman" w:hAnsi="Times New Roman" w:eastAsia="方正仿宋_GBK"/>
          <w:b w:val="0"/>
          <w:sz w:val="24"/>
        </w:rPr>
        <w:t>时约0.04。报告用3 h参考比例展示价格条件，实际寻优仍对每站正反向持续时间分别计算支撑系数。各站能量约束按本方向持续时间计算。</w:t>
      </w:r>
    </w:p>
    <w:p w14:paraId="66878BA5">
      <w:pPr>
        <w:pStyle w:val="2"/>
        <w:widowControl/>
        <w:spacing w:before="0" w:after="0" w:line="348" w:lineRule="exact"/>
        <w:ind w:firstLine="480"/>
        <w:jc w:val="both"/>
      </w:pPr>
      <w:r>
        <w:rPr>
          <w:rFonts w:ascii="Times New Roman" w:hAnsi="Times New Roman" w:eastAsia="方正仿宋_GBK"/>
          <w:b w:val="0"/>
          <w:sz w:val="24"/>
        </w:rPr>
        <w:t>储能价格降低25%或50%时，主变与储能单位功率投资比</w:t>
      </w:r>
      <m:oMath>
        <m:sSub>
          <m:sSubPr/>
          <m:e>
            <m:r>
              <m:rPr/>
              <m:t>k</m:t>
            </m:r>
          </m:e>
          <m:sub>
            <m:r>
              <m:rPr/>
              <m:t>TB</m:t>
            </m:r>
          </m:sub>
        </m:sSub>
      </m:oMath>
      <w:r>
        <w:rPr>
          <w:rFonts w:ascii="Times New Roman" w:hAnsi="Times New Roman" w:eastAsia="方正仿宋_GBK"/>
          <w:b w:val="0"/>
          <w:sz w:val="24"/>
        </w:rPr>
        <w:t>相对于同持续时间基准分别增加到1.33倍或2倍；提高25%时降为0.80倍。初始投资与未来更新投资共同采用相同价格倍数；本评价期内更新支出为零。</w:t>
      </w:r>
    </w:p>
    <w:p w14:paraId="112DFAA4">
      <w:pPr>
        <w:pStyle w:val="5"/>
        <w:keepNext/>
        <w:numPr>
          <w:ilvl w:val="0"/>
          <w:numId w:val="0"/>
        </w:numPr>
        <w:spacing w:before="160" w:after="120" w:line="390" w:lineRule="exact"/>
        <w:ind w:firstLine="0"/>
      </w:pPr>
      <w:bookmarkStart w:id="164" w:name="初始投资比与评价期费用比"/>
      <w:r>
        <w:rPr>
          <w:rFonts w:ascii="Times New Roman" w:hAnsi="Times New Roman" w:eastAsia="方正仿宋_GBK"/>
          <w:b/>
          <w:sz w:val="26"/>
        </w:rPr>
        <w:t>4.5.3 初始投资比与评价期费用比</w:t>
      </w:r>
      <w:bookmarkEnd w:id="164"/>
    </w:p>
    <w:p w14:paraId="49E2FC5E">
      <w:pPr>
        <w:pStyle w:val="115"/>
        <w:widowControl/>
        <w:spacing w:before="0" w:after="0" w:line="348" w:lineRule="exact"/>
        <w:ind w:firstLine="480"/>
        <w:jc w:val="both"/>
      </w:pPr>
      <w:r>
        <w:rPr>
          <w:rFonts w:ascii="Times New Roman" w:hAnsi="Times New Roman" w:eastAsia="方正仿宋_GBK"/>
          <w:b w:val="0"/>
          <w:sz w:val="24"/>
        </w:rPr>
        <w:t>初始投资比适于说明工程规模和价格出处，评价期费用比还受投运年份、运维及更新影响。对同一年投入的措施，可将各初始费用分别乘以相应现值因子，形成评价期单位功率费用比。本研究评价期内无需寿命更新，评价期比例与初始比例的差异来自固定运维费率及投运年份。</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55AB3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6615990">
            <w:pPr>
              <w:spacing w:before="0" w:after="0"/>
              <w:ind w:firstLine="0" w:firstLineChars="0"/>
            </w:pPr>
          </w:p>
        </w:tc>
        <w:tc>
          <w:tcPr>
            <w:tcW w:w="6838" w:type="dxa"/>
            <w:tcMar>
              <w:left w:w="0" w:type="dxa"/>
              <w:right w:w="0" w:type="dxa"/>
            </w:tcMar>
            <w:vAlign w:val="center"/>
          </w:tcPr>
          <w:p w14:paraId="496C8E20">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Sup>
                        <m:sSubSupPr/>
                        <m:e>
                          <m:r>
                            <m:rPr/>
                            <m:t>k</m:t>
                          </m:r>
                        </m:e>
                        <m:sub>
                          <m:r>
                            <m:rPr/>
                            <m:t>TB</m:t>
                          </m:r>
                        </m:sub>
                        <m:sup>
                          <m:r>
                            <m:rPr>
                              <m:sty m:val="p"/>
                            </m:rPr>
                            <m:t>life</m:t>
                          </m:r>
                        </m:sup>
                      </m:sSubSup>
                      <m:r>
                        <m:rPr/>
                        <m:t>(y,d)</m:t>
                      </m:r>
                    </m:e>
                    <m:e>
                      <m:r>
                        <m:rPr/>
                        <m:t>=</m:t>
                      </m:r>
                      <m:sSub>
                        <m:sSubPr/>
                        <m:e>
                          <m:r>
                            <m:rPr/>
                            <m:t>k</m:t>
                          </m:r>
                        </m:e>
                        <m:sub>
                          <m:r>
                            <m:rPr/>
                            <m:t>TB</m:t>
                          </m:r>
                        </m:sub>
                      </m:sSub>
                      <m:r>
                        <m:rPr/>
                        <m:t>(d)</m:t>
                      </m:r>
                      <m:f>
                        <m:fPr/>
                        <m:num>
                          <m:sSub>
                            <m:sSubPr/>
                            <m:e>
                              <m:r>
                                <m:rPr/>
                                <m:t>A</m:t>
                              </m:r>
                            </m:e>
                            <m:sub>
                              <m:r>
                                <m:rPr/>
                                <m:t>T</m:t>
                              </m:r>
                            </m:sub>
                          </m:sSub>
                          <m:r>
                            <m:rPr/>
                            <m:t>(y)</m:t>
                          </m:r>
                        </m:num>
                        <m:den>
                          <m:sSub>
                            <m:sSubPr/>
                            <m:e>
                              <m:r>
                                <m:rPr/>
                                <m:t>A</m:t>
                              </m:r>
                            </m:e>
                            <m:sub>
                              <m:r>
                                <m:rPr/>
                                <m:t>B</m:t>
                              </m:r>
                            </m:sub>
                          </m:sSub>
                          <m:r>
                            <m:rPr/>
                            <m:t>(y)</m:t>
                          </m:r>
                        </m:den>
                      </m:f>
                    </m:e>
                  </m:mr>
                  <m:mr>
                    <m:e>
                      <m:sSubSup>
                        <m:sSubSupPr/>
                        <m:e>
                          <m:r>
                            <m:rPr/>
                            <m:t>k</m:t>
                          </m:r>
                        </m:e>
                        <m:sub>
                          <m:r>
                            <m:rPr/>
                            <m:t>TL</m:t>
                          </m:r>
                        </m:sub>
                        <m:sup>
                          <m:r>
                            <m:rPr>
                              <m:sty m:val="p"/>
                            </m:rPr>
                            <m:t>life</m:t>
                          </m:r>
                        </m:sup>
                      </m:sSubSup>
                      <m:r>
                        <m:rPr/>
                        <m:t>(y)</m:t>
                      </m:r>
                    </m:e>
                    <m:e>
                      <m:r>
                        <m:rPr/>
                        <m:t>=</m:t>
                      </m:r>
                      <m:sSub>
                        <m:sSubPr/>
                        <m:e>
                          <m:r>
                            <m:rPr/>
                            <m:t>k</m:t>
                          </m:r>
                        </m:e>
                        <m:sub>
                          <m:r>
                            <m:rPr/>
                            <m:t>TL</m:t>
                          </m:r>
                        </m:sub>
                      </m:sSub>
                      <m:f>
                        <m:fPr/>
                        <m:num>
                          <m:sSub>
                            <m:sSubPr/>
                            <m:e>
                              <m:r>
                                <m:rPr/>
                                <m:t>A</m:t>
                              </m:r>
                            </m:e>
                            <m:sub>
                              <m:r>
                                <m:rPr/>
                                <m:t>T</m:t>
                              </m:r>
                            </m:sub>
                          </m:sSub>
                          <m:r>
                            <m:rPr/>
                            <m:t>(y)</m:t>
                          </m:r>
                        </m:num>
                        <m:den>
                          <m:sSub>
                            <m:sSubPr/>
                            <m:e>
                              <m:r>
                                <m:rPr/>
                                <m:t>A</m:t>
                              </m:r>
                            </m:e>
                            <m:sub>
                              <m:r>
                                <m:rPr/>
                                <m:t>L</m:t>
                              </m:r>
                            </m:sub>
                          </m:sSub>
                          <m:r>
                            <m:rPr/>
                            <m:t>(y)</m:t>
                          </m:r>
                        </m:den>
                      </m:f>
                      <m:r>
                        <m:rPr/>
                        <m:t>.</m:t>
                      </m:r>
                    </m:e>
                  </m:mr>
                </m:m>
              </m:oMath>
            </m:oMathPara>
          </w:p>
        </w:tc>
        <w:tc>
          <w:tcPr>
            <w:tcW w:w="737" w:type="dxa"/>
            <w:tcMar>
              <w:left w:w="0" w:type="dxa"/>
              <w:right w:w="0" w:type="dxa"/>
            </w:tcMar>
            <w:vAlign w:val="center"/>
          </w:tcPr>
          <w:p w14:paraId="7870BE16">
            <w:pPr>
              <w:spacing w:before="0" w:after="0"/>
              <w:ind w:firstLine="0" w:firstLineChars="0"/>
              <w:jc w:val="right"/>
            </w:pPr>
            <w:r>
              <w:rPr>
                <w:rFonts w:ascii="Times New Roman" w:hAnsi="Times New Roman" w:eastAsia="方正仿宋_GBK"/>
                <w:b w:val="0"/>
                <w:sz w:val="18"/>
              </w:rPr>
              <w:t>（4-9）</w:t>
            </w:r>
          </w:p>
        </w:tc>
      </w:tr>
    </w:tbl>
    <w:p w14:paraId="5FE1F013">
      <w:pPr>
        <w:pStyle w:val="115"/>
        <w:widowControl/>
        <w:spacing w:before="0" w:after="0" w:line="348" w:lineRule="exact"/>
        <w:ind w:firstLine="480"/>
        <w:jc w:val="both"/>
      </w:pPr>
      <w:r>
        <w:rPr>
          <w:rFonts w:ascii="Times New Roman" w:hAnsi="Times New Roman" w:eastAsia="方正仿宋_GBK"/>
          <w:b w:val="0"/>
          <w:sz w:val="24"/>
        </w:rPr>
        <w:t>式中，</w:t>
      </w:r>
      <m:oMath>
        <m:sSubSup>
          <m:sSubSupPr/>
          <m:e>
            <m:r>
              <m:rPr/>
              <m:t>k</m:t>
            </m:r>
          </m:e>
          <m:sub>
            <m:r>
              <m:rPr/>
              <m:t>TB</m:t>
            </m:r>
          </m:sub>
          <m:sup>
            <m:r>
              <m:rPr>
                <m:sty m:val="p"/>
              </m:rPr>
              <m:t>life</m:t>
            </m:r>
          </m:sup>
        </m:sSubSup>
      </m:oMath>
      <w:r>
        <w:rPr>
          <w:rFonts w:ascii="Times New Roman" w:hAnsi="Times New Roman" w:eastAsia="方正仿宋_GBK"/>
          <w:b w:val="0"/>
          <w:sz w:val="24"/>
        </w:rPr>
        <w:t>、</w:t>
      </w:r>
      <m:oMath>
        <m:sSubSup>
          <m:sSubSupPr/>
          <m:e>
            <m:r>
              <m:rPr/>
              <m:t>k</m:t>
            </m:r>
          </m:e>
          <m:sub>
            <m:r>
              <m:rPr/>
              <m:t>TL</m:t>
            </m:r>
          </m:sub>
          <m:sup>
            <m:r>
              <m:rPr>
                <m:sty m:val="p"/>
              </m:rPr>
              <m:t>life</m:t>
            </m:r>
          </m:sup>
        </m:sSubSup>
      </m:oMath>
      <w:r>
        <w:rPr>
          <w:rFonts w:ascii="Times New Roman" w:hAnsi="Times New Roman" w:eastAsia="方正仿宋_GBK"/>
          <w:b w:val="0"/>
          <w:sz w:val="24"/>
        </w:rPr>
        <w:t>分别为评价期主变与储能、主变与线路单位功率费用比，无量纲；</w:t>
      </w:r>
      <m:oMath>
        <m:sSub>
          <m:sSubPr/>
          <m:e>
            <m:r>
              <m:rPr/>
              <m:t>A</m:t>
            </m:r>
          </m:e>
          <m:sub>
            <m:r>
              <m:rPr/>
              <m:t>T</m:t>
            </m:r>
          </m:sub>
        </m:sSub>
        <m:r>
          <m:rPr/>
          <m:t>(y)</m:t>
        </m:r>
      </m:oMath>
      <w:r>
        <w:rPr>
          <w:rFonts w:ascii="Times New Roman" w:hAnsi="Times New Roman" w:eastAsia="方正仿宋_GBK"/>
          <w:b w:val="0"/>
          <w:sz w:val="24"/>
        </w:rPr>
        <w:t>、</w:t>
      </w:r>
      <m:oMath>
        <m:sSub>
          <m:sSubPr/>
          <m:e>
            <m:r>
              <m:rPr/>
              <m:t>A</m:t>
            </m:r>
          </m:e>
          <m:sub>
            <m:r>
              <m:rPr/>
              <m:t>B</m:t>
            </m:r>
          </m:sub>
        </m:sSub>
        <m:r>
          <m:rPr/>
          <m:t>(y)</m:t>
        </m:r>
      </m:oMath>
      <w:r>
        <w:rPr>
          <w:rFonts w:ascii="Times New Roman" w:hAnsi="Times New Roman" w:eastAsia="方正仿宋_GBK"/>
          <w:b w:val="0"/>
          <w:sz w:val="24"/>
        </w:rPr>
        <w:t>、</w:t>
      </w:r>
      <m:oMath>
        <m:sSub>
          <m:sSubPr/>
          <m:e>
            <m:r>
              <m:rPr/>
              <m:t>A</m:t>
            </m:r>
          </m:e>
          <m:sub>
            <m:r>
              <m:rPr/>
              <m:t>L</m:t>
            </m:r>
          </m:sub>
        </m:sSub>
        <m:r>
          <m:rPr/>
          <m:t>(y)</m:t>
        </m:r>
      </m:oMath>
      <w:r>
        <w:rPr>
          <w:rFonts w:ascii="Times New Roman" w:hAnsi="Times New Roman" w:eastAsia="方正仿宋_GBK"/>
          <w:b w:val="0"/>
          <w:sz w:val="24"/>
        </w:rPr>
        <w:t>分别为主变、储能和线路的现金流现值因子，按下一节计算。矩阵以两个价格倍数作为敏感性输入，费用目标由评价期现金流决定；初始比例用于列示参数。</w:t>
      </w:r>
    </w:p>
    <w:p w14:paraId="43E0A518">
      <w:pPr>
        <w:pStyle w:val="5"/>
        <w:keepNext/>
        <w:numPr>
          <w:ilvl w:val="0"/>
          <w:numId w:val="0"/>
        </w:numPr>
        <w:spacing w:before="160" w:after="120" w:line="390" w:lineRule="exact"/>
        <w:ind w:firstLine="0"/>
      </w:pPr>
      <w:bookmarkStart w:id="165" w:name="参数范围与控制方式"/>
      <w:r>
        <w:rPr>
          <w:rFonts w:ascii="Times New Roman" w:hAnsi="Times New Roman" w:eastAsia="方正仿宋_GBK"/>
          <w:b/>
          <w:sz w:val="26"/>
        </w:rPr>
        <w:t>4.5.4 参数范围与控制方式</w:t>
      </w:r>
      <w:bookmarkEnd w:id="165"/>
    </w:p>
    <w:p w14:paraId="064D9761">
      <w:pPr>
        <w:pStyle w:val="115"/>
        <w:widowControl/>
        <w:spacing w:before="0" w:after="0" w:line="348" w:lineRule="exact"/>
        <w:ind w:firstLine="480"/>
        <w:jc w:val="both"/>
      </w:pPr>
      <w:r>
        <w:rPr>
          <w:rFonts w:ascii="Times New Roman" w:hAnsi="Times New Roman" w:eastAsia="方正仿宋_GBK"/>
          <w:b w:val="0"/>
          <w:sz w:val="24"/>
        </w:rPr>
        <w:t>成本敏感性改变主变与线路、主变与储能两个比例。主变价格保持基准，线路采用0.75～1.25倍，储能采用0.50～1.25倍。通用外推取三档线路与三档储能价格的九组交叉组合，与分布式电源装机渗透率、年最大净负荷平均增长率和95%峰值持续时间共同形成计算组合。</w:t>
      </w:r>
    </w:p>
    <w:p w14:paraId="44874D98">
      <w:pPr>
        <w:pStyle w:val="2"/>
        <w:widowControl/>
        <w:spacing w:before="0" w:after="0" w:line="348" w:lineRule="exact"/>
        <w:ind w:firstLine="480"/>
        <w:jc w:val="both"/>
      </w:pPr>
      <w:r>
        <w:rPr>
          <w:rFonts w:ascii="Times New Roman" w:hAnsi="Times New Roman" w:eastAsia="方正仿宋_GBK"/>
          <w:b w:val="0"/>
          <w:sz w:val="24"/>
        </w:rPr>
        <w:t>价格范围用于检验相对费用变化对配置的影响。新增线路提高站级转供能力，线路价格变化据此参与主变、储能和联络的费用比较。</w:t>
      </w:r>
    </w:p>
    <w:p w14:paraId="0326DB95">
      <w:pPr>
        <w:pStyle w:val="4"/>
        <w:keepNext/>
        <w:numPr>
          <w:ilvl w:val="0"/>
          <w:numId w:val="0"/>
        </w:numPr>
        <w:spacing w:before="160" w:after="120" w:line="480" w:lineRule="exact"/>
        <w:ind w:firstLine="0"/>
      </w:pPr>
      <w:bookmarkStart w:id="166" w:name="h477"/>
      <w:bookmarkStart w:id="167" w:name="现金流现值计算"/>
      <w:r>
        <w:rPr>
          <w:rFonts w:ascii="Times New Roman" w:hAnsi="Times New Roman" w:eastAsia="方正仿宋_GBK"/>
          <w:b/>
          <w:sz w:val="32"/>
        </w:rPr>
        <w:t>4.6 现金流现值计算</w:t>
      </w:r>
      <w:bookmarkEnd w:id="166"/>
      <w:bookmarkEnd w:id="167"/>
    </w:p>
    <w:p w14:paraId="56918990">
      <w:pPr>
        <w:pStyle w:val="5"/>
        <w:keepNext/>
        <w:numPr>
          <w:ilvl w:val="0"/>
          <w:numId w:val="0"/>
        </w:numPr>
        <w:spacing w:before="160" w:after="120" w:line="390" w:lineRule="exact"/>
        <w:ind w:firstLine="0"/>
      </w:pPr>
      <w:bookmarkStart w:id="168" w:name="单项工程现值因子"/>
      <w:r>
        <w:rPr>
          <w:rFonts w:ascii="Times New Roman" w:hAnsi="Times New Roman" w:eastAsia="方正仿宋_GBK"/>
          <w:b/>
          <w:sz w:val="26"/>
        </w:rPr>
        <w:t>4.6.1 单项工程现值因子</w:t>
      </w:r>
      <w:bookmarkEnd w:id="168"/>
    </w:p>
    <w:p w14:paraId="70C63553">
      <w:pPr>
        <w:pStyle w:val="115"/>
        <w:widowControl/>
        <w:spacing w:before="0" w:after="0" w:line="348" w:lineRule="exact"/>
        <w:ind w:firstLine="480"/>
        <w:jc w:val="both"/>
      </w:pPr>
      <w:r>
        <w:rPr>
          <w:rFonts w:ascii="Times New Roman" w:hAnsi="Times New Roman" w:eastAsia="方正仿宋_GBK"/>
          <w:b w:val="0"/>
          <w:sz w:val="24"/>
        </w:rPr>
        <w:t>设工程于</w:t>
      </w:r>
      <m:oMath>
        <m:r>
          <m:rPr/>
          <m:t>y</m:t>
        </m:r>
      </m:oMath>
      <w:r>
        <w:rPr>
          <w:rFonts w:ascii="Times New Roman" w:hAnsi="Times New Roman" w:eastAsia="方正仿宋_GBK"/>
          <w:b w:val="0"/>
          <w:sz w:val="24"/>
        </w:rPr>
        <w:t>年投运，初始投资</w:t>
      </w:r>
      <m:oMath>
        <m:r>
          <m:rPr/>
          <m:t>I</m:t>
        </m:r>
      </m:oMath>
      <w:r>
        <w:rPr>
          <w:rFonts w:ascii="Times New Roman" w:hAnsi="Times New Roman" w:eastAsia="方正仿宋_GBK"/>
          <w:b w:val="0"/>
          <w:sz w:val="24"/>
        </w:rPr>
        <w:t>，寿命</w:t>
      </w:r>
      <m:oMath>
        <m:r>
          <m:rPr/>
          <m:t>L</m:t>
        </m:r>
      </m:oMath>
      <w:r>
        <w:rPr>
          <w:rFonts w:ascii="Times New Roman" w:hAnsi="Times New Roman" w:eastAsia="方正仿宋_GBK"/>
          <w:b w:val="0"/>
          <w:sz w:val="24"/>
        </w:rPr>
        <w:t>，固定运维率</w:t>
      </w:r>
      <m:oMath>
        <m:r>
          <m:rPr/>
          <m:t>q</m:t>
        </m:r>
      </m:oMath>
      <w:r>
        <w:rPr>
          <w:rFonts w:ascii="Times New Roman" w:hAnsi="Times New Roman" w:eastAsia="方正仿宋_GBK"/>
          <w:b w:val="0"/>
          <w:sz w:val="24"/>
        </w:rPr>
        <w:t>，评价截止年</w:t>
      </w:r>
      <m:oMath>
        <m:r>
          <m:rPr/>
          <m:t>T</m:t>
        </m:r>
      </m:oMath>
      <w:r>
        <w:rPr>
          <w:rFonts w:ascii="Times New Roman" w:hAnsi="Times New Roman" w:eastAsia="方正仿宋_GBK"/>
          <w:b w:val="0"/>
          <w:sz w:val="24"/>
        </w:rPr>
        <w:t>=2041，基准年2021，折现率</w:t>
      </w:r>
      <m:oMath>
        <m:r>
          <m:rPr/>
          <m:t>r</m:t>
        </m:r>
      </m:oMath>
      <w:r>
        <w:rPr>
          <w:rFonts w:ascii="Times New Roman" w:hAnsi="Times New Roman" w:eastAsia="方正仿宋_GBK"/>
          <w:b w:val="0"/>
          <w:sz w:val="24"/>
        </w:rPr>
        <w:t>=6%。单项工程现值由投运投资、评价期内更新和投运次年起固定运维构成[10][11][12]。</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B9C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C944D5E">
            <w:pPr>
              <w:spacing w:before="0" w:after="0"/>
              <w:ind w:firstLine="0" w:firstLineChars="0"/>
            </w:pPr>
          </w:p>
        </w:tc>
        <w:tc>
          <w:tcPr>
            <w:tcW w:w="6838" w:type="dxa"/>
            <w:tcMar>
              <w:left w:w="0" w:type="dxa"/>
              <w:right w:w="0" w:type="dxa"/>
            </w:tcMar>
            <w:vAlign w:val="center"/>
          </w:tcPr>
          <w:p w14:paraId="1CEBEFA2">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r>
                        <m:rPr/>
                        <m:t>C(I,y,L,q)=​</m:t>
                      </m:r>
                    </m:e>
                    <m:e>
                      <m:f>
                        <m:fPr/>
                        <m:num>
                          <m:r>
                            <m:rPr/>
                            <m:t>I</m:t>
                          </m:r>
                        </m:num>
                        <m:den>
                          <m:r>
                            <m:rPr/>
                            <m:t>(1+r</m:t>
                          </m:r>
                          <m:sSup>
                            <m:sSupPr/>
                            <m:e>
                              <m:r>
                                <m:rPr/>
                                <m:t>)</m:t>
                              </m:r>
                            </m:e>
                            <m:sup>
                              <m:r>
                                <m:rPr/>
                                <m:t>y−2021</m:t>
                              </m:r>
                            </m:sup>
                          </m:sSup>
                        </m:den>
                      </m:f>
                      <m:r>
                        <m:rPr/>
                        <m:t>+</m:t>
                      </m:r>
                      <m:nary>
                        <m:naryPr>
                          <m:chr m:val="∑"/>
                          <m:limLoc m:val="undOvr"/>
                          <m:supHide m:val="1"/>
                        </m:naryPr>
                        <m:sub>
                          <m:r>
                            <m:rPr/>
                            <m:t>k≥1, y+kL&lt;T</m:t>
                          </m:r>
                        </m:sub>
                        <m:sup>
                          <m:r>
                            <m:rPr/>
                            <m:t>​</m:t>
                          </m:r>
                        </m:sup>
                        <m:e>
                          <m:f>
                            <m:fPr/>
                            <m:num>
                              <m:r>
                                <m:rPr/>
                                <m:t>I</m:t>
                              </m:r>
                            </m:num>
                            <m:den>
                              <m:r>
                                <m:rPr/>
                                <m:t>(1+r</m:t>
                              </m:r>
                              <m:sSup>
                                <m:sSupPr/>
                                <m:e>
                                  <m:r>
                                    <m:rPr/>
                                    <m:t>)</m:t>
                                  </m:r>
                                </m:e>
                                <m:sup>
                                  <m:r>
                                    <m:rPr/>
                                    <m:t>y+kL−2021</m:t>
                                  </m:r>
                                </m:sup>
                              </m:sSup>
                            </m:den>
                          </m:f>
                        </m:e>
                      </m:nary>
                    </m:e>
                  </m:mr>
                  <m:mr>
                    <m:e/>
                    <m:e>
                      <m:r>
                        <m:rPr/>
                        <m:t>+</m:t>
                      </m:r>
                      <m:nary>
                        <m:naryPr>
                          <m:chr m:val="∑"/>
                          <m:limLoc m:val="undOvr"/>
                        </m:naryPr>
                        <m:sub>
                          <m:r>
                            <m:rPr/>
                            <m:t>t=y+1</m:t>
                          </m:r>
                        </m:sub>
                        <m:sup>
                          <m:r>
                            <m:rPr/>
                            <m:t>T</m:t>
                          </m:r>
                        </m:sup>
                        <m:e>
                          <m:f>
                            <m:fPr/>
                            <m:num>
                              <m:r>
                                <m:rPr/>
                                <m:t>qI</m:t>
                              </m:r>
                            </m:num>
                            <m:den>
                              <m:r>
                                <m:rPr/>
                                <m:t>(1+r</m:t>
                              </m:r>
                              <m:sSup>
                                <m:sSupPr/>
                                <m:e>
                                  <m:r>
                                    <m:rPr/>
                                    <m:t>)</m:t>
                                  </m:r>
                                </m:e>
                                <m:sup>
                                  <m:r>
                                    <m:rPr/>
                                    <m:t>t−2021</m:t>
                                  </m:r>
                                </m:sup>
                              </m:sSup>
                            </m:den>
                          </m:f>
                        </m:e>
                      </m:nary>
                      <m:r>
                        <m:rPr/>
                        <m:t>.</m:t>
                      </m:r>
                    </m:e>
                  </m:mr>
                </m:m>
              </m:oMath>
            </m:oMathPara>
          </w:p>
        </w:tc>
        <w:tc>
          <w:tcPr>
            <w:tcW w:w="737" w:type="dxa"/>
            <w:tcMar>
              <w:left w:w="0" w:type="dxa"/>
              <w:right w:w="0" w:type="dxa"/>
            </w:tcMar>
            <w:vAlign w:val="center"/>
          </w:tcPr>
          <w:p w14:paraId="7F555896">
            <w:pPr>
              <w:spacing w:before="0" w:after="0"/>
              <w:ind w:firstLine="0" w:firstLineChars="0"/>
              <w:jc w:val="right"/>
            </w:pPr>
            <w:r>
              <w:rPr>
                <w:rFonts w:ascii="Times New Roman" w:hAnsi="Times New Roman" w:eastAsia="方正仿宋_GBK"/>
                <w:b w:val="0"/>
                <w:sz w:val="18"/>
              </w:rPr>
              <w:t>（4-10）</w:t>
            </w:r>
          </w:p>
        </w:tc>
      </w:tr>
    </w:tbl>
    <w:p w14:paraId="15C7348C">
      <w:pPr>
        <w:pStyle w:val="115"/>
        <w:widowControl/>
        <w:spacing w:before="0" w:after="0" w:line="348" w:lineRule="exact"/>
        <w:ind w:firstLine="480"/>
        <w:jc w:val="both"/>
      </w:pPr>
      <w:r>
        <w:rPr>
          <w:rFonts w:ascii="Times New Roman" w:hAnsi="Times New Roman" w:eastAsia="方正仿宋_GBK"/>
          <w:b w:val="0"/>
          <w:sz w:val="24"/>
        </w:rPr>
        <w:t>式中，</w:t>
      </w:r>
      <m:oMath>
        <m:r>
          <m:rPr/>
          <m:t>C(I,y,L,q)</m:t>
        </m:r>
      </m:oMath>
      <w:r>
        <w:rPr>
          <w:rFonts w:ascii="Times New Roman" w:hAnsi="Times New Roman" w:eastAsia="方正仿宋_GBK"/>
          <w:b w:val="0"/>
          <w:sz w:val="24"/>
        </w:rPr>
        <w:t>为单项工程费用现值，单位万元；</w:t>
      </w:r>
      <m:oMath>
        <m:r>
          <m:rPr/>
          <m:t>I</m:t>
        </m:r>
      </m:oMath>
      <w:r>
        <w:rPr>
          <w:rFonts w:ascii="Times New Roman" w:hAnsi="Times New Roman" w:eastAsia="方正仿宋_GBK"/>
          <w:b w:val="0"/>
          <w:sz w:val="24"/>
        </w:rPr>
        <w:t>为初始投资，单位万元；</w:t>
      </w:r>
      <m:oMath>
        <m:r>
          <m:rPr/>
          <m:t>y</m:t>
        </m:r>
      </m:oMath>
      <w:r>
        <w:rPr>
          <w:rFonts w:ascii="Times New Roman" w:hAnsi="Times New Roman" w:eastAsia="方正仿宋_GBK"/>
          <w:b w:val="0"/>
          <w:sz w:val="24"/>
        </w:rPr>
        <w:t>为投运年份，</w:t>
      </w:r>
      <m:oMath>
        <m:r>
          <m:rPr/>
          <m:t>L</m:t>
        </m:r>
      </m:oMath>
      <w:r>
        <w:rPr>
          <w:rFonts w:ascii="Times New Roman" w:hAnsi="Times New Roman" w:eastAsia="方正仿宋_GBK"/>
          <w:b w:val="0"/>
          <w:sz w:val="24"/>
        </w:rPr>
        <w:t>为寿命，单位年；</w:t>
      </w:r>
      <m:oMath>
        <m:r>
          <m:rPr/>
          <m:t>q</m:t>
        </m:r>
      </m:oMath>
      <w:r>
        <w:rPr>
          <w:rFonts w:ascii="Times New Roman" w:hAnsi="Times New Roman" w:eastAsia="方正仿宋_GBK"/>
          <w:b w:val="0"/>
          <w:sz w:val="24"/>
        </w:rPr>
        <w:t>为年度固定运维占初始投资的比例，</w:t>
      </w:r>
      <m:oMath>
        <m:r>
          <m:rPr/>
          <m:t>r</m:t>
        </m:r>
      </m:oMath>
      <w:r>
        <w:rPr>
          <w:rFonts w:ascii="Times New Roman" w:hAnsi="Times New Roman" w:eastAsia="方正仿宋_GBK"/>
          <w:b w:val="0"/>
          <w:sz w:val="24"/>
        </w:rPr>
        <w:t>为折现率；</w:t>
      </w:r>
      <m:oMath>
        <m:r>
          <m:rPr/>
          <m:t>k</m:t>
        </m:r>
      </m:oMath>
      <w:r>
        <w:rPr>
          <w:rFonts w:ascii="Times New Roman" w:hAnsi="Times New Roman" w:eastAsia="方正仿宋_GBK"/>
          <w:b w:val="0"/>
          <w:sz w:val="24"/>
        </w:rPr>
        <w:t>为更新次数序号，</w:t>
      </w:r>
      <m:oMath>
        <m:r>
          <m:rPr/>
          <m:t>t</m:t>
        </m:r>
      </m:oMath>
      <w:r>
        <w:rPr>
          <w:rFonts w:ascii="Times New Roman" w:hAnsi="Times New Roman" w:eastAsia="方正仿宋_GBK"/>
          <w:b w:val="0"/>
          <w:sz w:val="24"/>
        </w:rPr>
        <w:t>为运维年份，</w:t>
      </w:r>
      <m:oMath>
        <m:r>
          <m:rPr/>
          <m:t>T</m:t>
        </m:r>
      </m:oMath>
      <w:r>
        <w:rPr>
          <w:rFonts w:ascii="Times New Roman" w:hAnsi="Times New Roman" w:eastAsia="方正仿宋_GBK"/>
          <w:b w:val="0"/>
          <w:sz w:val="24"/>
        </w:rPr>
        <w:t>为评价截止年。</w:t>
      </w:r>
    </w:p>
    <w:p w14:paraId="693FD6A7">
      <w:pPr>
        <w:pStyle w:val="2"/>
        <w:widowControl/>
        <w:spacing w:before="0" w:after="0" w:line="348" w:lineRule="exact"/>
        <w:ind w:firstLine="480"/>
        <w:jc w:val="both"/>
      </w:pPr>
      <w:r>
        <w:rPr>
          <w:rFonts w:ascii="Times New Roman" w:hAnsi="Times New Roman" w:eastAsia="方正仿宋_GBK"/>
          <w:b w:val="0"/>
          <w:sz w:val="24"/>
        </w:rPr>
        <w:t>更新发生在</w:t>
      </w:r>
      <m:oMath>
        <m:r>
          <m:rPr/>
          <m:t>y+kL</m:t>
        </m:r>
      </m:oMath>
      <w:r>
        <w:rPr>
          <w:rFonts w:ascii="Times New Roman" w:hAnsi="Times New Roman" w:eastAsia="方正仿宋_GBK"/>
          <w:b w:val="0"/>
          <w:sz w:val="24"/>
        </w:rPr>
        <w:t>严格小于2041时，截止年达到寿命不另购一套设备。固定运维一直计至2041年。</w:t>
      </w:r>
    </w:p>
    <w:p w14:paraId="27CE14AF">
      <w:pPr>
        <w:pStyle w:val="2"/>
        <w:widowControl/>
        <w:spacing w:before="0" w:after="0" w:line="348" w:lineRule="exact"/>
        <w:ind w:firstLine="480"/>
        <w:jc w:val="both"/>
      </w:pPr>
      <w:r>
        <w:rPr>
          <w:rFonts w:ascii="Times New Roman" w:hAnsi="Times New Roman" w:eastAsia="方正仿宋_GBK"/>
          <w:b w:val="0"/>
          <w:sz w:val="24"/>
        </w:rPr>
        <w:t>令</w:t>
      </w:r>
      <m:oMath>
        <m:r>
          <m:rPr/>
          <m:t>I=1</m:t>
        </m:r>
      </m:oMath>
      <w:r>
        <w:rPr>
          <w:rFonts w:ascii="Times New Roman" w:hAnsi="Times New Roman" w:eastAsia="方正仿宋_GBK"/>
          <w:b w:val="0"/>
          <w:sz w:val="24"/>
        </w:rPr>
        <w:t>，得到现值因子</w:t>
      </w:r>
      <m:oMath>
        <m:r>
          <m:rPr/>
          <m:t>A(y,L,q)</m:t>
        </m:r>
      </m:oMath>
      <w:r>
        <w:rPr>
          <w:rFonts w:ascii="Times New Roman" w:hAnsi="Times New Roman" w:eastAsia="方正仿宋_GBK"/>
          <w:b w:val="0"/>
          <w:sz w:val="24"/>
        </w:rPr>
        <w:t>。主变按40年、4.20%/年，线路按40年、2.20%/年，储能按25年、3.00%/年计算。2022—2025年投运的三类设备均未在2041年评价截止前达到设定寿命，因此本评价期内的更新支出为零。</w:t>
      </w:r>
    </w:p>
    <w:p w14:paraId="4B890FBB">
      <w:pPr>
        <w:pStyle w:val="2"/>
        <w:keepNext/>
        <w:spacing w:before="120" w:after="80" w:line="280" w:lineRule="exact"/>
        <w:ind w:firstLine="0"/>
        <w:jc w:val="center"/>
      </w:pPr>
      <w:r>
        <w:rPr>
          <w:rFonts w:ascii="Times New Roman" w:hAnsi="Times New Roman" w:eastAsia="宋体"/>
          <w:b w:val="0"/>
          <w:sz w:val="21"/>
        </w:rPr>
        <w:t>表4-6 单位初始投资的2021年末现值因子（式4-10）</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9DCE9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1BCA2C84">
            <w:pPr>
              <w:keepNext/>
              <w:spacing w:before="20" w:after="20" w:line="260" w:lineRule="exact"/>
              <w:ind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656ACD93">
            <w:pPr>
              <w:keepNext/>
              <w:spacing w:before="20" w:after="20" w:line="260" w:lineRule="exact"/>
              <w:ind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489BB1EE">
            <w:pPr>
              <w:keepNext/>
              <w:spacing w:before="20" w:after="20" w:line="260" w:lineRule="exact"/>
              <w:ind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67DFFFD7">
            <w:pPr>
              <w:keepNext/>
              <w:spacing w:before="20" w:after="20" w:line="260" w:lineRule="exact"/>
              <w:ind w:firstLine="0" w:firstLineChars="0"/>
              <w:jc w:val="center"/>
            </w:pPr>
            <w:r>
              <w:rPr>
                <w:rFonts w:ascii="Times New Roman" w:hAnsi="Times New Roman" w:eastAsia="宋体"/>
                <w:b/>
                <w:sz w:val="18"/>
              </w:rPr>
              <w:t>储能现金流现值因子</w:t>
            </w:r>
          </w:p>
        </w:tc>
      </w:tr>
      <w:tr w14:paraId="57318F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C1E23ED">
            <w:pPr>
              <w:keepNext/>
              <w:spacing w:before="20" w:after="20" w:line="260" w:lineRule="exact"/>
              <w:ind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5E5FE8B5">
            <w:pPr>
              <w:keepNext/>
              <w:spacing w:before="20" w:after="20" w:line="260" w:lineRule="exact"/>
              <w:ind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723B24B1">
            <w:pPr>
              <w:keepNext/>
              <w:spacing w:before="20" w:after="20" w:line="260" w:lineRule="exact"/>
              <w:ind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0F81953F">
            <w:pPr>
              <w:keepNext/>
              <w:spacing w:before="20" w:after="20" w:line="260" w:lineRule="exact"/>
              <w:ind w:firstLine="0" w:firstLineChars="0"/>
              <w:jc w:val="center"/>
            </w:pPr>
            <w:r>
              <w:rPr>
                <w:rFonts w:ascii="Times New Roman" w:hAnsi="Times New Roman" w:eastAsia="宋体"/>
                <w:b w:val="0"/>
                <w:sz w:val="18"/>
              </w:rPr>
              <w:t>1.26</w:t>
            </w:r>
          </w:p>
        </w:tc>
      </w:tr>
      <w:tr w14:paraId="5FC5DD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5D4E74E">
            <w:pPr>
              <w:keepNext/>
              <w:spacing w:before="20" w:after="20" w:line="260" w:lineRule="exact"/>
              <w:ind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4D6B2BBF">
            <w:pPr>
              <w:keepNext/>
              <w:spacing w:before="20" w:after="20" w:line="260" w:lineRule="exact"/>
              <w:ind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7EE477A4">
            <w:pPr>
              <w:keepNext/>
              <w:spacing w:before="20" w:after="20" w:line="260" w:lineRule="exact"/>
              <w:ind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2D0CD389">
            <w:pPr>
              <w:keepNext/>
              <w:spacing w:before="20" w:after="20" w:line="260" w:lineRule="exact"/>
              <w:ind w:firstLine="0" w:firstLineChars="0"/>
              <w:jc w:val="center"/>
            </w:pPr>
            <w:r>
              <w:rPr>
                <w:rFonts w:ascii="Times New Roman" w:hAnsi="Times New Roman" w:eastAsia="宋体"/>
                <w:b w:val="0"/>
                <w:sz w:val="18"/>
              </w:rPr>
              <w:t>1.18</w:t>
            </w:r>
          </w:p>
        </w:tc>
      </w:tr>
      <w:tr w14:paraId="5FF4FD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01A9195">
            <w:pPr>
              <w:keepNext/>
              <w:spacing w:before="20" w:after="20" w:line="260" w:lineRule="exact"/>
              <w:ind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5857D592">
            <w:pPr>
              <w:keepNext/>
              <w:spacing w:before="20" w:after="20" w:line="260" w:lineRule="exact"/>
              <w:ind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445D6A71">
            <w:pPr>
              <w:keepNext/>
              <w:spacing w:before="20" w:after="20" w:line="260" w:lineRule="exact"/>
              <w:ind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70539560">
            <w:pPr>
              <w:keepNext/>
              <w:spacing w:before="20" w:after="20" w:line="260" w:lineRule="exact"/>
              <w:ind w:firstLine="0" w:firstLineChars="0"/>
              <w:jc w:val="center"/>
            </w:pPr>
            <w:r>
              <w:rPr>
                <w:rFonts w:ascii="Times New Roman" w:hAnsi="Times New Roman" w:eastAsia="宋体"/>
                <w:b w:val="0"/>
                <w:sz w:val="18"/>
              </w:rPr>
              <w:t>1.10</w:t>
            </w:r>
          </w:p>
        </w:tc>
      </w:tr>
      <w:tr w14:paraId="26A62D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0FCDD9E">
            <w:pPr>
              <w:keepNext w:val="0"/>
              <w:spacing w:before="20" w:after="20" w:line="260" w:lineRule="exact"/>
              <w:ind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0CA861E8">
            <w:pPr>
              <w:keepNext w:val="0"/>
              <w:spacing w:before="20" w:after="20" w:line="260" w:lineRule="exact"/>
              <w:ind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1693F593">
            <w:pPr>
              <w:keepNext w:val="0"/>
              <w:spacing w:before="20" w:after="20" w:line="260" w:lineRule="exact"/>
              <w:ind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1BB143AA">
            <w:pPr>
              <w:keepNext w:val="0"/>
              <w:spacing w:before="20" w:after="20" w:line="260" w:lineRule="exact"/>
              <w:ind w:firstLine="0" w:firstLineChars="0"/>
              <w:jc w:val="center"/>
            </w:pPr>
            <w:r>
              <w:rPr>
                <w:rFonts w:ascii="Times New Roman" w:hAnsi="Times New Roman" w:eastAsia="宋体"/>
                <w:b w:val="0"/>
                <w:sz w:val="18"/>
              </w:rPr>
              <w:t>1.03</w:t>
            </w:r>
          </w:p>
        </w:tc>
      </w:tr>
    </w:tbl>
    <w:p w14:paraId="2B19EA25">
      <w:pPr>
        <w:pStyle w:val="5"/>
        <w:keepNext/>
        <w:numPr>
          <w:ilvl w:val="0"/>
          <w:numId w:val="0"/>
        </w:numPr>
        <w:spacing w:before="160" w:after="120" w:line="390" w:lineRule="exact"/>
        <w:ind w:firstLine="0"/>
      </w:pPr>
      <w:bookmarkStart w:id="169" w:name="年度投运对现值的影响"/>
      <w:r>
        <w:rPr>
          <w:rFonts w:ascii="Times New Roman" w:hAnsi="Times New Roman" w:eastAsia="方正仿宋_GBK"/>
          <w:b/>
          <w:sz w:val="26"/>
        </w:rPr>
        <w:t>4.6.2 年度投运对现值的影响</w:t>
      </w:r>
      <w:bookmarkEnd w:id="169"/>
    </w:p>
    <w:p w14:paraId="5E80ED5E">
      <w:pPr>
        <w:pStyle w:val="115"/>
        <w:widowControl/>
        <w:spacing w:before="0" w:after="0" w:line="348" w:lineRule="exact"/>
        <w:ind w:firstLine="480"/>
        <w:jc w:val="both"/>
      </w:pPr>
      <w:r>
        <w:rPr>
          <w:rFonts w:ascii="Times New Roman" w:hAnsi="Times New Roman" w:eastAsia="方正仿宋_GBK"/>
          <w:b w:val="0"/>
          <w:sz w:val="24"/>
        </w:rPr>
        <w:t>相同工程晚一年投运，初始投资折现减少，计入的运维年数也减少；更新年份相应后移。这使年度建设安排进入经济目标。建设时点在各年技术可行条件下选取。</w:t>
      </w:r>
    </w:p>
    <w:p w14:paraId="3075A299">
      <w:pPr>
        <w:pStyle w:val="2"/>
        <w:widowControl/>
        <w:spacing w:before="0" w:after="0" w:line="348" w:lineRule="exact"/>
        <w:ind w:firstLine="480"/>
        <w:jc w:val="both"/>
      </w:pPr>
      <w:r>
        <w:rPr>
          <w:rFonts w:ascii="Times New Roman" w:hAnsi="Times New Roman" w:eastAsia="方正仿宋_GBK"/>
          <w:b w:val="0"/>
          <w:sz w:val="24"/>
        </w:rPr>
        <w:t>对于2022年已投运储能，后续新增柜按各自投运批次计算，不对全部2025年在役柜再次计首次投资。主变安装位置在不同年份先后升档，每一次更换分别计当年新购整台容量；采购批次合计用于费用，容量净增用于设备状态及容载比。</w:t>
      </w:r>
    </w:p>
    <w:p w14:paraId="494ACCC6">
      <w:pPr>
        <w:pStyle w:val="5"/>
        <w:keepNext/>
        <w:numPr>
          <w:ilvl w:val="0"/>
          <w:numId w:val="0"/>
        </w:numPr>
        <w:spacing w:before="160" w:after="120" w:line="390" w:lineRule="exact"/>
        <w:ind w:firstLine="0"/>
      </w:pPr>
      <w:bookmarkStart w:id="170" w:name="费用构成与结果复算"/>
      <w:r>
        <w:rPr>
          <w:rFonts w:ascii="Times New Roman" w:hAnsi="Times New Roman" w:eastAsia="方正仿宋_GBK"/>
          <w:b/>
          <w:sz w:val="26"/>
        </w:rPr>
        <w:t>4.6.3 费用构成与结果复算</w:t>
      </w:r>
      <w:bookmarkEnd w:id="170"/>
    </w:p>
    <w:p w14:paraId="526C618B">
      <w:pPr>
        <w:pStyle w:val="115"/>
        <w:widowControl/>
        <w:spacing w:before="0" w:after="0" w:line="348" w:lineRule="exact"/>
        <w:ind w:firstLine="480"/>
        <w:jc w:val="both"/>
      </w:pPr>
      <w:r>
        <w:rPr>
          <w:rFonts w:ascii="Times New Roman" w:hAnsi="Times New Roman" w:eastAsia="方正仿宋_GBK"/>
          <w:b w:val="0"/>
          <w:sz w:val="24"/>
        </w:rPr>
        <w:t>全方案现值为全部建设改造项目现值之和。主变、储能和线路分别汇总后相加，应等于求解目标在所选布局中的实际费用。费用表分别列出初始建设投资和评价期费用现值。</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71AB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163AC02">
            <w:pPr>
              <w:spacing w:before="0" w:after="0"/>
              <w:ind w:firstLine="0" w:firstLineChars="0"/>
            </w:pPr>
          </w:p>
        </w:tc>
        <w:tc>
          <w:tcPr>
            <w:tcW w:w="6838" w:type="dxa"/>
            <w:tcMar>
              <w:left w:w="0" w:type="dxa"/>
              <w:right w:w="0" w:type="dxa"/>
            </w:tcMar>
            <w:vAlign w:val="center"/>
          </w:tcPr>
          <w:p w14:paraId="2F2F7260">
            <w:pPr>
              <w:pStyle w:val="2"/>
              <w:keepNext/>
              <w:spacing w:before="100" w:after="100" w:line="276" w:lineRule="auto"/>
              <w:ind w:firstLine="0" w:firstLineChars="0"/>
              <w:jc w:val="center"/>
            </w:pPr>
            <m:oMathPara>
              <m:oMathParaPr>
                <m:jc m:val="center"/>
              </m:oMathParaPr>
              <m:oMath>
                <m:sSub>
                  <m:sSubPr/>
                  <m:e>
                    <m:r>
                      <m:rPr/>
                      <m:t>C</m:t>
                    </m:r>
                  </m:e>
                  <m:sub>
                    <m:r>
                      <m:rPr>
                        <m:sty m:val="p"/>
                      </m:rPr>
                      <m:t>plan</m:t>
                    </m:r>
                  </m:sub>
                </m:sSub>
                <m:r>
                  <m:rPr/>
                  <m:t>=</m:t>
                </m:r>
                <m:nary>
                  <m:naryPr>
                    <m:chr m:val="∑"/>
                    <m:limLoc m:val="undOvr"/>
                    <m:supHide m:val="1"/>
                  </m:naryPr>
                  <m:sub>
                    <m:r>
                      <m:rPr/>
                      <m:t>e∈</m:t>
                    </m:r>
                    <m:sSub>
                      <m:sSubPr/>
                      <m:e>
                        <m:r>
                          <m:rPr>
                            <m:sty m:val="p"/>
                            <m:scr m:val="script"/>
                          </m:rPr>
                          <m:t>ℰ</m:t>
                        </m:r>
                      </m:e>
                      <m:sub>
                        <m:r>
                          <m:rPr/>
                          <m:t>T</m:t>
                        </m:r>
                      </m:sub>
                    </m:sSub>
                  </m:sub>
                  <m:sup>
                    <m:r>
                      <m:rPr/>
                      <m:t>​</m:t>
                    </m:r>
                  </m:sup>
                  <m:e>
                    <m:sSub>
                      <m:sSubPr/>
                      <m:e>
                        <m:r>
                          <m:rPr/>
                          <m:t>C</m:t>
                        </m:r>
                      </m:e>
                      <m:sub>
                        <m:r>
                          <m:rPr/>
                          <m:t>e</m:t>
                        </m:r>
                      </m:sub>
                    </m:sSub>
                  </m:e>
                </m:nary>
                <m:r>
                  <m:rPr/>
                  <m:t>+</m:t>
                </m:r>
                <m:nary>
                  <m:naryPr>
                    <m:chr m:val="∑"/>
                    <m:limLoc m:val="undOvr"/>
                    <m:supHide m:val="1"/>
                  </m:naryPr>
                  <m:sub>
                    <m:r>
                      <m:rPr/>
                      <m:t>e∈</m:t>
                    </m:r>
                    <m:sSub>
                      <m:sSubPr/>
                      <m:e>
                        <m:r>
                          <m:rPr>
                            <m:sty m:val="p"/>
                            <m:scr m:val="script"/>
                          </m:rPr>
                          <m:t>ℰ</m:t>
                        </m:r>
                      </m:e>
                      <m:sub>
                        <m:r>
                          <m:rPr/>
                          <m:t>B</m:t>
                        </m:r>
                      </m:sub>
                    </m:sSub>
                  </m:sub>
                  <m:sup>
                    <m:r>
                      <m:rPr/>
                      <m:t>​</m:t>
                    </m:r>
                  </m:sup>
                  <m:e>
                    <m:sSub>
                      <m:sSubPr/>
                      <m:e>
                        <m:r>
                          <m:rPr/>
                          <m:t>C</m:t>
                        </m:r>
                      </m:e>
                      <m:sub>
                        <m:r>
                          <m:rPr/>
                          <m:t>e</m:t>
                        </m:r>
                      </m:sub>
                    </m:sSub>
                  </m:e>
                </m:nary>
                <m:r>
                  <m:rPr/>
                  <m:t>+</m:t>
                </m:r>
                <m:nary>
                  <m:naryPr>
                    <m:chr m:val="∑"/>
                    <m:limLoc m:val="undOvr"/>
                    <m:supHide m:val="1"/>
                  </m:naryPr>
                  <m:sub>
                    <m:r>
                      <m:rPr/>
                      <m:t>e∈</m:t>
                    </m:r>
                    <m:sSub>
                      <m:sSubPr/>
                      <m:e>
                        <m:r>
                          <m:rPr>
                            <m:sty m:val="p"/>
                            <m:scr m:val="script"/>
                          </m:rPr>
                          <m:t>ℰ</m:t>
                        </m:r>
                      </m:e>
                      <m:sub>
                        <m:r>
                          <m:rPr/>
                          <m:t>L</m:t>
                        </m:r>
                      </m:sub>
                    </m:sSub>
                  </m:sub>
                  <m:sup>
                    <m:r>
                      <m:rPr/>
                      <m:t>​</m:t>
                    </m:r>
                  </m:sup>
                  <m:e>
                    <m:sSub>
                      <m:sSubPr/>
                      <m:e>
                        <m:r>
                          <m:rPr/>
                          <m:t>C</m:t>
                        </m:r>
                      </m:e>
                      <m:sub>
                        <m:r>
                          <m:rPr/>
                          <m:t>e</m:t>
                        </m:r>
                      </m:sub>
                    </m:sSub>
                  </m:e>
                </m:nary>
                <m:r>
                  <m:rPr/>
                  <m:t>.</m:t>
                </m:r>
              </m:oMath>
            </m:oMathPara>
          </w:p>
        </w:tc>
        <w:tc>
          <w:tcPr>
            <w:tcW w:w="737" w:type="dxa"/>
            <w:tcMar>
              <w:left w:w="0" w:type="dxa"/>
              <w:right w:w="0" w:type="dxa"/>
            </w:tcMar>
            <w:vAlign w:val="center"/>
          </w:tcPr>
          <w:p w14:paraId="436D64A4">
            <w:pPr>
              <w:spacing w:before="0" w:after="0"/>
              <w:ind w:firstLine="0" w:firstLineChars="0"/>
              <w:jc w:val="right"/>
            </w:pPr>
            <w:r>
              <w:rPr>
                <w:rFonts w:ascii="Times New Roman" w:hAnsi="Times New Roman" w:eastAsia="方正仿宋_GBK"/>
                <w:b w:val="0"/>
                <w:sz w:val="18"/>
              </w:rPr>
              <w:t>（4-11）</w:t>
            </w:r>
          </w:p>
        </w:tc>
      </w:tr>
    </w:tbl>
    <w:p w14:paraId="12780B7D">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C</m:t>
            </m:r>
          </m:e>
          <m:sub>
            <m:r>
              <m:rPr>
                <m:sty m:val="p"/>
              </m:rPr>
              <m:t>plan</m:t>
            </m:r>
          </m:sub>
        </m:sSub>
      </m:oMath>
      <w:r>
        <w:rPr>
          <w:rFonts w:ascii="Times New Roman" w:hAnsi="Times New Roman" w:eastAsia="方正仿宋_GBK"/>
          <w:b w:val="0"/>
          <w:sz w:val="24"/>
        </w:rPr>
        <w:t>为方案费用现值，</w:t>
      </w:r>
      <m:oMath>
        <m:sSub>
          <m:sSubPr/>
          <m:e>
            <m:r>
              <m:rPr/>
              <m:t>C</m:t>
            </m:r>
          </m:e>
          <m:sub>
            <m:r>
              <m:rPr/>
              <m:t>e</m:t>
            </m:r>
          </m:sub>
        </m:sSub>
      </m:oMath>
      <w:r>
        <w:rPr>
          <w:rFonts w:ascii="Times New Roman" w:hAnsi="Times New Roman" w:eastAsia="方正仿宋_GBK"/>
          <w:b w:val="0"/>
          <w:sz w:val="24"/>
        </w:rPr>
        <w:t>为建设改造项目</w:t>
      </w:r>
      <m:oMath>
        <m:r>
          <m:rPr/>
          <m:t>e</m:t>
        </m:r>
      </m:oMath>
      <w:r>
        <w:rPr>
          <w:rFonts w:ascii="Times New Roman" w:hAnsi="Times New Roman" w:eastAsia="方正仿宋_GBK"/>
          <w:b w:val="0"/>
          <w:sz w:val="24"/>
        </w:rPr>
        <w:t>的费用现值，单位万元；</w:t>
      </w:r>
      <m:oMath>
        <m:sSub>
          <m:sSubPr/>
          <m:e>
            <m:r>
              <m:rPr>
                <m:sty m:val="p"/>
                <m:scr m:val="script"/>
              </m:rPr>
              <m:t>ℰ</m:t>
            </m:r>
          </m:e>
          <m:sub>
            <m:r>
              <m:rPr/>
              <m:t>T</m:t>
            </m:r>
          </m:sub>
        </m:sSub>
      </m:oMath>
      <w:r>
        <w:rPr>
          <w:rFonts w:ascii="Times New Roman" w:hAnsi="Times New Roman" w:eastAsia="方正仿宋_GBK"/>
          <w:b w:val="0"/>
          <w:sz w:val="24"/>
        </w:rPr>
        <w:t>、</w:t>
      </w:r>
      <m:oMath>
        <m:sSub>
          <m:sSubPr/>
          <m:e>
            <m:r>
              <m:rPr>
                <m:sty m:val="p"/>
                <m:scr m:val="script"/>
              </m:rPr>
              <m:t>ℰ</m:t>
            </m:r>
          </m:e>
          <m:sub>
            <m:r>
              <m:rPr/>
              <m:t>B</m:t>
            </m:r>
          </m:sub>
        </m:sSub>
      </m:oMath>
      <w:r>
        <w:rPr>
          <w:rFonts w:ascii="Times New Roman" w:hAnsi="Times New Roman" w:eastAsia="方正仿宋_GBK"/>
          <w:b w:val="0"/>
          <w:sz w:val="24"/>
        </w:rPr>
        <w:t>、</w:t>
      </w:r>
      <m:oMath>
        <m:sSub>
          <m:sSubPr/>
          <m:e>
            <m:r>
              <m:rPr>
                <m:sty m:val="p"/>
                <m:scr m:val="script"/>
              </m:rPr>
              <m:t>ℰ</m:t>
            </m:r>
          </m:e>
          <m:sub>
            <m:r>
              <m: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0CCAFC78">
      <w:pPr>
        <w:pStyle w:val="5"/>
        <w:keepNext/>
        <w:numPr>
          <w:ilvl w:val="0"/>
          <w:numId w:val="0"/>
        </w:numPr>
        <w:spacing w:before="160" w:after="120" w:line="390" w:lineRule="exact"/>
        <w:ind w:firstLine="0"/>
      </w:pPr>
      <w:bookmarkStart w:id="171" w:name="评价期边界与费用解释"/>
      <w:r>
        <w:rPr>
          <w:rFonts w:ascii="Times New Roman" w:hAnsi="Times New Roman" w:eastAsia="方正仿宋_GBK"/>
          <w:b/>
          <w:sz w:val="26"/>
        </w:rPr>
        <w:t>4.6.4 评价期边界与费用解释</w:t>
      </w:r>
      <w:bookmarkEnd w:id="171"/>
    </w:p>
    <w:p w14:paraId="0FCC37A4">
      <w:pPr>
        <w:pStyle w:val="115"/>
        <w:widowControl/>
        <w:spacing w:before="0" w:after="0" w:line="348" w:lineRule="exact"/>
        <w:ind w:firstLine="480"/>
        <w:jc w:val="both"/>
      </w:pPr>
      <w:r>
        <w:rPr>
          <w:rFonts w:ascii="Times New Roman" w:hAnsi="Times New Roman" w:eastAsia="方正仿宋_GBK"/>
          <w:b w:val="0"/>
          <w:sz w:val="24"/>
        </w:rPr>
        <w:t>折现率6.00%，主变和线路寿命40年、储能寿命25年及相应固定运维率按本章所列依据使用。更新采用与首次购置相同实价，价格情景对首次购置和更新使用相同倍数。本报告参照全寿命周期费用方法，按2021年末至2041年的共同评价期计算新增措施支出，评价期短于三类设备的完整寿命。现值结果反映这一共同期间的建设和固定运维费用，不能据此比较设备完整使用寿命的总支出。</w:t>
      </w:r>
    </w:p>
    <w:p w14:paraId="322CD0FA">
      <w:pPr>
        <w:pStyle w:val="2"/>
        <w:widowControl/>
        <w:spacing w:before="0" w:after="0" w:line="348" w:lineRule="exact"/>
        <w:ind w:firstLine="480"/>
        <w:jc w:val="both"/>
      </w:pPr>
      <w:r>
        <w:rPr>
          <w:rFonts w:ascii="Times New Roman" w:hAnsi="Times New Roman" w:eastAsia="方正仿宋_GBK"/>
          <w:b w:val="0"/>
          <w:sz w:val="24"/>
        </w:rPr>
        <w:t>现有现金流尚未纳入期末残值、被替换存量设备运维费用的变化、储能充电购电及损耗，也未采用收益抵扣。不同寿命和替换时点可能使这些科目对方案费用产生不同影响。工程经济评价应在资料齐备后统一补充这些现金流，并检查方案排序；本报告费用降幅仅适用于当前列明的支出范围。</w:t>
      </w:r>
    </w:p>
    <w:p w14:paraId="18D15F24">
      <w:pPr>
        <w:pStyle w:val="5"/>
        <w:keepNext/>
        <w:numPr>
          <w:ilvl w:val="0"/>
          <w:numId w:val="0"/>
        </w:numPr>
        <w:spacing w:before="160" w:after="120" w:line="390" w:lineRule="exact"/>
        <w:ind w:firstLine="0"/>
      </w:pPr>
      <w:bookmarkStart w:id="172" w:name="主变更换与扩建的投资差异"/>
      <w:r>
        <w:rPr>
          <w:rFonts w:ascii="Times New Roman" w:hAnsi="Times New Roman" w:eastAsia="方正仿宋_GBK"/>
          <w:b/>
          <w:sz w:val="26"/>
        </w:rPr>
        <w:t>4.6.5 主变更换与扩建的投资差异</w:t>
      </w:r>
      <w:bookmarkEnd w:id="172"/>
    </w:p>
    <w:p w14:paraId="050B5158">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主变更换与扩建均能增加变电容量，但工程内容和新增供电能力不同。更换工程需要购置整台新主变，同时退出原设备；扩建工程增加主变台数，并建设相应间隔、出线及配套设施。因此，同为50 MVA新购容量，净增容量和N-1后剩余容量可能不同，工程经济比较应联系建设方式。</w:t>
      </w:r>
    </w:p>
    <w:p w14:paraId="6AC2EA74">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05D3E707">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MVA、退出63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0D4AC1F9">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在设备位置具备条件时，这种措施有可能减少储能用于供电缺口的规模。</w:t>
      </w:r>
    </w:p>
    <w:p w14:paraId="778A330C">
      <w:pPr>
        <w:pStyle w:val="2"/>
        <w:widowControl/>
        <w:spacing w:before="0" w:after="0" w:line="348" w:lineRule="exact"/>
        <w:ind w:firstLine="480"/>
        <w:jc w:val="both"/>
      </w:pPr>
      <w:r>
        <w:rPr>
          <w:rFonts w:ascii="Times New Roman" w:hAnsi="Times New Roman" w:eastAsia="方正仿宋_GBK"/>
          <w:b w:val="0"/>
          <w:sz w:val="24"/>
        </w:rPr>
        <w:t>主变更换投资较低或扩建投资较高，均不能直接决定方案优先次序。若更换后仍受N-1容量约束，方案可能继续需要较多储能；若扩建能够同时消除正常和停运后的缺口，即使项目投资较高，整体费用仍可能较低。第五章采用完整站级约束和综合费用比较，将这些技术差异反映到建设选择中。</w:t>
      </w:r>
    </w:p>
    <w:p w14:paraId="669768B9">
      <w:pPr>
        <w:pStyle w:val="5"/>
        <w:keepNext/>
        <w:numPr>
          <w:ilvl w:val="0"/>
          <w:numId w:val="0"/>
        </w:numPr>
        <w:spacing w:before="160" w:after="120" w:line="390" w:lineRule="exact"/>
        <w:ind w:firstLine="0"/>
      </w:pPr>
      <w:bookmarkStart w:id="173" w:name="线路建设的规模价格与费用作用"/>
      <w:r>
        <w:rPr>
          <w:rFonts w:ascii="Times New Roman" w:hAnsi="Times New Roman" w:eastAsia="方正仿宋_GBK"/>
          <w:b/>
          <w:sz w:val="26"/>
        </w:rPr>
        <w:t>4.6.6 线路建设的规模、价格与费用作用</w:t>
      </w:r>
      <w:bookmarkEnd w:id="173"/>
    </w:p>
    <w:p w14:paraId="20D3B9B9">
      <w:pPr>
        <w:pStyle w:val="115"/>
        <w:widowControl/>
        <w:spacing w:before="0" w:after="0" w:line="348" w:lineRule="exact"/>
        <w:ind w:firstLine="480"/>
        <w:jc w:val="both"/>
      </w:pPr>
      <w:r>
        <w:rPr>
          <w:rFonts w:ascii="Times New Roman" w:hAnsi="Times New Roman" w:eastAsia="方正仿宋_GBK"/>
          <w:b w:val="0"/>
          <w:sz w:val="24"/>
        </w:rPr>
        <w:t>架空为主和电缆为主的联络项目均按3 km线路和两台开关计算，可转负荷均为7.49 MW，区别在于敷设比例。基准投资分别为124.80万元和499.20万元，后者为前者的4倍。该差异来自线路建设方式，联络在两种情景下提供的负荷转移能力保持一致。因而，本节比较可以说明相同转供任务下不同敷设方式的费用影响。</w:t>
      </w:r>
    </w:p>
    <w:p w14:paraId="6DF2C224">
      <w:pPr>
        <w:pStyle w:val="2"/>
        <w:widowControl/>
        <w:spacing w:before="0" w:after="0" w:line="348" w:lineRule="exact"/>
        <w:ind w:firstLine="480"/>
        <w:jc w:val="both"/>
      </w:pPr>
      <w:r>
        <w:rPr>
          <w:rFonts w:ascii="Times New Roman" w:hAnsi="Times New Roman" w:eastAsia="方正仿宋_GBK"/>
          <w:b w:val="0"/>
          <w:sz w:val="24"/>
        </w:rPr>
        <w:t>架空为主工程在0.75、1.00和1.25倍价格情景下，单项初始投资分别为93.60、124.80和156.00万元；电缆为主分别为374.40、499.20和624.00万元。线路价格提高后，单位可转负荷投资相应增加，主变与线路单位功率投资比随之减小。费用比较还计入线路投运后的固定运维支出，因此价格变化同时作用于建设和运维两部分。</w:t>
      </w:r>
    </w:p>
    <w:p w14:paraId="2D7E272C">
      <w:pPr>
        <w:pStyle w:val="2"/>
        <w:widowControl/>
        <w:spacing w:before="0" w:after="0" w:line="348" w:lineRule="exact"/>
        <w:ind w:firstLine="480"/>
        <w:jc w:val="both"/>
      </w:pPr>
      <w:r>
        <w:rPr>
          <w:rFonts w:ascii="Times New Roman" w:hAnsi="Times New Roman" w:eastAsia="方正仿宋_GBK"/>
          <w:b w:val="0"/>
          <w:sz w:val="24"/>
        </w:rPr>
        <w:t>新建联络能够发挥作用，需要送端具有可转负荷、线路具备承载余量且受端能够接纳。若这些条件已由既有网络满足，线路价格变化不会带来新增支出；若新增联络是满足转供能力要求所需的工程，其价格变化首先体现为相同数量项目的费用变化。只有当主变、储能与联络之间存在可替代的配置时，价格变化才可能改变所选工程规模。</w:t>
      </w:r>
    </w:p>
    <w:p w14:paraId="201C228B">
      <w:pPr>
        <w:pStyle w:val="2"/>
        <w:widowControl/>
        <w:spacing w:before="0" w:after="0" w:line="348" w:lineRule="exact"/>
        <w:ind w:firstLine="480"/>
        <w:jc w:val="both"/>
      </w:pPr>
      <w:r>
        <w:rPr>
          <w:rFonts w:ascii="Times New Roman" w:hAnsi="Times New Roman" w:eastAsia="方正仿宋_GBK"/>
          <w:b w:val="0"/>
          <w:sz w:val="24"/>
        </w:rPr>
        <w:t>通用分析中A类站群在所列条件下未新建联络，B/C类站群均新建3项。因此，第五章将主变与线路单位功率投资比单独列为费用影响分析，并在分类推荐表中注明对应范围。该处理使线路价格得到完整考虑，也保留了计算结果显示的容量稳定性。对具有不同既有网络或可转负荷的片区，仍需结合相应工程能力重新比较。</w:t>
      </w:r>
    </w:p>
    <w:p w14:paraId="68AC031C">
      <w:pPr>
        <w:pStyle w:val="5"/>
        <w:keepNext/>
        <w:numPr>
          <w:ilvl w:val="0"/>
          <w:numId w:val="0"/>
        </w:numPr>
        <w:spacing w:before="160" w:after="120" w:line="390" w:lineRule="exact"/>
        <w:ind w:firstLine="0"/>
      </w:pPr>
      <w:bookmarkStart w:id="174" w:name="储能额定功率与持续充放电费用"/>
      <w:r>
        <w:rPr>
          <w:rFonts w:ascii="Times New Roman" w:hAnsi="Times New Roman" w:eastAsia="方正仿宋_GBK"/>
          <w:b/>
          <w:sz w:val="26"/>
        </w:rPr>
        <w:t>4.6.7 储能额定功率与持续充放电费用</w:t>
      </w:r>
      <w:bookmarkEnd w:id="174"/>
    </w:p>
    <w:p w14:paraId="4A3E8443">
      <w:pPr>
        <w:pStyle w:val="115"/>
        <w:widowControl/>
        <w:spacing w:before="0" w:after="0" w:line="348" w:lineRule="exact"/>
        <w:ind w:firstLine="480"/>
        <w:jc w:val="both"/>
      </w:pPr>
      <w:r>
        <w:rPr>
          <w:rFonts w:ascii="Times New Roman" w:hAnsi="Times New Roman" w:eastAsia="方正仿宋_GBK"/>
          <w:b w:val="0"/>
          <w:sz w:val="24"/>
        </w:rPr>
        <w:t>储能成套采购同时给出功率和能量。浏阳项目保证交付1 MW/2.15 MWh，对应10柜设备和210.46万元参考投资[86]。在1 h和2 h连续运行条件下，额定功率是主要限制；持续到3 h时，按能量折算的充放电功率约为0.72 MW；持续到6 h时约为0.36 MW。相同设备投资对应的持续功率随时长变化，单位功率投资也随之改变。</w:t>
      </w:r>
    </w:p>
    <w:p w14:paraId="4CECEFA9">
      <w:pPr>
        <w:pStyle w:val="2"/>
        <w:widowControl/>
        <w:spacing w:before="0" w:after="0" w:line="348" w:lineRule="exact"/>
        <w:ind w:firstLine="480"/>
        <w:jc w:val="both"/>
      </w:pPr>
      <w:r>
        <w:rPr>
          <w:rFonts w:ascii="Times New Roman" w:hAnsi="Times New Roman" w:eastAsia="方正仿宋_GBK"/>
          <w:b w:val="0"/>
          <w:sz w:val="24"/>
        </w:rPr>
        <w:t>这一关系解释了储能在不同负荷特征下的经济性差异。较短尖峰需要的能量较少，储能可充分利用额定功率；较长的供电缺口则需要更多柜数提供能量。主变扩建增加持续供电容量，储能配置增加受能量约束的充放电能力，两者的比较必须对应同一功率任务和持续时间。单独引用元/Wh或万元/MW价格，均不足以确定最终配置。</w:t>
      </w:r>
    </w:p>
    <w:p w14:paraId="1DC4B5EC">
      <w:pPr>
        <w:pStyle w:val="2"/>
        <w:widowControl/>
        <w:spacing w:before="0" w:after="0" w:line="348" w:lineRule="exact"/>
        <w:ind w:firstLine="480"/>
        <w:jc w:val="both"/>
      </w:pPr>
      <w:r>
        <w:rPr>
          <w:rFonts w:ascii="Times New Roman" w:hAnsi="Times New Roman" w:eastAsia="方正仿宋_GBK"/>
          <w:b w:val="0"/>
          <w:sz w:val="24"/>
        </w:rPr>
        <w:t>本报告以</w:t>
      </w:r>
      <w:bookmarkStart w:id="324" w:name="_GoBack"/>
      <w:r>
        <w:rPr>
          <w:rFonts w:ascii="Times New Roman" w:hAnsi="Times New Roman" w:eastAsia="方正仿宋_GBK"/>
          <w:b w:val="0"/>
          <w:sz w:val="24"/>
          <w:highlight w:val="yellow"/>
          <w:rPrChange w:id="26" w:author="白日梦想家" w:date="2026-10-08T15:58:10Z">
            <w:rPr>
              <w:rFonts w:ascii="Times New Roman" w:hAnsi="Times New Roman" w:eastAsia="方正仿宋_GBK"/>
              <w:b w:val="0"/>
              <w:sz w:val="24"/>
            </w:rPr>
          </w:rPrChange>
        </w:rPr>
        <w:t>3 h</w:t>
      </w:r>
      <w:bookmarkEnd w:id="324"/>
      <w:r>
        <w:rPr>
          <w:rFonts w:ascii="Times New Roman" w:hAnsi="Times New Roman" w:eastAsia="方正仿宋_GBK"/>
          <w:b w:val="0"/>
          <w:sz w:val="24"/>
        </w:rPr>
        <w:t>为主变与储能单位功率投资比的共同展示条件，分类表同时列出95%峰值持续时间。相同3 h参考投资比对应不同实际时长时，设备约束使用相应时长重新折算。由此，价格和时间作为两个不同因素参与分析，既能比较采购价格变化，也能说明负荷持续特征改变后的储能需求。</w:t>
      </w:r>
    </w:p>
    <w:p w14:paraId="36A73663">
      <w:pPr>
        <w:pStyle w:val="2"/>
        <w:widowControl/>
        <w:spacing w:before="0" w:after="0" w:line="348" w:lineRule="exact"/>
        <w:ind w:firstLine="480"/>
        <w:jc w:val="both"/>
      </w:pPr>
      <w:r>
        <w:rPr>
          <w:rFonts w:ascii="Times New Roman" w:hAnsi="Times New Roman" w:eastAsia="方正仿宋_GBK"/>
          <w:b w:val="0"/>
          <w:sz w:val="24"/>
        </w:rPr>
        <w:t>储能承担正向缺口时放电，承担反向功率时充电。两个方向分别需要可释放能量和可吸收空间，工程运行时还需与荷电状态及充放电安排相衔接。本报告容量比选采用功率和能量限制进行估算，所列费用反映相应设备规模。技术定义保持功率、能量和持续时间的关系，避免将额定功率直接当作任意时长下均可持续的出力。</w:t>
      </w:r>
    </w:p>
    <w:p w14:paraId="6212571D">
      <w:pPr>
        <w:pStyle w:val="5"/>
        <w:keepNext/>
        <w:numPr>
          <w:ilvl w:val="0"/>
          <w:numId w:val="0"/>
        </w:numPr>
        <w:spacing w:before="160" w:after="120" w:line="390" w:lineRule="exact"/>
        <w:ind w:firstLine="0"/>
      </w:pPr>
      <w:bookmarkStart w:id="175" w:name="建设时序与共同评价期比较"/>
      <w:r>
        <w:rPr>
          <w:rFonts w:ascii="Times New Roman" w:hAnsi="Times New Roman" w:eastAsia="方正仿宋_GBK"/>
          <w:b/>
          <w:sz w:val="26"/>
        </w:rPr>
        <w:t>4.6.8 建设时序与共同评价期比较</w:t>
      </w:r>
      <w:bookmarkEnd w:id="175"/>
    </w:p>
    <w:p w14:paraId="1D6101CB">
      <w:pPr>
        <w:pStyle w:val="115"/>
        <w:widowControl/>
        <w:spacing w:before="0" w:after="0" w:line="348" w:lineRule="exact"/>
        <w:ind w:firstLine="480"/>
        <w:jc w:val="both"/>
      </w:pPr>
      <w:r>
        <w:rPr>
          <w:rFonts w:ascii="Times New Roman" w:hAnsi="Times New Roman" w:eastAsia="方正仿宋_GBK"/>
          <w:b w:val="0"/>
          <w:sz w:val="24"/>
        </w:rPr>
        <w:t>主变、线路和储能的费用都由建设投资和投运后的运维支出形成。采用相同评价基准，可以比较工程提前或延后投运对资金占用的影响。较早建设计入较长时间的运维，较晚建设的初始投资折现后较低；但建设时间首先需要满足当年容量需求，不能单纯为减少现值而推迟必要项目。</w:t>
      </w:r>
    </w:p>
    <w:p w14:paraId="0A345C16">
      <w:pPr>
        <w:pStyle w:val="2"/>
        <w:widowControl/>
        <w:spacing w:before="0" w:after="0" w:line="348" w:lineRule="exact"/>
        <w:ind w:firstLine="480"/>
        <w:jc w:val="both"/>
      </w:pPr>
      <w:r>
        <w:rPr>
          <w:rFonts w:ascii="Times New Roman" w:hAnsi="Times New Roman" w:eastAsia="方正仿宋_GBK"/>
          <w:b w:val="0"/>
          <w:sz w:val="24"/>
        </w:rPr>
        <w:t>逐年方案中，储能新增柜数按当年采购量计费，在役柜数用于当年技术约束；主变更换按当年新购容量计费，后续年份保留其在役状态。这样可以区分资产规模与新增支出，避免将目标年全部在役设备重复作为当年投资。费用构成表和年度措施表分别给出两类信息，便于解释设备增加与费用变化的对应关系。</w:t>
      </w:r>
    </w:p>
    <w:p w14:paraId="234E615D">
      <w:pPr>
        <w:pStyle w:val="2"/>
        <w:widowControl/>
        <w:spacing w:before="0" w:after="0" w:line="348" w:lineRule="exact"/>
        <w:ind w:firstLine="480"/>
        <w:jc w:val="both"/>
      </w:pPr>
      <w:r>
        <w:rPr>
          <w:rFonts w:ascii="Times New Roman" w:hAnsi="Times New Roman" w:eastAsia="方正仿宋_GBK"/>
          <w:b w:val="0"/>
          <w:sz w:val="24"/>
        </w:rPr>
        <w:t>两地区刚性、弹性方案采用相同基期设备、需求预测和工程价格，费用差主要来自主变与储能规模以及建设时点的差异。弹性方案提高主变容量后，部分N-1条件下的供电缺口由主变承担，储能需求下降。主变费用增加与储能费用减少共同决定总费用结果，因此比较应以完整方案为单位，不能只看某一类设备单价。</w:t>
      </w:r>
    </w:p>
    <w:p w14:paraId="2A9BE9B8">
      <w:pPr>
        <w:pStyle w:val="2"/>
        <w:widowControl/>
        <w:spacing w:before="0" w:after="0" w:line="348" w:lineRule="exact"/>
        <w:ind w:firstLine="480"/>
        <w:jc w:val="both"/>
      </w:pPr>
      <w:r>
        <w:rPr>
          <w:rFonts w:ascii="Times New Roman" w:hAnsi="Times New Roman" w:eastAsia="方正仿宋_GBK"/>
          <w:b w:val="0"/>
          <w:sz w:val="24"/>
        </w:rPr>
        <w:t>共同评价期统一至2041年，便于在相同时间范围内比较新增措施。固定运维按初始投资比例计算，价格情景同步改变建设支出与相应运维支出。所列设备使用年限均长于投运后剩余评价年数，本评价期内没有设备更新费用。使用年限决定更新是否发生，折现率则影响不同年份现金流的现值，两项参数的作用应分别解释。</w:t>
      </w:r>
    </w:p>
    <w:p w14:paraId="027E31D4">
      <w:pPr>
        <w:pStyle w:val="3"/>
        <w:keepNext/>
        <w:pageBreakBefore/>
        <w:numPr>
          <w:ilvl w:val="0"/>
          <w:numId w:val="0"/>
        </w:numPr>
        <w:spacing w:before="0" w:after="120" w:line="540" w:lineRule="exact"/>
        <w:ind w:firstLine="0"/>
      </w:pPr>
      <w:bookmarkStart w:id="176" w:name="h514"/>
      <w:bookmarkStart w:id="177" w:name="第五章-一片一策弹性容载比规划建议"/>
      <w:r>
        <w:rPr>
          <w:rFonts w:ascii="Times New Roman" w:hAnsi="Times New Roman" w:eastAsia="方正仿宋_GBK"/>
          <w:b/>
          <w:sz w:val="36"/>
        </w:rPr>
        <w:t>第五章 “一片一策”弹性容载比规划建议</w:t>
      </w:r>
      <w:bookmarkEnd w:id="176"/>
      <w:bookmarkEnd w:id="177"/>
    </w:p>
    <w:p w14:paraId="2D16B316">
      <w:pPr>
        <w:pStyle w:val="115"/>
        <w:widowControl/>
        <w:spacing w:before="0" w:after="0" w:line="348" w:lineRule="exact"/>
        <w:ind w:firstLine="480"/>
        <w:jc w:val="both"/>
      </w:pPr>
      <w:r>
        <w:rPr>
          <w:rFonts w:ascii="Times New Roman" w:hAnsi="Times New Roman" w:eastAsia="方正仿宋_GBK"/>
          <w:b w:val="0"/>
          <w:sz w:val="24"/>
        </w:rPr>
        <w:t>邳州光伏接入规模较大，市区负荷较为集中，两地区的容量配置需求各有侧重。本章结合第三章运行统计与第四章工程费用，比较刚性、弹性方案的主变容量、储能配置及站间负荷转接，分析费用差异的形成原因，并归纳不同源荷和经济条件下的容载比取值特征。</w:t>
      </w:r>
    </w:p>
    <w:p w14:paraId="494BE228">
      <w:pPr>
        <w:pStyle w:val="4"/>
        <w:keepNext/>
        <w:numPr>
          <w:ilvl w:val="0"/>
          <w:numId w:val="0"/>
        </w:numPr>
        <w:spacing w:before="160" w:after="120" w:line="480" w:lineRule="exact"/>
        <w:ind w:firstLine="0"/>
      </w:pPr>
      <w:bookmarkStart w:id="178" w:name="寻优问题与共同起点"/>
      <w:bookmarkStart w:id="179" w:name="h516"/>
      <w:r>
        <w:rPr>
          <w:rFonts w:ascii="Times New Roman" w:hAnsi="Times New Roman" w:eastAsia="方正仿宋_GBK"/>
          <w:b/>
          <w:sz w:val="32"/>
        </w:rPr>
        <w:t>5.1 寻优问题与共同起点</w:t>
      </w:r>
      <w:bookmarkEnd w:id="178"/>
      <w:bookmarkEnd w:id="179"/>
    </w:p>
    <w:p w14:paraId="07C6CB4B">
      <w:pPr>
        <w:pStyle w:val="5"/>
        <w:keepNext/>
        <w:numPr>
          <w:ilvl w:val="0"/>
          <w:numId w:val="0"/>
        </w:numPr>
        <w:spacing w:before="160" w:after="120" w:line="390" w:lineRule="exact"/>
        <w:ind w:firstLine="0"/>
      </w:pPr>
      <w:bookmarkStart w:id="180" w:name="容载比2.0的仿真起点"/>
      <w:r>
        <w:rPr>
          <w:rFonts w:ascii="Times New Roman" w:hAnsi="Times New Roman" w:eastAsia="方正仿宋_GBK"/>
          <w:b/>
          <w:sz w:val="26"/>
        </w:rPr>
        <w:t>5.1.1 容载比2.0的仿真起点</w:t>
      </w:r>
      <w:bookmarkEnd w:id="180"/>
    </w:p>
    <w:p w14:paraId="2C2D1657">
      <w:pPr>
        <w:pStyle w:val="115"/>
        <w:widowControl/>
        <w:spacing w:before="0" w:after="0" w:line="348" w:lineRule="exact"/>
        <w:ind w:firstLine="480"/>
        <w:jc w:val="both"/>
      </w:pPr>
      <w:r>
        <w:rPr>
          <w:rFonts w:ascii="Times New Roman" w:hAnsi="Times New Roman" w:eastAsia="方正仿宋_GBK"/>
          <w:b w:val="0"/>
          <w:sz w:val="24"/>
        </w:rPr>
        <w:t>刚性、弹性方案在同一区县共用初始设备、负荷和工程价格。为比较后续措施的作用，将基期容载比统一设为2.00，</w:t>
      </w:r>
      <w:ins w:id="27" w:author="白日梦想家" w:date="2026-10-08T15:31:45Z">
        <w:r>
          <w:rPr>
            <w:rFonts w:hint="eastAsia"/>
            <w:b w:val="0"/>
            <w:sz w:val="24"/>
            <w:lang w:eastAsia="zh"/>
            <w:woUserID w:val="2"/>
          </w:rPr>
          <w:t>区域</w:t>
        </w:r>
      </w:ins>
      <w:ins w:id="28" w:author="白日梦想家" w:date="2026-10-08T15:31:52Z">
        <w:r>
          <w:rPr>
            <w:rFonts w:hint="eastAsia"/>
            <w:b w:val="0"/>
            <w:sz w:val="24"/>
            <w:lang w:eastAsia="zh"/>
            <w:woUserID w:val="2"/>
          </w:rPr>
          <w:t>公用</w:t>
        </w:r>
      </w:ins>
      <w:ins w:id="29" w:author="白日梦想家" w:date="2026-10-08T15:31:53Z">
        <w:r>
          <w:rPr>
            <w:rFonts w:hint="eastAsia"/>
            <w:b w:val="0"/>
            <w:sz w:val="24"/>
            <w:lang w:eastAsia="zh"/>
            <w:woUserID w:val="2"/>
          </w:rPr>
          <w:t>主变</w:t>
        </w:r>
      </w:ins>
      <w:ins w:id="30" w:author="白日梦想家" w:date="2026-10-08T15:31:56Z">
        <w:r>
          <w:rPr>
            <w:rFonts w:hint="eastAsia"/>
            <w:b w:val="0"/>
            <w:sz w:val="24"/>
            <w:lang w:eastAsia="zh"/>
            <w:woUserID w:val="2"/>
          </w:rPr>
          <w:t>总</w:t>
        </w:r>
      </w:ins>
      <w:ins w:id="31" w:author="白日梦想家" w:date="2026-10-08T15:31:57Z">
        <w:r>
          <w:rPr>
            <w:rFonts w:hint="eastAsia"/>
            <w:b w:val="0"/>
            <w:sz w:val="24"/>
            <w:lang w:eastAsia="zh"/>
            <w:woUserID w:val="2"/>
          </w:rPr>
          <w:t>容量</w:t>
        </w:r>
      </w:ins>
      <w:ins w:id="32" w:author="白日梦想家" w:date="2026-10-08T15:31:59Z">
        <w:r>
          <w:rPr>
            <w:rFonts w:hint="eastAsia"/>
            <w:b w:val="0"/>
            <w:sz w:val="24"/>
            <w:lang w:eastAsia="zh"/>
            <w:woUserID w:val="2"/>
          </w:rPr>
          <w:t>取</w:t>
        </w:r>
      </w:ins>
      <w:commentRangeStart w:id="4"/>
      <w:r>
        <w:rPr>
          <w:rFonts w:ascii="Times New Roman" w:hAnsi="Times New Roman" w:eastAsia="方正仿宋_GBK"/>
          <w:b w:val="0"/>
          <w:sz w:val="24"/>
        </w:rPr>
        <w:t>基期年网供</w:t>
      </w:r>
      <w:ins w:id="33" w:author="白日梦想家" w:date="2026-10-08T15:32:08Z">
        <w:r>
          <w:rPr>
            <w:rFonts w:hint="eastAsia"/>
            <w:b w:val="0"/>
            <w:sz w:val="24"/>
            <w:lang w:eastAsia="zh"/>
            <w:woUserID w:val="2"/>
          </w:rPr>
          <w:t>真实</w:t>
        </w:r>
      </w:ins>
      <w:r>
        <w:rPr>
          <w:rFonts w:ascii="Times New Roman" w:hAnsi="Times New Roman" w:eastAsia="方正仿宋_GBK"/>
          <w:b w:val="0"/>
          <w:sz w:val="24"/>
        </w:rPr>
        <w:t>最大负荷</w:t>
      </w:r>
      <w:ins w:id="34" w:author="白日梦想家" w:date="2026-10-08T15:32:11Z">
        <w:r>
          <w:rPr>
            <w:rFonts w:hint="eastAsia"/>
            <w:b w:val="0"/>
            <w:sz w:val="24"/>
            <w:lang w:eastAsia="zh"/>
            <w:woUserID w:val="2"/>
          </w:rPr>
          <w:t>的</w:t>
        </w:r>
      </w:ins>
      <w:ins w:id="35" w:author="白日梦想家" w:date="2026-10-08T15:32:13Z">
        <w:r>
          <w:rPr>
            <w:rFonts w:hint="eastAsia"/>
            <w:b w:val="0"/>
            <w:sz w:val="24"/>
            <w:lang w:eastAsia="zh"/>
            <w:woUserID w:val="2"/>
          </w:rPr>
          <w:t>两倍</w:t>
        </w:r>
      </w:ins>
      <w:ins w:id="36" w:author="白日梦想家" w:date="2026-10-08T15:32:14Z">
        <w:r>
          <w:rPr>
            <w:rFonts w:hint="eastAsia"/>
            <w:b w:val="0"/>
            <w:sz w:val="24"/>
            <w:lang w:eastAsia="zh"/>
            <w:woUserID w:val="2"/>
          </w:rPr>
          <w:t>。</w:t>
        </w:r>
      </w:ins>
      <w:del w:id="37" w:author="白日梦想家" w:date="2026-10-08T15:32:15Z">
        <w:r>
          <w:rPr>
            <w:rFonts w:ascii="Times New Roman" w:hAnsi="Times New Roman" w:eastAsia="方正仿宋_GBK"/>
            <w:b w:val="0"/>
            <w:sz w:val="24"/>
          </w:rPr>
          <w:delText>取离</w:delText>
        </w:r>
      </w:del>
      <w:del w:id="38" w:author="白日梦想家" w:date="2026-10-08T15:32:16Z">
        <w:r>
          <w:rPr>
            <w:rFonts w:ascii="Times New Roman" w:hAnsi="Times New Roman" w:eastAsia="方正仿宋_GBK"/>
            <w:b w:val="0"/>
            <w:sz w:val="24"/>
          </w:rPr>
          <w:delText>散公用主变</w:delText>
        </w:r>
      </w:del>
      <w:del w:id="39" w:author="白日梦想家" w:date="2026-10-08T15:32:17Z">
        <w:r>
          <w:rPr>
            <w:rFonts w:ascii="Times New Roman" w:hAnsi="Times New Roman" w:eastAsia="方正仿宋_GBK"/>
            <w:b w:val="0"/>
            <w:sz w:val="24"/>
          </w:rPr>
          <w:delText>总容量的二分</w:delText>
        </w:r>
      </w:del>
      <w:del w:id="40" w:author="白日梦想家" w:date="2026-10-08T15:32:18Z">
        <w:r>
          <w:rPr>
            <w:rFonts w:ascii="Times New Roman" w:hAnsi="Times New Roman" w:eastAsia="方正仿宋_GBK"/>
            <w:b w:val="0"/>
            <w:sz w:val="24"/>
          </w:rPr>
          <w:delText>之一</w:delText>
        </w:r>
        <w:commentRangeEnd w:id="4"/>
      </w:del>
      <w:r>
        <w:rPr>
          <w:woUserID w:val="2"/>
        </w:rPr>
        <w:commentReference w:id="4"/>
      </w:r>
      <w:del w:id="41" w:author="白日梦想家" w:date="2026-10-08T15:32:18Z">
        <w:r>
          <w:rPr>
            <w:rFonts w:ascii="Times New Roman" w:hAnsi="Times New Roman" w:eastAsia="方正仿宋_GBK"/>
            <w:b w:val="0"/>
            <w:sz w:val="24"/>
          </w:rPr>
          <w:delText>。</w:delText>
        </w:r>
      </w:del>
      <w:r>
        <w:rPr>
          <w:rFonts w:ascii="Times New Roman" w:hAnsi="Times New Roman" w:eastAsia="方正仿宋_GBK"/>
          <w:b w:val="0"/>
          <w:sz w:val="24"/>
        </w:rPr>
        <w:t>该起点用于规划仿真，现状容量与历史负荷仍按第三章列示。</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EAED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A83DCBF">
            <w:pPr>
              <w:spacing w:before="0" w:after="0"/>
              <w:ind w:firstLine="0" w:firstLineChars="0"/>
            </w:pPr>
          </w:p>
        </w:tc>
        <w:tc>
          <w:tcPr>
            <w:tcW w:w="6838" w:type="dxa"/>
            <w:tcMar>
              <w:left w:w="0" w:type="dxa"/>
              <w:right w:w="0" w:type="dxa"/>
            </w:tcMar>
            <w:vAlign w:val="center"/>
          </w:tcPr>
          <w:p w14:paraId="35189782">
            <w:pPr>
              <w:pStyle w:val="2"/>
              <w:keepNext/>
              <w:spacing w:before="100" w:after="100" w:line="276" w:lineRule="auto"/>
              <w:ind w:firstLine="0" w:firstLineChars="0"/>
              <w:jc w:val="center"/>
            </w:pPr>
            <m:oMathPara>
              <m:oMathParaPr>
                <m:jc m:val="center"/>
              </m:oMathParaPr>
              <m:oMath>
                <m:sSub>
                  <m:sSubPr/>
                  <m:e>
                    <m:r>
                      <m:rPr/>
                      <m:t>P</m:t>
                    </m:r>
                  </m:e>
                  <m:sub>
                    <m:r>
                      <m:rPr/>
                      <m:t>c,0</m:t>
                    </m:r>
                  </m:sub>
                </m:sSub>
                <m:r>
                  <m:rPr/>
                  <m:t>=</m:t>
                </m:r>
                <m:f>
                  <m:fPr/>
                  <m:num>
                    <m:sSub>
                      <m:sSubPr/>
                      <m:e>
                        <m:r>
                          <m:rPr/>
                          <m:t>S</m:t>
                        </m:r>
                      </m:e>
                      <m:sub>
                        <m:r>
                          <m:rPr/>
                          <m:t>c,0</m:t>
                        </m:r>
                      </m:sub>
                    </m:sSub>
                  </m:num>
                  <m:den>
                    <m:r>
                      <m:rPr/>
                      <m:t>2</m:t>
                    </m:r>
                  </m:den>
                </m:f>
                <m:r>
                  <m:rPr/>
                  <m:t>,  </m:t>
                </m:r>
                <m:sSub>
                  <m:sSubPr/>
                  <m:e>
                    <m:r>
                      <m:rPr/>
                      <m:t>P</m:t>
                    </m:r>
                  </m:e>
                  <m:sub>
                    <m:r>
                      <m:rPr/>
                      <m:t>c,y</m:t>
                    </m:r>
                  </m:sub>
                </m:sSub>
                <m:r>
                  <m:rPr/>
                  <m:t>=</m:t>
                </m:r>
                <m:sSub>
                  <m:sSubPr/>
                  <m:e>
                    <m:r>
                      <m:rPr/>
                      <m:t>P</m:t>
                    </m:r>
                  </m:e>
                  <m:sub>
                    <m:r>
                      <m:rPr/>
                      <m:t>c,0</m:t>
                    </m:r>
                  </m:sub>
                </m:sSub>
                <m:r>
                  <m:rPr/>
                  <m:t>(1+</m:t>
                </m:r>
                <m:sSub>
                  <m:sSubPr/>
                  <m:e>
                    <m:acc>
                      <m:accPr>
                        <m:chr m:val="‾"/>
                      </m:accPr>
                      <m:e>
                        <m:r>
                          <m:rPr/>
                          <m:t>g</m:t>
                        </m:r>
                      </m:e>
                    </m:acc>
                  </m:e>
                  <m:sub>
                    <m:r>
                      <m:rPr/>
                      <m:t>c</m:t>
                    </m:r>
                  </m:sub>
                </m:sSub>
                <m:sSup>
                  <m:sSupPr/>
                  <m:e>
                    <m:r>
                      <m:rPr/>
                      <m:t>)</m:t>
                    </m:r>
                  </m:e>
                  <m:sup>
                    <m:r>
                      <m:rPr/>
                      <m:t>y</m:t>
                    </m:r>
                  </m:sup>
                </m:sSup>
                <m:r>
                  <m:rPr/>
                  <m:t>, y=1,2,3,4.</m:t>
                </m:r>
              </m:oMath>
            </m:oMathPara>
          </w:p>
        </w:tc>
        <w:tc>
          <w:tcPr>
            <w:tcW w:w="737" w:type="dxa"/>
            <w:tcMar>
              <w:left w:w="0" w:type="dxa"/>
              <w:right w:w="0" w:type="dxa"/>
            </w:tcMar>
            <w:vAlign w:val="center"/>
          </w:tcPr>
          <w:p w14:paraId="38896B5D">
            <w:pPr>
              <w:spacing w:before="0" w:after="0"/>
              <w:ind w:firstLine="0" w:firstLineChars="0"/>
              <w:jc w:val="right"/>
            </w:pPr>
            <w:r>
              <w:rPr>
                <w:rFonts w:ascii="Times New Roman" w:hAnsi="Times New Roman" w:eastAsia="方正仿宋_GBK"/>
                <w:b w:val="0"/>
                <w:sz w:val="18"/>
              </w:rPr>
              <w:t>（5-1）</w:t>
            </w:r>
          </w:p>
        </w:tc>
      </w:tr>
    </w:tbl>
    <w:p w14:paraId="140FB4D1">
      <w:pPr>
        <w:pStyle w:val="115"/>
        <w:widowControl/>
        <w:spacing w:before="0" w:after="0" w:line="348" w:lineRule="exact"/>
        <w:ind w:firstLine="480"/>
        <w:jc w:val="both"/>
      </w:pPr>
      <w:r>
        <w:rPr>
          <w:rFonts w:ascii="Times New Roman" w:hAnsi="Times New Roman" w:eastAsia="方正仿宋_GBK"/>
          <w:b w:val="0"/>
          <w:sz w:val="24"/>
        </w:rPr>
        <w:t>式中，</w:t>
      </w:r>
      <m:oMath>
        <m:r>
          <m:rPr/>
          <m:t>c</m:t>
        </m:r>
      </m:oMath>
      <w:r>
        <w:rPr>
          <w:rFonts w:ascii="Times New Roman" w:hAnsi="Times New Roman" w:eastAsia="方正仿宋_GBK"/>
          <w:b w:val="0"/>
          <w:sz w:val="24"/>
        </w:rPr>
        <w:t>为区县标识，</w:t>
      </w:r>
      <m:oMath>
        <m:sSub>
          <m:sSubPr/>
          <m:e>
            <m:r>
              <m:rPr/>
              <m:t>S</m:t>
            </m:r>
          </m:e>
          <m:sub>
            <m:r>
              <m:rPr/>
              <m:t>c,0</m:t>
            </m:r>
          </m:sub>
        </m:sSub>
      </m:oMath>
      <w:r>
        <w:rPr>
          <w:rFonts w:ascii="Times New Roman" w:hAnsi="Times New Roman" w:eastAsia="方正仿宋_GBK"/>
          <w:b w:val="0"/>
          <w:sz w:val="24"/>
        </w:rPr>
        <w:t>为基期公用主变总容量，单位MVA；</w:t>
      </w:r>
      <m:oMath>
        <m:sSub>
          <m:sSubPr/>
          <m:e>
            <m:r>
              <m:rPr/>
              <m:t>P</m:t>
            </m:r>
          </m:e>
          <m:sub>
            <m:r>
              <m:rPr/>
              <m:t>c,0</m:t>
            </m:r>
          </m:sub>
        </m:sSub>
      </m:oMath>
      <w:r>
        <w:rPr>
          <w:rFonts w:ascii="Times New Roman" w:hAnsi="Times New Roman" w:eastAsia="方正仿宋_GBK"/>
          <w:b w:val="0"/>
          <w:sz w:val="24"/>
        </w:rPr>
        <w:t>和</w:t>
      </w:r>
      <m:oMath>
        <m:sSub>
          <m:sSubPr/>
          <m:e>
            <m:r>
              <m:rPr/>
              <m:t>P</m:t>
            </m:r>
          </m:e>
          <m:sub>
            <m:r>
              <m:rPr/>
              <m:t>c,y</m:t>
            </m:r>
          </m:sub>
        </m:sSub>
      </m:oMath>
      <w:r>
        <w:rPr>
          <w:rFonts w:ascii="Times New Roman" w:hAnsi="Times New Roman" w:eastAsia="方正仿宋_GBK"/>
          <w:b w:val="0"/>
          <w:sz w:val="24"/>
        </w:rPr>
        <w:t>分别为基期及第</w:t>
      </w:r>
      <m:oMath>
        <m:r>
          <m:rPr/>
          <m:t>y</m:t>
        </m:r>
      </m:oMath>
      <w:r>
        <w:rPr>
          <w:rFonts w:ascii="Times New Roman" w:hAnsi="Times New Roman" w:eastAsia="方正仿宋_GBK"/>
          <w:b w:val="0"/>
          <w:sz w:val="24"/>
        </w:rPr>
        <w:t>年网供最大负荷，单位MW；</w:t>
      </w:r>
      <m:oMath>
        <m:sSub>
          <m:sSubPr/>
          <m:e>
            <m:acc>
              <m:accPr>
                <m:chr m:val="‾"/>
              </m:accPr>
              <m:e>
                <m:r>
                  <m:rPr/>
                  <m:t>g</m:t>
                </m:r>
              </m:e>
            </m:acc>
          </m:e>
          <m:sub>
            <m:r>
              <m:rPr/>
              <m:t>c</m:t>
            </m:r>
          </m:sub>
        </m:sSub>
      </m:oMath>
      <w:r>
        <w:rPr>
          <w:rFonts w:ascii="Times New Roman" w:hAnsi="Times New Roman" w:eastAsia="方正仿宋_GBK"/>
          <w:b w:val="0"/>
          <w:sz w:val="24"/>
        </w:rPr>
        <w:t>为该区县年最大净负荷平均增长率，按第三章所列递增权重方法估计。</w:t>
      </w:r>
      <m:oMath>
        <m:r>
          <m:rPr/>
          <m:t>y</m:t>
        </m:r>
      </m:oMath>
      <w:r>
        <w:rPr>
          <w:rFonts w:ascii="Times New Roman" w:hAnsi="Times New Roman" w:eastAsia="方正仿宋_GBK"/>
          <w:b w:val="0"/>
          <w:sz w:val="24"/>
        </w:rPr>
        <w:t>为仿真年序号。计算文件采用2022—2025年作为第1—4年的折现时点。</w:t>
      </w:r>
    </w:p>
    <w:p w14:paraId="45B6DA88">
      <w:pPr>
        <w:pStyle w:val="2"/>
        <w:widowControl/>
        <w:spacing w:before="0" w:after="0" w:line="348" w:lineRule="exact"/>
        <w:ind w:firstLine="480"/>
        <w:jc w:val="both"/>
      </w:pPr>
      <w:r>
        <w:rPr>
          <w:rFonts w:ascii="Times New Roman" w:hAnsi="Times New Roman" w:eastAsia="方正仿宋_GBK"/>
          <w:b w:val="0"/>
          <w:sz w:val="24"/>
        </w:rPr>
        <w:t>站级最大正向、反向净负荷按2025年样本的空间分布标定到仿真年度规模。邳州保留样本供电区域类别，市区按A类规划。样本设备规格、供电区域类别和主变扩建预留位置进入候选集合，后续投运的主变、储能和联络项目持续在役。</w:t>
      </w:r>
    </w:p>
    <w:p w14:paraId="2CE01517">
      <w:pPr>
        <w:pStyle w:val="2"/>
        <w:keepNext/>
        <w:spacing w:before="120" w:after="80" w:line="280" w:lineRule="exact"/>
        <w:ind w:firstLine="0"/>
        <w:jc w:val="center"/>
      </w:pPr>
      <w:r>
        <w:rPr>
          <w:rFonts w:ascii="Times New Roman" w:hAnsi="Times New Roman" w:eastAsia="宋体"/>
          <w:b w:val="0"/>
          <w:sz w:val="21"/>
        </w:rPr>
        <w:t>表5-1 统一容载比2.00的仿真起点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5BE99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8303F67">
            <w:pPr>
              <w:keepNext/>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0D41F378">
            <w:pPr>
              <w:keepNext/>
              <w:spacing w:before="20" w:after="20" w:line="260" w:lineRule="exact"/>
              <w:ind w:firstLine="0" w:firstLineChars="0"/>
              <w:jc w:val="center"/>
            </w:pPr>
            <w:r>
              <w:rPr>
                <w:rFonts w:ascii="Times New Roman" w:hAnsi="Times New Roman" w:eastAsia="宋体"/>
                <w:b/>
                <w:sz w:val="18"/>
              </w:rPr>
              <w:t>基期主变容量/MVA</w:t>
            </w:r>
          </w:p>
        </w:tc>
        <w:tc>
          <w:tcPr>
            <w:tcW w:w="1385" w:type="dxa"/>
            <w:tcMar>
              <w:left w:w="70" w:type="dxa"/>
              <w:right w:w="70" w:type="dxa"/>
            </w:tcMar>
            <w:vAlign w:val="center"/>
          </w:tcPr>
          <w:p w14:paraId="196CF6E4">
            <w:pPr>
              <w:keepNext/>
              <w:spacing w:before="20" w:after="20" w:line="260" w:lineRule="exact"/>
              <w:ind w:firstLine="0" w:firstLineChars="0"/>
              <w:jc w:val="center"/>
            </w:pPr>
            <w:r>
              <w:rPr>
                <w:rFonts w:ascii="Times New Roman" w:hAnsi="Times New Roman" w:eastAsia="宋体"/>
                <w:b/>
                <w:sz w:val="18"/>
              </w:rPr>
              <w:t>基期年网供最大负荷/MW</w:t>
            </w:r>
          </w:p>
        </w:tc>
        <w:tc>
          <w:tcPr>
            <w:tcW w:w="1385" w:type="dxa"/>
            <w:tcMar>
              <w:left w:w="70" w:type="dxa"/>
              <w:right w:w="70" w:type="dxa"/>
            </w:tcMar>
            <w:vAlign w:val="center"/>
          </w:tcPr>
          <w:p w14:paraId="5F7E28A4">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2F6175B">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88470A2">
            <w:pPr>
              <w:keepNext/>
              <w:spacing w:before="20" w:after="20" w:line="260" w:lineRule="exact"/>
              <w:ind w:firstLine="0" w:firstLineChars="0"/>
              <w:jc w:val="center"/>
            </w:pPr>
            <w:r>
              <w:rPr>
                <w:rFonts w:ascii="Times New Roman" w:hAnsi="Times New Roman" w:eastAsia="宋体"/>
                <w:b/>
                <w:sz w:val="18"/>
              </w:rPr>
              <w:t>初始站间转供率</w:t>
            </w:r>
          </w:p>
        </w:tc>
      </w:tr>
      <w:tr w14:paraId="511964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BE51EE">
            <w:pPr>
              <w:keepNext/>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C0D7659">
            <w:pPr>
              <w:keepNext/>
              <w:spacing w:before="20" w:after="20" w:line="260" w:lineRule="exact"/>
              <w:ind w:firstLine="0" w:firstLineChars="0"/>
              <w:jc w:val="center"/>
            </w:pPr>
            <w:r>
              <w:rPr>
                <w:rFonts w:ascii="Times New Roman" w:hAnsi="Times New Roman" w:eastAsia="宋体"/>
                <w:b w:val="0"/>
                <w:sz w:val="18"/>
              </w:rPr>
              <w:t>1463.50</w:t>
            </w:r>
          </w:p>
        </w:tc>
        <w:tc>
          <w:tcPr>
            <w:tcW w:w="1385" w:type="dxa"/>
            <w:tcMar>
              <w:left w:w="70" w:type="dxa"/>
              <w:right w:w="70" w:type="dxa"/>
            </w:tcMar>
            <w:vAlign w:val="center"/>
          </w:tcPr>
          <w:p w14:paraId="2C118727">
            <w:pPr>
              <w:keepNext/>
              <w:spacing w:before="20" w:after="20" w:line="260" w:lineRule="exact"/>
              <w:ind w:firstLine="0" w:firstLineChars="0"/>
              <w:jc w:val="center"/>
            </w:pPr>
            <w:r>
              <w:rPr>
                <w:rFonts w:ascii="Times New Roman" w:hAnsi="Times New Roman" w:eastAsia="宋体"/>
                <w:b w:val="0"/>
                <w:sz w:val="18"/>
              </w:rPr>
              <w:t>731.75</w:t>
            </w:r>
          </w:p>
        </w:tc>
        <w:tc>
          <w:tcPr>
            <w:tcW w:w="1385" w:type="dxa"/>
            <w:tcMar>
              <w:left w:w="70" w:type="dxa"/>
              <w:right w:w="70" w:type="dxa"/>
            </w:tcMar>
            <w:vAlign w:val="center"/>
          </w:tcPr>
          <w:p w14:paraId="6BF92735">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619629E1">
            <w:pPr>
              <w:keepNext/>
              <w:spacing w:before="20" w:after="20" w:line="260" w:lineRule="exact"/>
              <w:ind w:firstLine="0" w:firstLineChars="0"/>
              <w:jc w:val="center"/>
            </w:pPr>
            <w:r>
              <w:rPr>
                <w:rFonts w:ascii="Times New Roman" w:hAnsi="Times New Roman" w:eastAsia="宋体"/>
                <w:b w:val="0"/>
                <w:sz w:val="18"/>
              </w:rPr>
              <w:t>8.07%</w:t>
            </w:r>
          </w:p>
        </w:tc>
        <w:tc>
          <w:tcPr>
            <w:tcW w:w="1385" w:type="dxa"/>
            <w:tcMar>
              <w:left w:w="70" w:type="dxa"/>
              <w:right w:w="70" w:type="dxa"/>
            </w:tcMar>
            <w:vAlign w:val="center"/>
          </w:tcPr>
          <w:p w14:paraId="3A1F9B8D">
            <w:pPr>
              <w:keepNext/>
              <w:spacing w:before="20" w:after="20" w:line="260" w:lineRule="exact"/>
              <w:ind w:firstLine="0" w:firstLineChars="0"/>
              <w:jc w:val="center"/>
            </w:pPr>
            <w:r>
              <w:rPr>
                <w:rFonts w:ascii="Times New Roman" w:hAnsi="Times New Roman" w:eastAsia="宋体"/>
                <w:b w:val="0"/>
                <w:sz w:val="18"/>
              </w:rPr>
              <w:t>28.29%</w:t>
            </w:r>
          </w:p>
        </w:tc>
      </w:tr>
      <w:tr w14:paraId="099099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CA72FD">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C11B986">
            <w:pPr>
              <w:keepNext w:val="0"/>
              <w:spacing w:before="20" w:after="20" w:line="260" w:lineRule="exact"/>
              <w:ind w:firstLine="0" w:firstLineChars="0"/>
              <w:jc w:val="center"/>
            </w:pPr>
            <w:r>
              <w:rPr>
                <w:rFonts w:ascii="Times New Roman" w:hAnsi="Times New Roman" w:eastAsia="宋体"/>
                <w:b w:val="0"/>
                <w:sz w:val="18"/>
              </w:rPr>
              <w:t>2462.00</w:t>
            </w:r>
          </w:p>
        </w:tc>
        <w:tc>
          <w:tcPr>
            <w:tcW w:w="1385" w:type="dxa"/>
            <w:tcMar>
              <w:left w:w="70" w:type="dxa"/>
              <w:right w:w="70" w:type="dxa"/>
            </w:tcMar>
            <w:vAlign w:val="center"/>
          </w:tcPr>
          <w:p w14:paraId="0183D444">
            <w:pPr>
              <w:keepNext w:val="0"/>
              <w:spacing w:before="20" w:after="20" w:line="260" w:lineRule="exact"/>
              <w:ind w:firstLine="0" w:firstLineChars="0"/>
              <w:jc w:val="center"/>
            </w:pPr>
            <w:r>
              <w:rPr>
                <w:rFonts w:ascii="Times New Roman" w:hAnsi="Times New Roman" w:eastAsia="宋体"/>
                <w:b w:val="0"/>
                <w:sz w:val="18"/>
              </w:rPr>
              <w:t>1231.00</w:t>
            </w:r>
          </w:p>
        </w:tc>
        <w:tc>
          <w:tcPr>
            <w:tcW w:w="1385" w:type="dxa"/>
            <w:tcMar>
              <w:left w:w="70" w:type="dxa"/>
              <w:right w:w="70" w:type="dxa"/>
            </w:tcMar>
            <w:vAlign w:val="center"/>
          </w:tcPr>
          <w:p w14:paraId="4561F42C">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3A72E79C">
            <w:pPr>
              <w:keepNext w:val="0"/>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05008B63">
            <w:pPr>
              <w:keepNext w:val="0"/>
              <w:spacing w:before="20" w:after="20" w:line="260" w:lineRule="exact"/>
              <w:ind w:firstLine="0" w:firstLineChars="0"/>
              <w:jc w:val="center"/>
            </w:pPr>
            <w:r>
              <w:rPr>
                <w:rFonts w:ascii="Times New Roman" w:hAnsi="Times New Roman" w:eastAsia="宋体"/>
                <w:b w:val="0"/>
                <w:sz w:val="18"/>
              </w:rPr>
              <w:t>50%</w:t>
            </w:r>
          </w:p>
        </w:tc>
      </w:tr>
    </w:tbl>
    <w:p w14:paraId="67359F6B">
      <w:pPr>
        <w:pStyle w:val="5"/>
        <w:keepNext/>
        <w:numPr>
          <w:ilvl w:val="0"/>
          <w:numId w:val="0"/>
        </w:numPr>
        <w:spacing w:before="160" w:after="120" w:line="390" w:lineRule="exact"/>
        <w:ind w:firstLine="0"/>
      </w:pPr>
      <w:bookmarkStart w:id="181" w:name="刚性与弹性规划条件"/>
      <w:r>
        <w:rPr>
          <w:rFonts w:ascii="Times New Roman" w:hAnsi="Times New Roman" w:eastAsia="方正仿宋_GBK"/>
          <w:b/>
          <w:sz w:val="26"/>
        </w:rPr>
        <w:t>5.1.2 刚性与弹性规划条件</w:t>
      </w:r>
      <w:bookmarkEnd w:id="181"/>
    </w:p>
    <w:p w14:paraId="5BC55FFE">
      <w:pPr>
        <w:pStyle w:val="115"/>
        <w:widowControl/>
        <w:spacing w:before="0" w:after="0" w:line="348" w:lineRule="exact"/>
        <w:ind w:firstLine="480"/>
        <w:jc w:val="both"/>
      </w:pPr>
      <w:r>
        <w:rPr>
          <w:rFonts w:ascii="Times New Roman" w:hAnsi="Times New Roman" w:eastAsia="方正仿宋_GBK"/>
          <w:b w:val="0"/>
          <w:sz w:val="24"/>
        </w:rPr>
        <w:t>刚性方案按容载比2.00上限控制，弹性方案比较2.00～2.60范围的容量配置，容载比计算式及两类方案的上限如下。两类方案采用相同负荷预测、设备规格和工程价格，分别校核正常供电、反向输送及主变N-1条件。</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52ADC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07AC5C84">
            <w:pPr>
              <w:spacing w:before="0" w:after="0"/>
              <w:ind w:firstLine="0" w:firstLineChars="0"/>
            </w:pPr>
          </w:p>
        </w:tc>
        <w:tc>
          <w:tcPr>
            <w:tcW w:w="6838" w:type="dxa"/>
            <w:tcMar>
              <w:left w:w="0" w:type="dxa"/>
              <w:right w:w="0" w:type="dxa"/>
            </w:tcMar>
            <w:vAlign w:val="center"/>
          </w:tcPr>
          <w:p w14:paraId="38B1146F">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R</m:t>
                          </m:r>
                        </m:e>
                        <m:sub>
                          <m:r>
                            <m:rPr/>
                            <m:t>c,s,y</m:t>
                          </m:r>
                        </m:sub>
                      </m:sSub>
                    </m:e>
                    <m:e>
                      <m:r>
                        <m:rPr/>
                        <m:t>=</m:t>
                      </m:r>
                      <m:f>
                        <m:fPr/>
                        <m:num>
                          <m:sSub>
                            <m:sSubPr/>
                            <m:e>
                              <m:r>
                                <m:rPr/>
                                <m:t>S</m:t>
                              </m:r>
                            </m:e>
                            <m:sub>
                              <m:r>
                                <m:rPr/>
                                <m:t>c,s,y</m:t>
                              </m:r>
                            </m:sub>
                          </m:sSub>
                        </m:num>
                        <m:den>
                          <m:sSub>
                            <m:sSubPr/>
                            <m:e>
                              <m:r>
                                <m:rPr/>
                                <m:t>P</m:t>
                              </m:r>
                            </m:e>
                            <m:sub>
                              <m:r>
                                <m:rPr/>
                                <m:t>c,y</m:t>
                              </m:r>
                            </m:sub>
                          </m:sSub>
                        </m:den>
                      </m:f>
                    </m:e>
                  </m:mr>
                  <m:mr>
                    <m:e/>
                    <m:e>
                      <m:sSub>
                        <m:sSubPr/>
                        <m:e>
                          <m:r>
                            <m:rPr/>
                            <m:t>R</m:t>
                          </m:r>
                        </m:e>
                        <m:sub>
                          <m:r>
                            <m:rPr/>
                            <m:t>c,</m:t>
                          </m:r>
                          <m:r>
                            <m:rPr>
                              <m:sty m:val="p"/>
                            </m:rPr>
                            <m:t>rigid</m:t>
                          </m:r>
                          <m:r>
                            <m:rPr/>
                            <m:t>,y</m:t>
                          </m:r>
                        </m:sub>
                      </m:sSub>
                      <m:r>
                        <m:rPr/>
                        <m:t>≤2.00</m:t>
                      </m:r>
                    </m:e>
                  </m:mr>
                  <m:mr>
                    <m:e/>
                    <m:e>
                      <m:sSub>
                        <m:sSubPr/>
                        <m:e>
                          <m:r>
                            <m:rPr/>
                            <m:t>R</m:t>
                          </m:r>
                        </m:e>
                        <m:sub>
                          <m:r>
                            <m:rPr/>
                            <m:t>c,</m:t>
                          </m:r>
                          <m:r>
                            <m:rPr>
                              <m:sty m:val="p"/>
                            </m:rPr>
                            <m:t>elastic</m:t>
                          </m:r>
                          <m:r>
                            <m:rPr/>
                            <m:t>,y</m:t>
                          </m:r>
                        </m:sub>
                      </m:sSub>
                      <m:r>
                        <m:rPr/>
                        <m:t>≤2.60.</m:t>
                      </m:r>
                    </m:e>
                  </m:mr>
                </m:m>
              </m:oMath>
            </m:oMathPara>
          </w:p>
        </w:tc>
        <w:tc>
          <w:tcPr>
            <w:tcW w:w="737" w:type="dxa"/>
            <w:tcMar>
              <w:left w:w="0" w:type="dxa"/>
              <w:right w:w="0" w:type="dxa"/>
            </w:tcMar>
            <w:vAlign w:val="center"/>
          </w:tcPr>
          <w:p w14:paraId="5E2775C5">
            <w:pPr>
              <w:spacing w:before="0" w:after="0"/>
              <w:ind w:firstLine="0" w:firstLineChars="0"/>
              <w:jc w:val="right"/>
            </w:pPr>
            <w:r>
              <w:rPr>
                <w:rFonts w:ascii="Times New Roman" w:hAnsi="Times New Roman" w:eastAsia="方正仿宋_GBK"/>
                <w:b w:val="0"/>
                <w:sz w:val="18"/>
              </w:rPr>
              <w:t>（5-2）</w:t>
            </w:r>
          </w:p>
        </w:tc>
      </w:tr>
    </w:tbl>
    <w:p w14:paraId="6A392184">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R</m:t>
            </m:r>
          </m:e>
          <m:sub>
            <m:r>
              <m:rPr/>
              <m:t>c,s,y</m:t>
            </m:r>
          </m:sub>
        </m:sSub>
      </m:oMath>
      <w:r>
        <w:rPr>
          <w:rFonts w:ascii="Times New Roman" w:hAnsi="Times New Roman" w:eastAsia="方正仿宋_GBK"/>
          <w:b w:val="0"/>
          <w:sz w:val="24"/>
        </w:rPr>
        <w:t>为容载比，</w:t>
      </w:r>
      <m:oMath>
        <m:r>
          <m:rPr/>
          <m:t>s</m:t>
        </m:r>
      </m:oMath>
      <w:r>
        <w:rPr>
          <w:rFonts w:ascii="Times New Roman" w:hAnsi="Times New Roman" w:eastAsia="方正仿宋_GBK"/>
          <w:b w:val="0"/>
          <w:sz w:val="24"/>
        </w:rPr>
        <w:t>为刚性或弹性方案标识，</w:t>
      </w:r>
      <m:oMath>
        <m:sSub>
          <m:sSubPr/>
          <m:e>
            <m:r>
              <m:rPr/>
              <m:t>S</m:t>
            </m:r>
          </m:e>
          <m:sub>
            <m:r>
              <m:rPr/>
              <m:t>c,s,y</m:t>
            </m:r>
          </m:sub>
        </m:sSub>
      </m:oMath>
      <w:r>
        <w:rPr>
          <w:rFonts w:ascii="Times New Roman" w:hAnsi="Times New Roman" w:eastAsia="方正仿宋_GBK"/>
          <w:b w:val="0"/>
          <w:sz w:val="24"/>
        </w:rPr>
        <w:t>为该年公用主变总容量。主变容量计入分子，储能和联络能力用于局部容量校核。</w:t>
      </w:r>
      <m:oMath>
        <m:sSub>
          <m:sSubPr/>
          <m:e>
            <m:r>
              <m:rPr/>
              <m:t>P</m:t>
            </m:r>
          </m:e>
          <m:sub>
            <m:r>
              <m:rPr/>
              <m:t>c,y</m:t>
            </m:r>
          </m:sub>
        </m:sSub>
      </m:oMath>
      <w:r>
        <w:rPr>
          <w:rFonts w:ascii="Times New Roman" w:hAnsi="Times New Roman" w:eastAsia="方正仿宋_GBK"/>
          <w:b w:val="0"/>
          <w:sz w:val="24"/>
        </w:rPr>
        <w:t>在同一区县、同一年两种方案中保持一致。弹性方案的容量取值结合现状容载比、屋顶光伏资源及源荷发展趋势确定。</w:t>
      </w:r>
    </w:p>
    <w:p w14:paraId="465EB6EE">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020E504E">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t>P</m:t>
            </m:r>
          </m:e>
          <m:sub>
            <m:r>
              <m:rPr>
                <m:sty m:val="p"/>
              </m:rPr>
              <m:t>roof</m:t>
            </m:r>
          </m:sub>
        </m:sSub>
        <m:r>
          <m:rPr/>
          <m:t>=Afd/1000</m:t>
        </m:r>
      </m:oMath>
      <w:r>
        <w:rPr>
          <w:rFonts w:ascii="Times New Roman" w:hAnsi="Times New Roman" w:eastAsia="方正仿宋_GBK"/>
          <w:b w:val="0"/>
          <w:sz w:val="24"/>
        </w:rPr>
        <w:t>估算。其中，</w:t>
      </w:r>
      <m:oMath>
        <m:r>
          <m:rPr/>
          <m:t>A</m:t>
        </m:r>
      </m:oMath>
      <w:r>
        <w:rPr>
          <w:rFonts w:ascii="Times New Roman" w:hAnsi="Times New Roman" w:eastAsia="方正仿宋_GBK"/>
          <w:b w:val="0"/>
          <w:sz w:val="24"/>
        </w:rPr>
        <w:t>为调查屋顶面积，单位m²；</w:t>
      </w:r>
      <m:oMath>
        <m:r>
          <m:rPr/>
          <m:t>f</m:t>
        </m:r>
      </m:oMath>
      <w:r>
        <w:rPr>
          <w:rFonts w:ascii="Times New Roman" w:hAnsi="Times New Roman" w:eastAsia="方正仿宋_GBK"/>
          <w:b w:val="0"/>
          <w:sz w:val="24"/>
        </w:rPr>
        <w:t>为屋顶可利用比例；</w:t>
      </w:r>
      <m:oMath>
        <m:r>
          <m:rPr/>
          <m:t>d</m:t>
        </m:r>
      </m:oMath>
      <w:r>
        <w:rPr>
          <w:rFonts w:ascii="Times New Roman" w:hAnsi="Times New Roman" w:eastAsia="方正仿宋_GBK"/>
          <w:b w:val="0"/>
          <w:sz w:val="24"/>
        </w:rPr>
        <w:t>为单位可用面积装机密度，单位kWp/m²；</w:t>
      </w:r>
      <m:oMath>
        <m:sSub>
          <m:sSubPr/>
          <m:e>
            <m:r>
              <m:rPr/>
              <m:t>P</m:t>
            </m:r>
          </m:e>
          <m:sub>
            <m:r>
              <m:rPr>
                <m:sty m:val="p"/>
              </m:rPr>
              <m:t>roof</m:t>
            </m:r>
          </m:sub>
        </m:sSub>
      </m:oMath>
      <w:r>
        <w:rPr>
          <w:rFonts w:ascii="Times New Roman" w:hAnsi="Times New Roman" w:eastAsia="方正仿宋_GBK"/>
          <w:b w:val="0"/>
          <w:sz w:val="24"/>
        </w:rPr>
        <w:t>为估算装机容量，单位MWp。江苏省2009年光伏发电推进意见采用20.00%的屋顶可利用比例估算全省资源规模[92]，本研究以此为历史参照，并列出40.00%、60.00%两种开发程度下的估算值。徐州地铁分布式光伏项目公开资料列出可用建筑面积94900 m²、规划装机9.49 MWp，</w:t>
      </w:r>
      <w:r>
        <w:rPr>
          <w:rFonts w:ascii="Times New Roman" w:hAnsi="Times New Roman" w:eastAsia="方正仿宋_GBK"/>
          <w:b w:val="0"/>
          <w:sz w:val="24"/>
          <w:highlight w:val="yellow"/>
          <w:rPrChange w:id="42" w:author="白日梦想家" w:date="2026-10-08T11:30:01Z">
            <w:rPr>
              <w:rFonts w:ascii="Times New Roman" w:hAnsi="Times New Roman" w:eastAsia="方正仿宋_GBK"/>
              <w:b w:val="0"/>
              <w:sz w:val="24"/>
            </w:rPr>
          </w:rPrChange>
        </w:rPr>
        <w:t>据此取装机密度0.10 kWp/m²[93]。</w:t>
      </w:r>
    </w:p>
    <w:p w14:paraId="4FFB287E">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3B0C9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FB74D0">
            <w:pPr>
              <w:keepNext/>
              <w:spacing w:before="20" w:after="20" w:line="260" w:lineRule="exact"/>
              <w:ind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13E86B2C">
            <w:pPr>
              <w:keepNext/>
              <w:spacing w:before="20" w:after="20" w:line="260" w:lineRule="exact"/>
              <w:ind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4D016D94">
            <w:pPr>
              <w:keepNext/>
              <w:spacing w:before="20" w:after="20" w:line="260" w:lineRule="exact"/>
              <w:ind w:firstLine="0" w:firstLineChars="0"/>
              <w:jc w:val="center"/>
            </w:pPr>
            <w:r>
              <w:rPr>
                <w:rFonts w:ascii="Times New Roman" w:hAnsi="Times New Roman" w:eastAsia="宋体"/>
                <w:b/>
                <w:sz w:val="18"/>
              </w:rPr>
              <w:t>可利用比例20.00%/MWp</w:t>
            </w:r>
          </w:p>
        </w:tc>
        <w:tc>
          <w:tcPr>
            <w:tcW w:w="1662" w:type="dxa"/>
            <w:tcMar>
              <w:left w:w="70" w:type="dxa"/>
              <w:right w:w="70" w:type="dxa"/>
            </w:tcMar>
            <w:vAlign w:val="center"/>
          </w:tcPr>
          <w:p w14:paraId="5831D24C">
            <w:pPr>
              <w:keepNext/>
              <w:spacing w:before="20" w:after="20" w:line="260" w:lineRule="exact"/>
              <w:ind w:firstLine="0" w:firstLineChars="0"/>
              <w:jc w:val="center"/>
            </w:pPr>
            <w:r>
              <w:rPr>
                <w:rFonts w:ascii="Times New Roman" w:hAnsi="Times New Roman" w:eastAsia="宋体"/>
                <w:b/>
                <w:sz w:val="18"/>
              </w:rPr>
              <w:t>可利用比例40.00%/MWp</w:t>
            </w:r>
          </w:p>
        </w:tc>
        <w:tc>
          <w:tcPr>
            <w:tcW w:w="1662" w:type="dxa"/>
            <w:tcMar>
              <w:left w:w="70" w:type="dxa"/>
              <w:right w:w="70" w:type="dxa"/>
            </w:tcMar>
            <w:vAlign w:val="center"/>
          </w:tcPr>
          <w:p w14:paraId="496B4D35">
            <w:pPr>
              <w:keepNext/>
              <w:spacing w:before="20" w:after="20" w:line="260" w:lineRule="exact"/>
              <w:ind w:firstLine="0" w:firstLineChars="0"/>
              <w:jc w:val="center"/>
            </w:pPr>
            <w:r>
              <w:rPr>
                <w:rFonts w:ascii="Times New Roman" w:hAnsi="Times New Roman" w:eastAsia="宋体"/>
                <w:b/>
                <w:sz w:val="18"/>
              </w:rPr>
              <w:t>可利用比例60.00%/MWp</w:t>
            </w:r>
          </w:p>
        </w:tc>
      </w:tr>
      <w:tr w14:paraId="1CE821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67CDA96">
            <w:pPr>
              <w:keepNext/>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A551B0D">
            <w:pPr>
              <w:keepNext/>
              <w:spacing w:before="20" w:after="20" w:line="260" w:lineRule="exact"/>
              <w:ind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67134899">
            <w:pPr>
              <w:keepNext/>
              <w:spacing w:before="20" w:after="20" w:line="260" w:lineRule="exact"/>
              <w:ind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2F5AABC1">
            <w:pPr>
              <w:keepNext/>
              <w:spacing w:before="20" w:after="20" w:line="260" w:lineRule="exact"/>
              <w:ind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24B97A14">
            <w:pPr>
              <w:keepNext/>
              <w:spacing w:before="20" w:after="20" w:line="260" w:lineRule="exact"/>
              <w:ind w:firstLine="0" w:firstLineChars="0"/>
              <w:jc w:val="center"/>
            </w:pPr>
            <w:r>
              <w:rPr>
                <w:rFonts w:ascii="Times New Roman" w:hAnsi="Times New Roman" w:eastAsia="宋体"/>
                <w:b w:val="0"/>
                <w:sz w:val="18"/>
              </w:rPr>
              <w:t>5363.51</w:t>
            </w:r>
          </w:p>
        </w:tc>
      </w:tr>
      <w:tr w14:paraId="77283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C3C6B4A">
            <w:pPr>
              <w:keepNext w:val="0"/>
              <w:spacing w:before="20" w:after="20" w:line="260" w:lineRule="exact"/>
              <w:ind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7F9BB394">
            <w:pPr>
              <w:keepNext w:val="0"/>
              <w:spacing w:before="20" w:after="20" w:line="260" w:lineRule="exact"/>
              <w:ind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5F1F675E">
            <w:pPr>
              <w:keepNext w:val="0"/>
              <w:spacing w:before="20" w:after="20" w:line="260" w:lineRule="exact"/>
              <w:ind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36E4C60B">
            <w:pPr>
              <w:keepNext w:val="0"/>
              <w:spacing w:before="20" w:after="20" w:line="260" w:lineRule="exact"/>
              <w:ind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08AFCAE5">
            <w:pPr>
              <w:keepNext w:val="0"/>
              <w:spacing w:before="20" w:after="20" w:line="260" w:lineRule="exact"/>
              <w:ind w:firstLine="0" w:firstLineChars="0"/>
              <w:jc w:val="center"/>
            </w:pPr>
            <w:r>
              <w:rPr>
                <w:rFonts w:ascii="Times New Roman" w:hAnsi="Times New Roman" w:eastAsia="宋体"/>
                <w:b w:val="0"/>
                <w:sz w:val="18"/>
              </w:rPr>
              <w:t>2449.42</w:t>
            </w:r>
          </w:p>
        </w:tc>
      </w:tr>
    </w:tbl>
    <w:p w14:paraId="2F24E479">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1447D137">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MW。邳州屋顶可利用比例20.00%～40.00%的估算规模为1787.84～3575.67 MWp，市区三区相应为816.47～1632.94 MWp，说明两地区具有开展光伏持续增长情景分析的资源基础。屋顶资源与并网装机分别按各自统计范围使用，接网规模还需落实到供电区域。</w:t>
      </w:r>
    </w:p>
    <w:p w14:paraId="5738A40D">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w:t>
      </w:r>
      <w:r>
        <w:rPr>
          <w:rFonts w:ascii="Times New Roman" w:hAnsi="Times New Roman" w:eastAsia="方正仿宋_GBK"/>
          <w:b w:val="0"/>
          <w:sz w:val="24"/>
          <w:highlight w:val="yellow"/>
          <w:rPrChange w:id="43" w:author="白日梦想家" w:date="2026-10-08T15:02:32Z">
            <w:rPr>
              <w:rFonts w:ascii="Times New Roman" w:hAnsi="Times New Roman" w:eastAsia="方正仿宋_GBK"/>
              <w:b w:val="0"/>
              <w:sz w:val="24"/>
            </w:rPr>
          </w:rPrChange>
        </w:rPr>
        <w:t>用户最大负荷维持基准水平的情景下，邳州源荷比由1.63提高至约3.26，市区由0.32提高至约0.64，</w:t>
      </w:r>
      <w:r>
        <w:rPr>
          <w:rFonts w:ascii="Times New Roman" w:hAnsi="Times New Roman" w:eastAsia="方正仿宋_GBK"/>
          <w:b w:val="0"/>
          <w:sz w:val="24"/>
        </w:rPr>
        <w:t>可作为本次发展情景的源荷比上端参考。用户最大负荷增长后，相应源荷比下降。邳州需要重点分析光伏集中出力期间的反向容量需求，市区则仍以正向负荷与主变N-1供电能力为主要校核内容。</w:t>
      </w:r>
    </w:p>
    <w:p w14:paraId="4338FF77">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2618B3B4">
      <w:pPr>
        <w:pStyle w:val="2"/>
        <w:widowControl/>
        <w:spacing w:before="0" w:after="0" w:line="348" w:lineRule="exact"/>
        <w:ind w:firstLine="480"/>
        <w:jc w:val="both"/>
      </w:pPr>
      <w:r>
        <w:rPr>
          <w:rFonts w:ascii="Times New Roman" w:hAnsi="Times New Roman" w:eastAsia="方正仿宋_GBK"/>
          <w:b w:val="0"/>
          <w:sz w:val="24"/>
        </w:rPr>
        <w:t>综合两地区2.24～2.42的现状容量水平和上述源荷发展情景，本研究取2.60作为弹性容量配置的参考上限。按相同年网供最大负荷折算，2.60较现状较高值2.42增加约7.44%的主变容量空间，用于比较光伏发展及供电安全需求下的增容、储能和联络组合。两地区四年弹性方案容载比约为2.20～2.41，均处于该范围内。2.60是结合本地资料确定的工程比选取值，具体推荐值由逐站容量校核和评价期费用比较确定。</w:t>
      </w:r>
    </w:p>
    <w:p w14:paraId="1301427D">
      <w:pPr>
        <w:pStyle w:val="2"/>
        <w:widowControl/>
        <w:spacing w:before="0" w:after="0" w:line="348" w:lineRule="exact"/>
        <w:ind w:firstLine="480"/>
        <w:jc w:val="both"/>
      </w:pPr>
      <w:r>
        <w:rPr>
          <w:rFonts w:ascii="Times New Roman" w:hAnsi="Times New Roman" w:eastAsia="方正仿宋_GBK"/>
          <w:b w:val="0"/>
          <w:sz w:val="24"/>
        </w:rPr>
        <w:t>区县内转接保持负荷总量。储能参与站级峰段支撑时，区域容载比仍按预先确定的年网供最大负荷计算，两方案均采用相同的年网供最大负荷进行比较。</w:t>
      </w:r>
    </w:p>
    <w:p w14:paraId="3838EFAA">
      <w:pPr>
        <w:pStyle w:val="5"/>
        <w:keepNext/>
        <w:numPr>
          <w:ilvl w:val="0"/>
          <w:numId w:val="0"/>
        </w:numPr>
        <w:spacing w:before="160" w:after="120" w:line="390" w:lineRule="exact"/>
        <w:ind w:firstLine="0"/>
      </w:pPr>
      <w:bookmarkStart w:id="182" w:name="指标参数的选取依据"/>
      <w:r>
        <w:rPr>
          <w:rFonts w:ascii="Times New Roman" w:hAnsi="Times New Roman" w:eastAsia="方正仿宋_GBK"/>
          <w:b/>
          <w:sz w:val="26"/>
        </w:rPr>
        <w:t>5.1.3 指标参数的选取依据</w:t>
      </w:r>
      <w:bookmarkEnd w:id="182"/>
    </w:p>
    <w:p w14:paraId="55E5347D">
      <w:pPr>
        <w:pStyle w:val="115"/>
        <w:widowControl/>
        <w:spacing w:before="0" w:after="0" w:line="348" w:lineRule="exact"/>
        <w:ind w:firstLine="480"/>
        <w:jc w:val="both"/>
      </w:pPr>
      <w:r>
        <w:rPr>
          <w:rFonts w:ascii="Times New Roman" w:hAnsi="Times New Roman" w:eastAsia="方正仿宋_GBK"/>
          <w:b w:val="0"/>
          <w:sz w:val="24"/>
        </w:rPr>
        <w:t>“一片一策”规划需要同时描述片区负荷发展、分布式电源规模、峰段支撑需求和工程经济条件。容载比作为规划输出，以公用主变总容量和年网供最大负荷计算；源荷指标确定需要校核的运行场景，持续时间确定储能的功率与能量配置，单位功率投资比反映措施之间的相对投资水平。第三章第3.5.4节列出了候选指标、样本相关性和相关指标的合并处理。本节据此说明各入选参数与容量约束或工程费用的对应关系。</w:t>
      </w:r>
    </w:p>
    <w:p w14:paraId="61DE8AAC">
      <w:pPr>
        <w:pStyle w:val="2"/>
        <w:widowControl/>
        <w:spacing w:before="0" w:after="0" w:line="348" w:lineRule="exact"/>
        <w:ind w:firstLine="480"/>
        <w:jc w:val="both"/>
      </w:pPr>
      <w:r>
        <w:rPr>
          <w:rFonts w:ascii="Times New Roman" w:hAnsi="Times New Roman" w:eastAsia="方正仿宋_GBK"/>
          <w:b w:val="0"/>
          <w:sz w:val="24"/>
        </w:rPr>
        <w:t>分布式电源装机渗透率即源荷比，以同一供电范围内分布式电源装机容量除以用户最大负荷，采用《配电网规划设计技术导则（</w:t>
      </w:r>
      <w:del w:id="44" w:author="白日梦想家" w:date="2026-10-08T11:32:17Z">
        <w:r>
          <w:rPr>
            <w:rFonts w:ascii="Times New Roman" w:hAnsi="Times New Roman" w:eastAsia="方正仿宋_GBK"/>
            <w:b w:val="0"/>
            <w:sz w:val="24"/>
          </w:rPr>
          <w:delText>修订稿，</w:delText>
        </w:r>
      </w:del>
      <w:r>
        <w:rPr>
          <w:rFonts w:ascii="Times New Roman" w:hAnsi="Times New Roman" w:eastAsia="方正仿宋_GBK"/>
          <w:b w:val="0"/>
          <w:sz w:val="24"/>
        </w:rPr>
        <w:t>2025年4月）》第3.1.18条和第6.5.4条的定义[7]。该指标反映电源与负荷的规模关系；第7.4.2.2条提出源荷比超过2.00时，应以反向净负荷极值校核主变容量[7]。邳州、市区分别约为1.63、0.32，外推据此取0.00～3.00，在1.00和2.00附近设置计算点，覆盖负荷主导、源荷规模接近及电源规模较大的情景。各情景再结合日间出力和用户负荷形成反向净负荷。</w:t>
      </w:r>
    </w:p>
    <w:p w14:paraId="7BEF94A8">
      <w:pPr>
        <w:pStyle w:val="2"/>
        <w:widowControl/>
        <w:spacing w:before="0" w:after="0" w:line="348" w:lineRule="exact"/>
        <w:ind w:firstLine="480"/>
        <w:jc w:val="both"/>
      </w:pPr>
      <w:r>
        <w:rPr>
          <w:rFonts w:ascii="Times New Roman" w:hAnsi="Times New Roman" w:eastAsia="方正仿宋_GBK"/>
          <w:b w:val="0"/>
          <w:sz w:val="24"/>
        </w:rPr>
        <w:t>分布式电源电量渗透率以同范围分布式电源年发电量除以用户年用电量，采用上述导则修订稿第3.1.19条的定义。第7.4.2.2条将分布式电源电量渗透率超过40.00%～50.00%列为开展反向容量校核的条件[7]；Holweger等也按光伏年发电量占年用电量的比例分析灵活性服务与网架建设费用[29]。选取该指标，可将年度源荷电量关系与装机规模对应。外推在光伏利用小时1200 h、用户年负荷率0.50的统一假定下换算，范围为0.00%～82.19%；案例按月度装机及典型出力估计。容量配置由正反向峰值及其持续时间共同确定。</w:t>
      </w:r>
    </w:p>
    <w:p w14:paraId="2585693A">
      <w:pPr>
        <w:pStyle w:val="2"/>
        <w:widowControl/>
        <w:spacing w:before="0" w:after="0" w:line="348" w:lineRule="exact"/>
        <w:ind w:firstLine="480"/>
        <w:jc w:val="both"/>
      </w:pPr>
      <w:r>
        <w:rPr>
          <w:rFonts w:ascii="Times New Roman" w:hAnsi="Times New Roman" w:eastAsia="方正仿宋_GBK"/>
          <w:b w:val="0"/>
          <w:sz w:val="24"/>
        </w:rPr>
        <w:t>年最大净负荷平均增长率在本研究中按年最大正向净负荷的增长计算，用于表征规划期净负荷年增长及容量储备需求。DL/T 5729—2023《配电网规划设计技术导则》表6.3.4按负荷增长水平给出容载比范围[5]，上述导则修订稿表2进一步采用年最大净负荷平均增长率分档[7]。刘炜彬等将负荷发展储备纳入容载比精细化配置，Martínez等分析了持续负荷增长对储能延缓扩网经济性的影响[46][28]。外推取0.00%～10.00%，包含2.00%、4.00%、7.00%的导则分档节点，并以8.00%、10.00%覆盖较快增长情景。案例按第三章的历史同比率递增权重方法取8.07%、1.80%，在设定源荷结构下同步缩放站级正反向净负荷。</w:t>
      </w:r>
    </w:p>
    <w:p w14:paraId="5BC62946">
      <w:pPr>
        <w:pStyle w:val="2"/>
        <w:widowControl/>
        <w:spacing w:before="0" w:after="0" w:line="348" w:lineRule="exact"/>
        <w:ind w:firstLine="480"/>
        <w:jc w:val="both"/>
      </w:pPr>
      <w:r>
        <w:rPr>
          <w:rFonts w:ascii="Times New Roman" w:hAnsi="Times New Roman" w:eastAsia="方正仿宋_GBK"/>
          <w:b w:val="0"/>
          <w:sz w:val="24"/>
        </w:rPr>
        <w:t>净负荷峰值取绝对值，用于比较正向供电与反向输送的容量压力。导则修订稿第3.1.13条按输送方向规定净负荷正负号，第7.4.1条和第7.4.2条要求分别分析正向、反向净负荷并校核容量[7]。本研究据此分别提取两方向峰值，再取较大幅值作为净负荷最大绝对值，同时保留方向进行容量校核。容载比按公用主变总容量与区域年最大正向净负荷计算；站级绝对峰值用于局部设备校核，两者分别承担区域规划和站级定容的作用。</w:t>
      </w:r>
    </w:p>
    <w:p w14:paraId="5A02D8E2">
      <w:pPr>
        <w:pStyle w:val="2"/>
        <w:widowControl/>
        <w:spacing w:before="0" w:after="0" w:line="348" w:lineRule="exact"/>
        <w:ind w:firstLine="480"/>
        <w:jc w:val="both"/>
      </w:pPr>
      <w:r>
        <w:rPr>
          <w:rFonts w:ascii="Times New Roman" w:hAnsi="Times New Roman" w:eastAsia="方正仿宋_GBK"/>
          <w:b w:val="0"/>
          <w:sz w:val="24"/>
        </w:rPr>
        <w:t>95%峰值持续时间用于将近峰运行特征转化为储能能量需求。Xu等的全寿命储能规划及Martínez等的峰段削减研究均将功率、能量和负荷时段纳入配置分析[10][28]。同一功率缺口持续越久，所需储能能量越大。本研究以方向峰值的95%作为近峰幅值门槛，识别相邻高负荷时段，并以最长连续段确定一次峰段的支撑时长。95%为依据小时曲线设置的研究参数。外推取1、2、3、4、6 h，覆盖短时尖峰与较长连续峰段；其中2～3 h跨越单柜额定能量与功率之比2.15 h，可反映储能由功率约束转为能量约束的配置差异。</w:t>
      </w:r>
    </w:p>
    <w:p w14:paraId="6419D0EE">
      <w:pPr>
        <w:pStyle w:val="2"/>
        <w:widowControl/>
        <w:spacing w:before="0" w:after="0" w:line="348" w:lineRule="exact"/>
        <w:ind w:firstLine="480"/>
        <w:jc w:val="both"/>
      </w:pPr>
      <w:r>
        <w:rPr>
          <w:rFonts w:ascii="Times New Roman" w:hAnsi="Times New Roman" w:eastAsia="方正仿宋_GBK"/>
          <w:b w:val="0"/>
          <w:sz w:val="24"/>
        </w:rPr>
        <w:t>主变与线路单位功率投资比用于比较增加变电容量和新建10 kV联络的经济条件。肖峻等量化了中压网络联络能力与上级变电容量的关系，金勇等研究了高压配电网负荷转供的分层优化[8][76]。两类措施均可改善站级容量约束，本研究分别将主变投资按新购容量折算的有功功率、联络投资按可转负荷归一化，再计算两种单位功率投资的比值。主变价格依据徐州110 kV输变电建设改造工程投资估算资料，线路价格依据华容县规划造价并按本研究联络工程规模折算[85][89]。围绕线路基价设置0.75、1.00、1.25倍的敏感性情景；含土建费用后，架空为主情景对应投资比约0.84～1.40，电缆为主约0.21～0.35。两类范围由第4.5.1节投资比除以相应线路价格倍数得到，价格倍数是研究情景，范围不作为容载比变化的经验阈值。线路越贵，主变与线路单位功率投资比越小；其能否改变容量配置取决于联络与增容的可替代条件。三档线路价格均进入方案比选，分类表将容量相同的价格条件合并列示，并另表比较其费用影响。</w:t>
      </w:r>
    </w:p>
    <w:p w14:paraId="54BE0CEC">
      <w:pPr>
        <w:pStyle w:val="2"/>
        <w:widowControl/>
        <w:spacing w:before="0" w:after="0" w:line="348" w:lineRule="exact"/>
        <w:ind w:firstLine="480"/>
        <w:jc w:val="both"/>
      </w:pPr>
      <w:r>
        <w:rPr>
          <w:rFonts w:ascii="Times New Roman" w:hAnsi="Times New Roman" w:eastAsia="方正仿宋_GBK"/>
          <w:b w:val="0"/>
          <w:sz w:val="24"/>
        </w:rPr>
        <w:t>主变与储能单位功率投资比用于比较变电容量建设和峰段储能支撑的经济条件。Matthiss等比较储能配置与网架加强投资，Martínez等进一步分析投资、寿命和负荷条件对储能替代扩网的影响[30][28]。本研究以主变单位有功功率投资除以储能单位充放电功率投资，储能基价采用浏阳项目成交资料并按215 kWh柜折算[86]。选取3 h参考峰段，使投资比同时体现功率和能量配置条件，并与1～6 h持续时间情景衔接。储能基价设置0.50、1.00、1.25倍的敏感性情景，考察价格下降及费用提高的影响；对应投资比约0.04～0.12，归纳为0.04～0.05、大于0.05至0.08、大于0.08至0.12三档。实际寻优按各场景持续时间及评价期费用比较。</w:t>
      </w:r>
    </w:p>
    <w:p w14:paraId="2340D3F9">
      <w:pPr>
        <w:pStyle w:val="2"/>
        <w:keepNext/>
        <w:spacing w:before="120" w:after="80" w:line="280" w:lineRule="exact"/>
        <w:ind w:firstLine="0"/>
        <w:jc w:val="center"/>
      </w:pPr>
      <w:r>
        <w:rPr>
          <w:rFonts w:ascii="Times New Roman" w:hAnsi="Times New Roman" w:eastAsia="宋体"/>
          <w:b w:val="0"/>
          <w:sz w:val="21"/>
        </w:rPr>
        <w:t>表5-3 参数定义及寻优作用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EF29D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70F754F5">
            <w:pPr>
              <w:keepNext/>
              <w:spacing w:before="20" w:after="20" w:line="260" w:lineRule="exact"/>
              <w:ind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063E0612">
            <w:pPr>
              <w:keepNext/>
              <w:spacing w:before="20" w:after="20" w:line="260" w:lineRule="exact"/>
              <w:ind w:firstLine="0" w:firstLineChars="0"/>
              <w:jc w:val="center"/>
            </w:pPr>
            <w:r>
              <w:rPr>
                <w:rFonts w:ascii="Times New Roman" w:hAnsi="Times New Roman" w:eastAsia="宋体"/>
                <w:b/>
                <w:sz w:val="18"/>
              </w:rPr>
              <w:t>统计范围与计算方法</w:t>
            </w:r>
          </w:p>
        </w:tc>
        <w:tc>
          <w:tcPr>
            <w:tcW w:w="3259" w:type="dxa"/>
            <w:tcMar>
              <w:left w:w="70" w:type="dxa"/>
              <w:right w:w="70" w:type="dxa"/>
            </w:tcMar>
            <w:vAlign w:val="center"/>
          </w:tcPr>
          <w:p w14:paraId="7D3B876B">
            <w:pPr>
              <w:keepNext/>
              <w:spacing w:before="20" w:after="20" w:line="260" w:lineRule="exact"/>
              <w:ind w:firstLine="0" w:firstLineChars="0"/>
              <w:jc w:val="center"/>
            </w:pPr>
            <w:r>
              <w:rPr>
                <w:rFonts w:ascii="Times New Roman" w:hAnsi="Times New Roman" w:eastAsia="宋体"/>
                <w:b/>
                <w:sz w:val="18"/>
              </w:rPr>
              <w:t>模型作用</w:t>
            </w:r>
          </w:p>
        </w:tc>
      </w:tr>
      <w:tr w14:paraId="37B6E7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C395A54">
            <w:pPr>
              <w:keepNext/>
              <w:spacing w:before="20" w:after="20" w:line="260" w:lineRule="exact"/>
              <w:ind w:firstLine="0" w:firstLineChars="0"/>
              <w:jc w:val="center"/>
            </w:pPr>
            <w:r>
              <w:rPr>
                <w:rFonts w:ascii="Times New Roman" w:hAnsi="Times New Roman" w:eastAsia="宋体"/>
                <w:b w:val="0"/>
                <w:sz w:val="18"/>
              </w:rPr>
              <w:t>容载比</w:t>
            </w:r>
          </w:p>
        </w:tc>
        <w:tc>
          <w:tcPr>
            <w:tcW w:w="3259" w:type="dxa"/>
            <w:tcMar>
              <w:left w:w="70" w:type="dxa"/>
              <w:right w:w="70" w:type="dxa"/>
            </w:tcMar>
            <w:vAlign w:val="center"/>
          </w:tcPr>
          <w:p w14:paraId="109416B4">
            <w:pPr>
              <w:keepNext/>
              <w:spacing w:before="20" w:after="20" w:line="260" w:lineRule="exact"/>
              <w:ind w:firstLine="0" w:firstLineChars="0"/>
              <w:jc w:val="center"/>
            </w:pPr>
            <w:r>
              <w:rPr>
                <w:rFonts w:ascii="Times New Roman" w:hAnsi="Times New Roman" w:eastAsia="宋体"/>
                <w:b w:val="0"/>
                <w:sz w:val="18"/>
              </w:rPr>
              <w:t>公用主变总容量/年网供最大负荷[5]</w:t>
            </w:r>
          </w:p>
        </w:tc>
        <w:tc>
          <w:tcPr>
            <w:tcW w:w="3259" w:type="dxa"/>
            <w:tcMar>
              <w:left w:w="70" w:type="dxa"/>
              <w:right w:w="70" w:type="dxa"/>
            </w:tcMar>
            <w:vAlign w:val="center"/>
          </w:tcPr>
          <w:p w14:paraId="00C61DB0">
            <w:pPr>
              <w:keepNext/>
              <w:spacing w:before="20" w:after="20" w:line="260" w:lineRule="exact"/>
              <w:ind w:firstLine="0" w:firstLineChars="0"/>
              <w:jc w:val="center"/>
            </w:pPr>
            <w:r>
              <w:rPr>
                <w:rFonts w:ascii="Times New Roman" w:hAnsi="Times New Roman" w:eastAsia="宋体"/>
                <w:b w:val="0"/>
                <w:sz w:val="18"/>
              </w:rPr>
              <w:t>规划结果</w:t>
            </w:r>
          </w:p>
        </w:tc>
      </w:tr>
      <w:tr w14:paraId="27C638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793" w:type="dxa"/>
            <w:tcMar>
              <w:left w:w="70" w:type="dxa"/>
              <w:right w:w="70" w:type="dxa"/>
            </w:tcMar>
            <w:vAlign w:val="center"/>
          </w:tcPr>
          <w:p w14:paraId="6CF49565">
            <w:pPr>
              <w:keepNext/>
              <w:spacing w:before="20" w:after="20" w:line="260" w:lineRule="exact"/>
              <w:ind w:firstLine="0" w:firstLineChars="0"/>
              <w:jc w:val="center"/>
            </w:pPr>
            <w:r>
              <w:rPr>
                <w:rFonts w:ascii="Times New Roman" w:hAnsi="Times New Roman" w:eastAsia="宋体"/>
                <w:b w:val="0"/>
                <w:sz w:val="18"/>
              </w:rPr>
              <w:t>分布式电源装机渗透率</w:t>
            </w:r>
          </w:p>
        </w:tc>
        <w:tc>
          <w:tcPr>
            <w:tcW w:w="3259" w:type="dxa"/>
            <w:tcMar>
              <w:left w:w="70" w:type="dxa"/>
              <w:right w:w="70" w:type="dxa"/>
            </w:tcMar>
            <w:vAlign w:val="center"/>
          </w:tcPr>
          <w:p w14:paraId="36891B90">
            <w:pPr>
              <w:keepNext/>
              <w:spacing w:before="20" w:after="20" w:line="260" w:lineRule="exact"/>
              <w:ind w:firstLine="0" w:firstLineChars="0"/>
              <w:jc w:val="center"/>
            </w:pPr>
            <w:r>
              <w:rPr>
                <w:rFonts w:ascii="Times New Roman" w:hAnsi="Times New Roman" w:eastAsia="宋体"/>
                <w:b w:val="0"/>
                <w:sz w:val="18"/>
              </w:rPr>
              <w:t>装机容量/用户最大负荷[7]</w:t>
            </w:r>
          </w:p>
        </w:tc>
        <w:tc>
          <w:tcPr>
            <w:tcW w:w="3259" w:type="dxa"/>
            <w:tcMar>
              <w:left w:w="70" w:type="dxa"/>
              <w:right w:w="70" w:type="dxa"/>
            </w:tcMar>
            <w:vAlign w:val="center"/>
          </w:tcPr>
          <w:p w14:paraId="454AE6DB">
            <w:pPr>
              <w:keepNext/>
              <w:spacing w:before="20" w:after="20" w:line="260" w:lineRule="exact"/>
              <w:ind w:firstLine="0" w:firstLineChars="0"/>
              <w:jc w:val="center"/>
            </w:pPr>
            <w:r>
              <w:rPr>
                <w:rFonts w:ascii="Times New Roman" w:hAnsi="Times New Roman" w:eastAsia="宋体"/>
                <w:b w:val="0"/>
                <w:sz w:val="18"/>
              </w:rPr>
              <w:t>构造源荷情景</w:t>
            </w:r>
          </w:p>
        </w:tc>
      </w:tr>
      <w:tr w14:paraId="34CE82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30D4CCC">
            <w:pPr>
              <w:keepNext/>
              <w:spacing w:before="20" w:after="20" w:line="260" w:lineRule="exact"/>
              <w:ind w:firstLine="0" w:firstLineChars="0"/>
              <w:jc w:val="center"/>
            </w:pPr>
            <w:r>
              <w:rPr>
                <w:rFonts w:ascii="Times New Roman" w:hAnsi="Times New Roman" w:eastAsia="宋体"/>
                <w:b w:val="0"/>
                <w:sz w:val="18"/>
              </w:rPr>
              <w:t>分布式电源电量渗透率</w:t>
            </w:r>
          </w:p>
        </w:tc>
        <w:tc>
          <w:tcPr>
            <w:tcW w:w="3259" w:type="dxa"/>
            <w:tcMar>
              <w:left w:w="70" w:type="dxa"/>
              <w:right w:w="70" w:type="dxa"/>
            </w:tcMar>
            <w:vAlign w:val="center"/>
          </w:tcPr>
          <w:p w14:paraId="44F1708E">
            <w:pPr>
              <w:keepNext/>
              <w:spacing w:before="20" w:after="20" w:line="260" w:lineRule="exact"/>
              <w:ind w:firstLine="0" w:firstLineChars="0"/>
              <w:jc w:val="center"/>
            </w:pPr>
            <w:r>
              <w:rPr>
                <w:rFonts w:ascii="Times New Roman" w:hAnsi="Times New Roman" w:eastAsia="宋体"/>
                <w:b w:val="0"/>
                <w:sz w:val="18"/>
              </w:rPr>
              <w:t>发电量/用户用电量[7]</w:t>
            </w:r>
          </w:p>
        </w:tc>
        <w:tc>
          <w:tcPr>
            <w:tcW w:w="3259" w:type="dxa"/>
            <w:tcMar>
              <w:left w:w="70" w:type="dxa"/>
              <w:right w:w="70" w:type="dxa"/>
            </w:tcMar>
            <w:vAlign w:val="center"/>
          </w:tcPr>
          <w:p w14:paraId="3FC7D909">
            <w:pPr>
              <w:keepNext/>
              <w:spacing w:before="20" w:after="20" w:line="260" w:lineRule="exact"/>
              <w:ind w:firstLine="0" w:firstLineChars="0"/>
              <w:jc w:val="center"/>
            </w:pPr>
            <w:r>
              <w:rPr>
                <w:rFonts w:ascii="Times New Roman" w:hAnsi="Times New Roman" w:eastAsia="宋体"/>
                <w:b w:val="0"/>
                <w:sz w:val="18"/>
              </w:rPr>
              <w:t>源荷背景</w:t>
            </w:r>
          </w:p>
        </w:tc>
      </w:tr>
      <w:tr w14:paraId="615B87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894588D">
            <w:pPr>
              <w:keepNext/>
              <w:spacing w:before="20" w:after="20" w:line="260" w:lineRule="exact"/>
              <w:ind w:firstLine="0" w:firstLineChars="0"/>
              <w:jc w:val="center"/>
            </w:pPr>
            <w:r>
              <w:rPr>
                <w:rFonts w:ascii="Times New Roman" w:hAnsi="Times New Roman" w:eastAsia="宋体"/>
                <w:b w:val="0"/>
                <w:sz w:val="18"/>
              </w:rPr>
              <w:t>最大正向、反向净负荷</w:t>
            </w:r>
          </w:p>
        </w:tc>
        <w:tc>
          <w:tcPr>
            <w:tcW w:w="3259" w:type="dxa"/>
            <w:tcMar>
              <w:left w:w="70" w:type="dxa"/>
              <w:right w:w="70" w:type="dxa"/>
            </w:tcMar>
            <w:vAlign w:val="center"/>
          </w:tcPr>
          <w:p w14:paraId="404237A2">
            <w:pPr>
              <w:keepNext/>
              <w:spacing w:before="20" w:after="20" w:line="260" w:lineRule="exact"/>
              <w:ind w:firstLine="0" w:firstLineChars="0"/>
              <w:jc w:val="center"/>
            </w:pPr>
            <w:r>
              <w:rPr>
                <w:rFonts w:ascii="Times New Roman" w:hAnsi="Times New Roman" w:eastAsia="宋体"/>
                <w:b w:val="0"/>
                <w:sz w:val="18"/>
              </w:rPr>
              <w:t>站级方向极值</w:t>
            </w:r>
          </w:p>
        </w:tc>
        <w:tc>
          <w:tcPr>
            <w:tcW w:w="3259" w:type="dxa"/>
            <w:tcMar>
              <w:left w:w="70" w:type="dxa"/>
              <w:right w:w="70" w:type="dxa"/>
            </w:tcMar>
            <w:vAlign w:val="center"/>
          </w:tcPr>
          <w:p w14:paraId="08428A63">
            <w:pPr>
              <w:keepNext/>
              <w:spacing w:before="20" w:after="20" w:line="260" w:lineRule="exact"/>
              <w:ind w:firstLine="0" w:firstLineChars="0"/>
              <w:jc w:val="center"/>
            </w:pPr>
            <w:r>
              <w:rPr>
                <w:rFonts w:ascii="Times New Roman" w:hAnsi="Times New Roman" w:eastAsia="宋体"/>
                <w:b w:val="0"/>
                <w:sz w:val="18"/>
              </w:rPr>
              <w:t>正常运行与主变N-1容量校核</w:t>
            </w:r>
          </w:p>
        </w:tc>
      </w:tr>
      <w:tr w14:paraId="280587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793" w:type="dxa"/>
            <w:tcMar>
              <w:left w:w="70" w:type="dxa"/>
              <w:right w:w="70" w:type="dxa"/>
            </w:tcMar>
            <w:vAlign w:val="center"/>
          </w:tcPr>
          <w:p w14:paraId="06CBA98A">
            <w:pPr>
              <w:keepNext/>
              <w:spacing w:before="20" w:after="20" w:line="260" w:lineRule="exact"/>
              <w:ind w:firstLine="0" w:firstLineChars="0"/>
              <w:jc w:val="center"/>
            </w:pPr>
            <w:r>
              <w:rPr>
                <w:rFonts w:ascii="Times New Roman" w:hAnsi="Times New Roman" w:eastAsia="宋体"/>
                <w:b w:val="0"/>
                <w:sz w:val="18"/>
              </w:rPr>
              <w:t>95%峰值持续时间</w:t>
            </w:r>
          </w:p>
        </w:tc>
        <w:tc>
          <w:tcPr>
            <w:tcW w:w="3259" w:type="dxa"/>
            <w:tcMar>
              <w:left w:w="70" w:type="dxa"/>
              <w:right w:w="70" w:type="dxa"/>
            </w:tcMar>
            <w:vAlign w:val="center"/>
          </w:tcPr>
          <w:p w14:paraId="5D5DB76B">
            <w:pPr>
              <w:keepNext/>
              <w:spacing w:before="20" w:after="20" w:line="260" w:lineRule="exact"/>
              <w:ind w:firstLine="0" w:firstLineChars="0"/>
              <w:jc w:val="center"/>
            </w:pPr>
            <w:r>
              <w:rPr>
                <w:rFonts w:ascii="Times New Roman" w:hAnsi="Times New Roman" w:eastAsia="宋体"/>
                <w:b w:val="0"/>
                <w:sz w:val="18"/>
              </w:rPr>
              <w:t>最长连续达到本方向峰值95%的时段</w:t>
            </w:r>
          </w:p>
        </w:tc>
        <w:tc>
          <w:tcPr>
            <w:tcW w:w="3259" w:type="dxa"/>
            <w:tcMar>
              <w:left w:w="70" w:type="dxa"/>
              <w:right w:w="70" w:type="dxa"/>
            </w:tcMar>
            <w:vAlign w:val="center"/>
          </w:tcPr>
          <w:p w14:paraId="086D299D">
            <w:pPr>
              <w:keepNext/>
              <w:spacing w:before="20" w:after="20" w:line="260" w:lineRule="exact"/>
              <w:ind w:firstLine="0" w:firstLineChars="0"/>
              <w:jc w:val="center"/>
            </w:pPr>
            <w:r>
              <w:rPr>
                <w:rFonts w:ascii="Times New Roman" w:hAnsi="Times New Roman" w:eastAsia="宋体"/>
                <w:b w:val="0"/>
                <w:sz w:val="18"/>
              </w:rPr>
              <w:t>储能能量折算</w:t>
            </w:r>
          </w:p>
        </w:tc>
      </w:tr>
      <w:tr w14:paraId="6BBFAC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50AA5CC">
            <w:pPr>
              <w:keepNext/>
              <w:spacing w:before="20" w:after="20" w:line="260" w:lineRule="exact"/>
              <w:ind w:firstLine="0" w:firstLineChars="0"/>
              <w:jc w:val="center"/>
            </w:pPr>
            <w:r>
              <w:rPr>
                <w:rFonts w:ascii="Times New Roman" w:hAnsi="Times New Roman" w:eastAsia="宋体"/>
                <w:b w:val="0"/>
                <w:sz w:val="18"/>
              </w:rPr>
              <w:t>年最大净负荷平均增长率</w:t>
            </w:r>
          </w:p>
        </w:tc>
        <w:tc>
          <w:tcPr>
            <w:tcW w:w="3259" w:type="dxa"/>
            <w:tcMar>
              <w:left w:w="70" w:type="dxa"/>
              <w:right w:w="70" w:type="dxa"/>
            </w:tcMar>
            <w:vAlign w:val="center"/>
          </w:tcPr>
          <w:p w14:paraId="53292233">
            <w:pPr>
              <w:keepNext/>
              <w:spacing w:before="20" w:after="20" w:line="260" w:lineRule="exact"/>
              <w:ind w:firstLine="0" w:firstLineChars="0"/>
              <w:jc w:val="center"/>
            </w:pPr>
            <w:r>
              <w:rPr>
                <w:rFonts w:ascii="Times New Roman" w:hAnsi="Times New Roman" w:eastAsia="宋体"/>
                <w:b w:val="0"/>
                <w:sz w:val="18"/>
              </w:rPr>
              <w:t>历史同比率递增权重平均值</w:t>
            </w:r>
          </w:p>
        </w:tc>
        <w:tc>
          <w:tcPr>
            <w:tcW w:w="3259" w:type="dxa"/>
            <w:tcMar>
              <w:left w:w="70" w:type="dxa"/>
              <w:right w:w="70" w:type="dxa"/>
            </w:tcMar>
            <w:vAlign w:val="center"/>
          </w:tcPr>
          <w:p w14:paraId="355374AE">
            <w:pPr>
              <w:keepNext/>
              <w:spacing w:before="20" w:after="20" w:line="260" w:lineRule="exact"/>
              <w:ind w:firstLine="0" w:firstLineChars="0"/>
              <w:jc w:val="center"/>
            </w:pPr>
            <w:r>
              <w:rPr>
                <w:rFonts w:ascii="Times New Roman" w:hAnsi="Times New Roman" w:eastAsia="宋体"/>
                <w:b w:val="0"/>
                <w:sz w:val="18"/>
              </w:rPr>
              <w:t>后续负荷推演</w:t>
            </w:r>
          </w:p>
        </w:tc>
      </w:tr>
      <w:tr w14:paraId="564C2F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9E0B9AD">
            <w:pPr>
              <w:keepNext/>
              <w:spacing w:before="20" w:after="20" w:line="260" w:lineRule="exact"/>
              <w:ind w:firstLine="0" w:firstLineChars="0"/>
              <w:jc w:val="center"/>
            </w:pPr>
            <w:r>
              <w:rPr>
                <w:rFonts w:ascii="Times New Roman" w:hAnsi="Times New Roman" w:eastAsia="宋体"/>
                <w:b w:val="0"/>
                <w:sz w:val="18"/>
              </w:rPr>
              <w:t>主变与线路单位功率投资比</w:t>
            </w:r>
          </w:p>
        </w:tc>
        <w:tc>
          <w:tcPr>
            <w:tcW w:w="3259" w:type="dxa"/>
            <w:tcMar>
              <w:left w:w="70" w:type="dxa"/>
              <w:right w:w="70" w:type="dxa"/>
            </w:tcMar>
            <w:vAlign w:val="center"/>
          </w:tcPr>
          <w:p w14:paraId="26D5678E">
            <w:pPr>
              <w:keepNext/>
              <w:spacing w:before="20" w:after="20" w:line="260" w:lineRule="exact"/>
              <w:ind w:firstLine="0" w:firstLineChars="0"/>
              <w:jc w:val="center"/>
            </w:pPr>
            <w:r>
              <w:rPr>
                <w:rFonts w:ascii="Times New Roman" w:hAnsi="Times New Roman" w:eastAsia="宋体"/>
                <w:b w:val="0"/>
                <w:sz w:val="18"/>
              </w:rPr>
              <w:t>单位新购有功功率投资/单位可转负荷投资</w:t>
            </w:r>
          </w:p>
        </w:tc>
        <w:tc>
          <w:tcPr>
            <w:tcW w:w="3259" w:type="dxa"/>
            <w:tcMar>
              <w:left w:w="70" w:type="dxa"/>
              <w:right w:w="70" w:type="dxa"/>
            </w:tcMar>
            <w:vAlign w:val="center"/>
          </w:tcPr>
          <w:p w14:paraId="01C58F4F">
            <w:pPr>
              <w:keepNext/>
              <w:spacing w:before="20" w:after="20" w:line="260" w:lineRule="exact"/>
              <w:ind w:firstLine="0" w:firstLineChars="0"/>
              <w:jc w:val="center"/>
            </w:pPr>
            <w:r>
              <w:rPr>
                <w:rFonts w:ascii="Times New Roman" w:hAnsi="Times New Roman" w:eastAsia="宋体"/>
                <w:b w:val="0"/>
                <w:sz w:val="18"/>
              </w:rPr>
              <w:t>联络费用敏感性</w:t>
            </w:r>
          </w:p>
        </w:tc>
      </w:tr>
      <w:tr w14:paraId="5A474C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793" w:type="dxa"/>
            <w:tcMar>
              <w:left w:w="70" w:type="dxa"/>
              <w:right w:w="70" w:type="dxa"/>
            </w:tcMar>
            <w:vAlign w:val="center"/>
          </w:tcPr>
          <w:p w14:paraId="12EF0865">
            <w:pPr>
              <w:keepNext w:val="0"/>
              <w:spacing w:before="20" w:after="20" w:line="260" w:lineRule="exact"/>
              <w:ind w:firstLine="0" w:firstLineChars="0"/>
              <w:jc w:val="center"/>
            </w:pPr>
            <w:r>
              <w:rPr>
                <w:rFonts w:ascii="Times New Roman" w:hAnsi="Times New Roman" w:eastAsia="宋体"/>
                <w:b w:val="0"/>
                <w:sz w:val="18"/>
              </w:rPr>
              <w:t>主变与储能单位功率投资比</w:t>
            </w:r>
          </w:p>
        </w:tc>
        <w:tc>
          <w:tcPr>
            <w:tcW w:w="3259" w:type="dxa"/>
            <w:tcMar>
              <w:left w:w="70" w:type="dxa"/>
              <w:right w:w="70" w:type="dxa"/>
            </w:tcMar>
            <w:vAlign w:val="center"/>
          </w:tcPr>
          <w:p w14:paraId="5596C3FF">
            <w:pPr>
              <w:keepNext w:val="0"/>
              <w:spacing w:before="20" w:after="20" w:line="260" w:lineRule="exact"/>
              <w:ind w:firstLine="0" w:firstLineChars="0"/>
              <w:jc w:val="center"/>
            </w:pPr>
            <w:r>
              <w:rPr>
                <w:rFonts w:ascii="Times New Roman" w:hAnsi="Times New Roman" w:eastAsia="宋体"/>
                <w:b w:val="0"/>
                <w:sz w:val="18"/>
              </w:rPr>
              <w:t>单位新购有功功率投资/3 h储能单位充放电功率投资</w:t>
            </w:r>
          </w:p>
        </w:tc>
        <w:tc>
          <w:tcPr>
            <w:tcW w:w="3259" w:type="dxa"/>
            <w:tcMar>
              <w:left w:w="70" w:type="dxa"/>
              <w:right w:w="70" w:type="dxa"/>
            </w:tcMar>
            <w:vAlign w:val="center"/>
          </w:tcPr>
          <w:p w14:paraId="58D14540">
            <w:pPr>
              <w:keepNext w:val="0"/>
              <w:spacing w:before="20" w:after="20" w:line="260" w:lineRule="exact"/>
              <w:ind w:firstLine="0" w:firstLineChars="0"/>
              <w:jc w:val="center"/>
            </w:pPr>
            <w:r>
              <w:rPr>
                <w:rFonts w:ascii="Times New Roman" w:hAnsi="Times New Roman" w:eastAsia="宋体"/>
                <w:b w:val="0"/>
                <w:sz w:val="18"/>
              </w:rPr>
              <w:t>储能费用敏感性</w:t>
            </w:r>
          </w:p>
        </w:tc>
      </w:tr>
    </w:tbl>
    <w:p w14:paraId="6D49715F">
      <w:pPr>
        <w:pStyle w:val="2"/>
        <w:widowControl/>
        <w:spacing w:before="0" w:after="0" w:line="348" w:lineRule="exact"/>
        <w:ind w:firstLine="480"/>
        <w:jc w:val="both"/>
      </w:pPr>
      <w:r>
        <w:rPr>
          <w:rFonts w:ascii="Times New Roman" w:hAnsi="Times New Roman" w:eastAsia="方正仿宋_GBK"/>
          <w:b w:val="0"/>
          <w:sz w:val="24"/>
        </w:rPr>
        <w:t>站间转供率、供电区域类别及主变规格作为规划条件保留。市区50.00%的初始转供率对应A类研究情景，邳州28.29%由馈线样本计算后应用于县域站群。主变增容、储能配置与联络建设均在这些条件下寻优，推荐容载比由最终在役容量形成。</w:t>
      </w:r>
    </w:p>
    <w:p w14:paraId="3D9727E2">
      <w:pPr>
        <w:pStyle w:val="4"/>
        <w:keepNext/>
        <w:numPr>
          <w:ilvl w:val="0"/>
          <w:numId w:val="0"/>
        </w:numPr>
        <w:spacing w:before="160" w:after="120" w:line="480" w:lineRule="exact"/>
        <w:ind w:firstLine="0"/>
      </w:pPr>
      <w:bookmarkStart w:id="183" w:name="三类措施的选取与寻优方法"/>
      <w:bookmarkStart w:id="184" w:name="h545"/>
      <w:r>
        <w:rPr>
          <w:rFonts w:ascii="Times New Roman" w:hAnsi="Times New Roman" w:eastAsia="方正仿宋_GBK"/>
          <w:b/>
          <w:sz w:val="32"/>
        </w:rPr>
        <w:t>5.2 三类措施的选取与寻优方法</w:t>
      </w:r>
      <w:bookmarkEnd w:id="183"/>
      <w:bookmarkEnd w:id="184"/>
    </w:p>
    <w:p w14:paraId="4E606259">
      <w:pPr>
        <w:pStyle w:val="5"/>
        <w:keepNext/>
        <w:numPr>
          <w:ilvl w:val="0"/>
          <w:numId w:val="0"/>
        </w:numPr>
        <w:spacing w:before="160" w:after="120" w:line="390" w:lineRule="exact"/>
        <w:ind w:firstLine="0"/>
      </w:pPr>
      <w:bookmarkStart w:id="185" w:name="主变增容及扩建方案"/>
      <w:r>
        <w:rPr>
          <w:rFonts w:ascii="Times New Roman" w:hAnsi="Times New Roman" w:eastAsia="方正仿宋_GBK"/>
          <w:b/>
          <w:sz w:val="26"/>
        </w:rPr>
        <w:t>5.2.1 主变增容及扩建方案</w:t>
      </w:r>
      <w:bookmarkEnd w:id="185"/>
    </w:p>
    <w:p w14:paraId="0EDF8D55">
      <w:pPr>
        <w:pStyle w:val="115"/>
        <w:widowControl/>
        <w:spacing w:before="0" w:after="0" w:line="348" w:lineRule="exact"/>
        <w:ind w:firstLine="480"/>
        <w:jc w:val="both"/>
      </w:pPr>
      <w:r>
        <w:rPr>
          <w:rFonts w:ascii="Times New Roman" w:hAnsi="Times New Roman" w:eastAsia="方正仿宋_GBK"/>
          <w:b w:val="0"/>
          <w:sz w:val="24"/>
        </w:rPr>
        <w:t>主变建设包括既有主变增容和增加主变台数的扩建。每台既有主变在每年选择一种允许容量规格，容量逐年非减。既有规格可以继续使用，新购规格按供电区域类别和候选目录确定；主变扩建须具备可用预留位置。</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C72E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BEDB598">
            <w:pPr>
              <w:spacing w:before="0" w:after="0"/>
              <w:ind w:firstLine="0" w:firstLineChars="0"/>
            </w:pPr>
          </w:p>
        </w:tc>
        <w:tc>
          <w:tcPr>
            <w:tcW w:w="6838" w:type="dxa"/>
            <w:tcMar>
              <w:left w:w="0" w:type="dxa"/>
              <w:right w:w="0" w:type="dxa"/>
            </w:tcMar>
            <w:vAlign w:val="center"/>
          </w:tcPr>
          <w:p w14:paraId="744D8982">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nary>
                        <m:naryPr>
                          <m:chr m:val="∑"/>
                          <m:limLoc m:val="undOvr"/>
                          <m:supHide m:val="1"/>
                        </m:naryPr>
                        <m:sub>
                          <m:r>
                            <m:rPr/>
                            <m:t>a∈</m:t>
                          </m:r>
                          <m:sSub>
                            <m:sSubPr/>
                            <m:e>
                              <m:r>
                                <m:rPr>
                                  <m:sty m:val="p"/>
                                  <m:scr m:val="script"/>
                                </m:rPr>
                                <m:t>A</m:t>
                              </m:r>
                            </m:e>
                            <m:sub>
                              <m:r>
                                <m:rPr/>
                                <m:t>ik</m:t>
                              </m:r>
                            </m:sub>
                          </m:sSub>
                        </m:sub>
                        <m:sup>
                          <m:r>
                            <m:rPr/>
                            <m:t>​</m:t>
                          </m:r>
                        </m:sup>
                        <m:e>
                          <m:sSub>
                            <m:sSubPr/>
                            <m:e>
                              <m:r>
                                <m:rPr/>
                                <m:t>x</m:t>
                              </m:r>
                            </m:e>
                            <m:sub>
                              <m:r>
                                <m:rPr/>
                                <m:t>i,k,y,a</m:t>
                              </m:r>
                            </m:sub>
                          </m:sSub>
                        </m:e>
                      </m:nary>
                    </m:e>
                    <m:e>
                      <m:r>
                        <m:rPr/>
                        <m:t>=1</m:t>
                      </m:r>
                    </m:e>
                  </m:mr>
                  <m:mr>
                    <m:e>
                      <m:sSub>
                        <m:sSubPr/>
                        <m:e>
                          <m:r>
                            <m:rPr/>
                            <m:t>S</m:t>
                          </m:r>
                        </m:e>
                        <m:sub>
                          <m:r>
                            <m:rPr/>
                            <m:t>i,k,y</m:t>
                          </m:r>
                        </m:sub>
                      </m:sSub>
                    </m:e>
                    <m:e>
                      <m:r>
                        <m:rPr/>
                        <m:t>=</m:t>
                      </m:r>
                      <m:nary>
                        <m:naryPr>
                          <m:chr m:val="∑"/>
                          <m:limLoc m:val="undOvr"/>
                          <m:supHide m:val="1"/>
                        </m:naryPr>
                        <m:sub>
                          <m:r>
                            <m:rPr/>
                            <m:t>a∈</m:t>
                          </m:r>
                          <m:sSub>
                            <m:sSubPr/>
                            <m:e>
                              <m:r>
                                <m:rPr>
                                  <m:sty m:val="p"/>
                                  <m:scr m:val="script"/>
                                </m:rPr>
                                <m:t>A</m:t>
                              </m:r>
                            </m:e>
                            <m:sub>
                              <m:r>
                                <m:rPr/>
                                <m:t>ik</m:t>
                              </m:r>
                            </m:sub>
                          </m:sSub>
                        </m:sub>
                        <m:sup>
                          <m:r>
                            <m:rPr/>
                            <m:t>​</m:t>
                          </m:r>
                        </m:sup>
                        <m:e>
                          <m:r>
                            <m:rPr/>
                            <m:t>a</m:t>
                          </m:r>
                        </m:e>
                      </m:nary>
                      <m:r>
                        <m:rPr/>
                        <m:t> </m:t>
                      </m:r>
                      <m:sSub>
                        <m:sSubPr/>
                        <m:e>
                          <m:r>
                            <m:rPr/>
                            <m:t>x</m:t>
                          </m:r>
                        </m:e>
                        <m:sub>
                          <m:r>
                            <m:rPr/>
                            <m:t>i,k,y,a</m:t>
                          </m:r>
                        </m:sub>
                      </m:sSub>
                    </m:e>
                  </m:mr>
                  <m:mr>
                    <m:e>
                      <m:sSub>
                        <m:sSubPr/>
                        <m:e>
                          <m:r>
                            <m:rPr/>
                            <m:t>S</m:t>
                          </m:r>
                        </m:e>
                        <m:sub>
                          <m:r>
                            <m:rPr/>
                            <m:t>i,y</m:t>
                          </m:r>
                        </m:sub>
                      </m:sSub>
                    </m:e>
                    <m:e>
                      <m:r>
                        <m:rPr/>
                        <m:t>=</m:t>
                      </m:r>
                      <m:sSub>
                        <m:sSubPr/>
                        <m:e>
                          <m:r>
                            <m:rPr/>
                            <m:t>S</m:t>
                          </m:r>
                        </m:e>
                        <m:sub>
                          <m:r>
                            <m:rPr/>
                            <m:t>i,1,y</m:t>
                          </m:r>
                        </m:sub>
                      </m:sSub>
                      <m:r>
                        <m:rPr/>
                        <m:t>+</m:t>
                      </m:r>
                      <m:sSub>
                        <m:sSubPr/>
                        <m:e>
                          <m:r>
                            <m:rPr/>
                            <m:t>S</m:t>
                          </m:r>
                        </m:e>
                        <m:sub>
                          <m:r>
                            <m:rPr/>
                            <m:t>i,2,y</m:t>
                          </m:r>
                        </m:sub>
                      </m:sSub>
                      <m:r>
                        <m:rPr/>
                        <m:t>+50</m:t>
                      </m:r>
                      <m:sSub>
                        <m:sSubPr/>
                        <m:e>
                          <m:r>
                            <m:rPr/>
                            <m:t>u</m:t>
                          </m:r>
                        </m:e>
                        <m:sub>
                          <m:r>
                            <m:rPr/>
                            <m:t>i,y</m:t>
                          </m:r>
                        </m:sub>
                      </m:sSub>
                      <m:r>
                        <m:rPr/>
                        <m:t>.</m:t>
                      </m:r>
                    </m:e>
                  </m:mr>
                </m:m>
              </m:oMath>
            </m:oMathPara>
          </w:p>
        </w:tc>
        <w:tc>
          <w:tcPr>
            <w:tcW w:w="737" w:type="dxa"/>
            <w:tcMar>
              <w:left w:w="0" w:type="dxa"/>
              <w:right w:w="0" w:type="dxa"/>
            </w:tcMar>
            <w:vAlign w:val="center"/>
          </w:tcPr>
          <w:p w14:paraId="258ACC48">
            <w:pPr>
              <w:spacing w:before="0" w:after="0"/>
              <w:ind w:firstLine="0" w:firstLineChars="0"/>
              <w:jc w:val="right"/>
            </w:pPr>
            <w:r>
              <w:rPr>
                <w:rFonts w:ascii="Times New Roman" w:hAnsi="Times New Roman" w:eastAsia="方正仿宋_GBK"/>
                <w:b w:val="0"/>
                <w:sz w:val="18"/>
              </w:rPr>
              <w:t>（5-3）</w:t>
            </w:r>
          </w:p>
        </w:tc>
      </w:tr>
    </w:tbl>
    <w:p w14:paraId="21132E4A">
      <w:pPr>
        <w:pStyle w:val="115"/>
        <w:widowControl/>
        <w:spacing w:before="0" w:after="0" w:line="348" w:lineRule="exact"/>
        <w:ind w:firstLine="480"/>
        <w:jc w:val="both"/>
      </w:pPr>
      <w:r>
        <w:rPr>
          <w:rFonts w:ascii="Times New Roman" w:hAnsi="Times New Roman" w:eastAsia="方正仿宋_GBK"/>
          <w:b w:val="0"/>
          <w:sz w:val="24"/>
        </w:rPr>
        <w:t>式中，</w:t>
      </w:r>
      <m:oMath>
        <m:r>
          <m:rPr/>
          <m:t>i</m:t>
        </m:r>
      </m:oMath>
      <w:r>
        <w:rPr>
          <w:rFonts w:ascii="Times New Roman" w:hAnsi="Times New Roman" w:eastAsia="方正仿宋_GBK"/>
          <w:b w:val="0"/>
          <w:sz w:val="24"/>
        </w:rPr>
        <w:t>为变电站，</w:t>
      </w:r>
      <m:oMath>
        <m:r>
          <m:rPr/>
          <m:t>k</m:t>
        </m:r>
      </m:oMath>
      <w:r>
        <w:rPr>
          <w:rFonts w:ascii="Times New Roman" w:hAnsi="Times New Roman" w:eastAsia="方正仿宋_GBK"/>
          <w:b w:val="0"/>
          <w:sz w:val="24"/>
        </w:rPr>
        <w:t>为既有主变安装位置，</w:t>
      </w:r>
      <m:oMath>
        <m:sSub>
          <m:sSubPr/>
          <m:e>
            <m:r>
              <m:rPr>
                <m:sty m:val="p"/>
                <m:scr m:val="script"/>
              </m:rPr>
              <m:t>A</m:t>
            </m:r>
          </m:e>
          <m:sub>
            <m:r>
              <m:rPr/>
              <m:t>ik</m:t>
            </m:r>
          </m:sub>
        </m:sSub>
      </m:oMath>
      <w:r>
        <w:rPr>
          <w:rFonts w:ascii="Times New Roman" w:hAnsi="Times New Roman" w:eastAsia="方正仿宋_GBK"/>
          <w:b w:val="0"/>
          <w:sz w:val="24"/>
        </w:rPr>
        <w:t>为允许容量规格集合，</w:t>
      </w:r>
      <m:oMath>
        <m:r>
          <m:rPr/>
          <m:t>a</m:t>
        </m:r>
      </m:oMath>
      <w:r>
        <w:rPr>
          <w:rFonts w:ascii="Times New Roman" w:hAnsi="Times New Roman" w:eastAsia="方正仿宋_GBK"/>
          <w:b w:val="0"/>
          <w:sz w:val="24"/>
        </w:rPr>
        <w:t>为其中一种规格，单位MVA；</w:t>
      </w:r>
      <m:oMath>
        <m:sSub>
          <m:sSubPr/>
          <m:e>
            <m:r>
              <m:rPr/>
              <m:t>x</m:t>
            </m:r>
          </m:e>
          <m:sub>
            <m:r>
              <m:rPr/>
              <m:t>i,k,y,a</m:t>
            </m:r>
          </m:sub>
        </m:sSub>
      </m:oMath>
      <w:r>
        <w:rPr>
          <w:rFonts w:ascii="Times New Roman" w:hAnsi="Times New Roman" w:eastAsia="方正仿宋_GBK"/>
          <w:b w:val="0"/>
          <w:sz w:val="24"/>
        </w:rPr>
        <w:t>为0或1的规格选择变量，</w:t>
      </w:r>
      <m:oMath>
        <m:sSub>
          <m:sSubPr/>
          <m:e>
            <m:r>
              <m:rPr/>
              <m:t>S</m:t>
            </m:r>
          </m:e>
          <m:sub>
            <m:r>
              <m:rPr/>
              <m:t>i,k,y</m:t>
            </m:r>
          </m:sub>
        </m:sSub>
      </m:oMath>
      <w:r>
        <w:rPr>
          <w:rFonts w:ascii="Times New Roman" w:hAnsi="Times New Roman" w:eastAsia="方正仿宋_GBK"/>
          <w:b w:val="0"/>
          <w:sz w:val="24"/>
        </w:rPr>
        <w:t>为该位置主变在役容量，</w:t>
      </w:r>
      <m:oMath>
        <m:sSub>
          <m:sSubPr/>
          <m:e>
            <m:r>
              <m:rPr/>
              <m:t>S</m:t>
            </m:r>
          </m:e>
          <m:sub>
            <m:r>
              <m:rPr/>
              <m:t>i,y</m:t>
            </m:r>
          </m:sub>
        </m:sSub>
      </m:oMath>
      <w:r>
        <w:rPr>
          <w:rFonts w:ascii="Times New Roman" w:hAnsi="Times New Roman" w:eastAsia="方正仿宋_GBK"/>
          <w:b w:val="0"/>
          <w:sz w:val="24"/>
        </w:rPr>
        <w:t>为站内公用主变总容量；</w:t>
      </w:r>
      <m:oMath>
        <m:sSub>
          <m:sSubPr/>
          <m:e>
            <m:r>
              <m:rPr/>
              <m:t>u</m:t>
            </m:r>
          </m:e>
          <m:sub>
            <m:r>
              <m:rPr/>
              <m:t>i,y</m:t>
            </m:r>
          </m:sub>
        </m:sSub>
      </m:oMath>
      <w:r>
        <w:rPr>
          <w:rFonts w:ascii="Times New Roman" w:hAnsi="Times New Roman" w:eastAsia="方正仿宋_GBK"/>
          <w:b w:val="0"/>
          <w:sz w:val="24"/>
        </w:rPr>
        <w:t>为扩建50 MVA主变的在役状态。该式省略区县和方案下标，各区县、各方案分别应用。</w:t>
      </w:r>
    </w:p>
    <w:p w14:paraId="0FE47A07">
      <w:pPr>
        <w:pStyle w:val="2"/>
        <w:widowControl/>
        <w:spacing w:before="0" w:after="0" w:line="348" w:lineRule="exact"/>
        <w:ind w:firstLine="480"/>
        <w:jc w:val="both"/>
      </w:pPr>
      <w:r>
        <w:rPr>
          <w:rFonts w:ascii="Times New Roman" w:hAnsi="Times New Roman" w:eastAsia="方正仿宋_GBK"/>
          <w:b w:val="0"/>
          <w:sz w:val="24"/>
        </w:rPr>
        <w:t>模型先计算候选增容对正常供电、反向输送及主变N-1后剩余容量的改善，再按新购整台容量计算替换费用。主变扩建采用1223万元/项的扩建费用。新增容量和采购容量同时列示，用于分别解释容载比变化与工程投资[85]。</w:t>
      </w:r>
    </w:p>
    <w:p w14:paraId="20DD6604">
      <w:pPr>
        <w:pStyle w:val="5"/>
        <w:keepNext/>
        <w:numPr>
          <w:ilvl w:val="0"/>
          <w:numId w:val="0"/>
        </w:numPr>
        <w:spacing w:before="160" w:after="120" w:line="390" w:lineRule="exact"/>
        <w:ind w:firstLine="0"/>
      </w:pPr>
      <w:bookmarkStart w:id="186" w:name="利用既有10-kv联络能力"/>
      <w:r>
        <w:rPr>
          <w:rFonts w:ascii="Times New Roman" w:hAnsi="Times New Roman" w:eastAsia="方正仿宋_GBK"/>
          <w:b/>
          <w:sz w:val="26"/>
        </w:rPr>
        <w:t>5.2.2 利用既有10 kV联络能力</w:t>
      </w:r>
      <w:bookmarkEnd w:id="186"/>
    </w:p>
    <w:p w14:paraId="5B74D1CD">
      <w:pPr>
        <w:pStyle w:val="115"/>
        <w:widowControl/>
        <w:spacing w:before="0" w:after="0" w:line="348" w:lineRule="exact"/>
        <w:ind w:firstLine="480"/>
        <w:jc w:val="both"/>
      </w:pPr>
      <w:r>
        <w:rPr>
          <w:rFonts w:ascii="Times New Roman" w:hAnsi="Times New Roman" w:eastAsia="方正仿宋_GBK"/>
          <w:b w:val="0"/>
          <w:sz w:val="24"/>
        </w:rPr>
        <w:t>10 kV联络在区县内部调整用电负荷的供电归属。首先确定初始转供率，再将其乘以转接前站级负荷，得到可使用的既有转供能力。市区按A类研究情景设定初始转供率50%；邳州依据六馈线与跨站联络数据具体测算[5]。</w:t>
      </w:r>
    </w:p>
    <w:p w14:paraId="1453A5CD">
      <w:pPr>
        <w:pStyle w:val="2"/>
        <w:widowControl/>
        <w:spacing w:before="0" w:after="0" w:line="348" w:lineRule="exact"/>
        <w:ind w:firstLine="480"/>
        <w:jc w:val="both"/>
      </w:pPr>
      <w:r>
        <w:rPr>
          <w:rFonts w:ascii="Times New Roman" w:hAnsi="Times New Roman" w:eastAsia="方正仿宋_GBK"/>
          <w:b w:val="0"/>
          <w:sz w:val="24"/>
        </w:rPr>
        <w:t>邳州样本将最大电流折算为有功负荷，并以允许电流与已用电流之差估计受端余量。</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1810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3B21CC4">
            <w:pPr>
              <w:spacing w:before="0" w:after="0"/>
              <w:ind w:firstLine="0" w:firstLineChars="0"/>
            </w:pPr>
          </w:p>
        </w:tc>
        <w:tc>
          <w:tcPr>
            <w:tcW w:w="6838" w:type="dxa"/>
            <w:tcMar>
              <w:left w:w="0" w:type="dxa"/>
              <w:right w:w="0" w:type="dxa"/>
            </w:tcMar>
            <w:vAlign w:val="center"/>
          </w:tcPr>
          <w:p w14:paraId="2EF0E5D3">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P</m:t>
                          </m:r>
                        </m:e>
                        <m:sub>
                          <m:r>
                            <m:rPr/>
                            <m:t>f</m:t>
                          </m:r>
                        </m:sub>
                      </m:sSub>
                    </m:e>
                    <m:e>
                      <m:r>
                        <m:rPr/>
                        <m:t>=</m:t>
                      </m:r>
                      <m:f>
                        <m:fPr/>
                        <m:num>
                          <m:rad>
                            <m:radPr>
                              <m:degHide m:val="1"/>
                            </m:radPr>
                            <m:deg/>
                            <m:e>
                              <m:r>
                                <m:rPr/>
                                <m:t>3</m:t>
                              </m:r>
                            </m:e>
                          </m:rad>
                          <m:r>
                            <m:rPr/>
                            <m:t>U</m:t>
                          </m:r>
                          <m:sSub>
                            <m:sSubPr/>
                            <m:e>
                              <m:r>
                                <m:rPr/>
                                <m:t>I</m:t>
                              </m:r>
                            </m:e>
                            <m:sub>
                              <m:r>
                                <m:rPr/>
                                <m:t>f</m:t>
                              </m:r>
                            </m:sub>
                          </m:sSub>
                          <m:r>
                            <m:rPr>
                              <m:nor/>
                              <m:sty m:val="p"/>
                            </m:rPr>
                            <w:rPr>
                              <w:b w:val="0"/>
                              <w:i w:val="0"/>
                            </w:rPr>
                            <m:t>cos</m:t>
                          </m:r>
                          <m:r>
                            <m:rPr/>
                            <m:t>φ</m:t>
                          </m:r>
                        </m:num>
                        <m:den>
                          <m:r>
                            <m:rPr/>
                            <m:t>1000</m:t>
                          </m:r>
                        </m:den>
                      </m:f>
                    </m:e>
                  </m:mr>
                  <m:mr>
                    <m:e>
                      <m:sSub>
                        <m:sSubPr/>
                        <m:e>
                          <m:r>
                            <m:rPr/>
                            <m:t>H</m:t>
                          </m:r>
                        </m:e>
                        <m:sub>
                          <m:r>
                            <m:rPr/>
                            <m:t>f</m:t>
                          </m:r>
                        </m:sub>
                      </m:sSub>
                    </m:e>
                    <m:e>
                      <m:r>
                        <m:rPr/>
                        <m:t>=</m:t>
                      </m:r>
                      <m:f>
                        <m:fPr/>
                        <m:num>
                          <m:rad>
                            <m:radPr>
                              <m:degHide m:val="1"/>
                            </m:radPr>
                            <m:deg/>
                            <m:e>
                              <m:r>
                                <m:rPr/>
                                <m:t>3</m:t>
                              </m:r>
                            </m:e>
                          </m:rad>
                          <m:r>
                            <m:rPr/>
                            <m:t>U</m:t>
                          </m:r>
                          <m:r>
                            <m:rPr>
                              <m:nor/>
                              <m:sty m:val="p"/>
                            </m:rPr>
                            <w:rPr>
                              <w:b w:val="0"/>
                              <w:i w:val="0"/>
                            </w:rPr>
                            <m:t>max</m:t>
                          </m:r>
                          <m:r>
                            <m:rPr/>
                            <m:t>(</m:t>
                          </m:r>
                          <m:sSubSup>
                            <m:sSubSupPr/>
                            <m:e>
                              <m:r>
                                <m:rPr/>
                                <m:t>I</m:t>
                              </m:r>
                            </m:e>
                            <m:sub>
                              <m:r>
                                <m:rPr/>
                                <m:t>f</m:t>
                              </m:r>
                            </m:sub>
                            <m:sup>
                              <m:r>
                                <m:rPr>
                                  <m:sty m:val="p"/>
                                </m:rPr>
                                <m:t>allow</m:t>
                              </m:r>
                            </m:sup>
                          </m:sSubSup>
                          <m:r>
                            <m:rPr/>
                            <m:t>−</m:t>
                          </m:r>
                          <m:sSub>
                            <m:sSubPr/>
                            <m:e>
                              <m:r>
                                <m:rPr/>
                                <m:t>I</m:t>
                              </m:r>
                            </m:e>
                            <m:sub>
                              <m:r>
                                <m:rPr/>
                                <m:t>f</m:t>
                              </m:r>
                            </m:sub>
                          </m:sSub>
                          <m:r>
                            <m:rPr/>
                            <m:t>,0)</m:t>
                          </m:r>
                          <m:r>
                            <m:rPr>
                              <m:nor/>
                              <m:sty m:val="p"/>
                            </m:rPr>
                            <w:rPr>
                              <w:b w:val="0"/>
                              <w:i w:val="0"/>
                            </w:rPr>
                            <m:t>cos</m:t>
                          </m:r>
                          <m:r>
                            <m:rPr/>
                            <m:t>φ</m:t>
                          </m:r>
                        </m:num>
                        <m:den>
                          <m:r>
                            <m:rPr/>
                            <m:t>1000</m:t>
                          </m:r>
                        </m:den>
                      </m:f>
                      <m:r>
                        <m:rPr/>
                        <m:t>.</m:t>
                      </m:r>
                    </m:e>
                  </m:mr>
                </m:m>
              </m:oMath>
            </m:oMathPara>
          </w:p>
        </w:tc>
        <w:tc>
          <w:tcPr>
            <w:tcW w:w="737" w:type="dxa"/>
            <w:tcMar>
              <w:left w:w="0" w:type="dxa"/>
              <w:right w:w="0" w:type="dxa"/>
            </w:tcMar>
            <w:vAlign w:val="center"/>
          </w:tcPr>
          <w:p w14:paraId="169FFA64">
            <w:pPr>
              <w:spacing w:before="0" w:after="0"/>
              <w:ind w:firstLine="0" w:firstLineChars="0"/>
              <w:jc w:val="right"/>
            </w:pPr>
            <w:r>
              <w:rPr>
                <w:rFonts w:ascii="Times New Roman" w:hAnsi="Times New Roman" w:eastAsia="方正仿宋_GBK"/>
                <w:b w:val="0"/>
                <w:sz w:val="18"/>
              </w:rPr>
              <w:t>（5-4）</w:t>
            </w:r>
          </w:p>
        </w:tc>
      </w:tr>
    </w:tbl>
    <w:p w14:paraId="6697731C">
      <w:pPr>
        <w:pStyle w:val="115"/>
        <w:widowControl/>
        <w:spacing w:before="0" w:after="0" w:line="348" w:lineRule="exact"/>
        <w:ind w:firstLine="480"/>
        <w:jc w:val="both"/>
      </w:pPr>
      <w:r>
        <w:rPr>
          <w:rFonts w:ascii="Times New Roman" w:hAnsi="Times New Roman" w:eastAsia="方正仿宋_GBK"/>
          <w:b w:val="0"/>
          <w:sz w:val="24"/>
        </w:rPr>
        <w:t>式中，</w:t>
      </w:r>
      <m:oMath>
        <m:r>
          <m:rPr/>
          <m:t>f</m:t>
        </m:r>
      </m:oMath>
      <w:r>
        <w:rPr>
          <w:rFonts w:ascii="Times New Roman" w:hAnsi="Times New Roman" w:eastAsia="方正仿宋_GBK"/>
          <w:b w:val="0"/>
          <w:sz w:val="24"/>
        </w:rPr>
        <w:t>为馈线，</w:t>
      </w:r>
      <m:oMath>
        <m:r>
          <m:rPr/>
          <m:t>U</m:t>
        </m:r>
      </m:oMath>
      <w:r>
        <w:rPr>
          <w:rFonts w:ascii="Times New Roman" w:hAnsi="Times New Roman" w:eastAsia="方正仿宋_GBK"/>
          <w:b w:val="0"/>
          <w:sz w:val="24"/>
        </w:rPr>
        <w:t>为线电压，取10 kV；</w:t>
      </w:r>
      <m:oMath>
        <m:sSub>
          <m:sSubPr/>
          <m:e>
            <m:r>
              <m:rPr/>
              <m:t>I</m:t>
            </m:r>
          </m:e>
          <m:sub>
            <m:r>
              <m:rPr/>
              <m:t>f</m:t>
            </m:r>
          </m:sub>
        </m:sSub>
      </m:oMath>
      <w:r>
        <w:rPr>
          <w:rFonts w:ascii="Times New Roman" w:hAnsi="Times New Roman" w:eastAsia="方正仿宋_GBK"/>
          <w:b w:val="0"/>
          <w:sz w:val="24"/>
        </w:rPr>
        <w:t>为样本最大电流，</w:t>
      </w:r>
      <m:oMath>
        <m:sSubSup>
          <m:sSubSupPr/>
          <m:e>
            <m:r>
              <m:rPr/>
              <m:t>I</m:t>
            </m:r>
          </m:e>
          <m:sub>
            <m:r>
              <m:rPr/>
              <m:t>f</m:t>
            </m:r>
          </m:sub>
          <m:sup>
            <m:r>
              <m:rPr>
                <m:sty m:val="p"/>
              </m:rPr>
              <m:t>allow</m:t>
            </m:r>
          </m:sup>
        </m:sSubSup>
      </m:oMath>
      <w:r>
        <w:rPr>
          <w:rFonts w:ascii="Times New Roman" w:hAnsi="Times New Roman" w:eastAsia="方正仿宋_GBK"/>
          <w:b w:val="0"/>
          <w:sz w:val="24"/>
        </w:rPr>
        <w:t>为允许电流，单位A；</w:t>
      </w:r>
      <m:oMath>
        <m:r>
          <m:rPr>
            <m:nor/>
            <m:sty m:val="p"/>
          </m:rPr>
          <w:rPr>
            <w:b w:val="0"/>
            <w:i w:val="0"/>
          </w:rPr>
          <m:t>cos</m:t>
        </m:r>
        <m:r>
          <m:rPr/>
          <m:t>φ</m:t>
        </m:r>
      </m:oMath>
      <w:r>
        <w:rPr>
          <w:rFonts w:ascii="Times New Roman" w:hAnsi="Times New Roman" w:eastAsia="方正仿宋_GBK"/>
          <w:b w:val="0"/>
          <w:sz w:val="24"/>
        </w:rPr>
        <w:t>取0.95；</w:t>
      </w:r>
      <m:oMath>
        <m:sSub>
          <m:sSubPr/>
          <m:e>
            <m:r>
              <m:rPr/>
              <m:t>P</m:t>
            </m:r>
          </m:e>
          <m:sub>
            <m:r>
              <m:rPr/>
              <m:t>f</m:t>
            </m:r>
          </m:sub>
        </m:sSub>
      </m:oMath>
      <w:r>
        <w:rPr>
          <w:rFonts w:ascii="Times New Roman" w:hAnsi="Times New Roman" w:eastAsia="方正仿宋_GBK"/>
          <w:b w:val="0"/>
          <w:sz w:val="24"/>
        </w:rPr>
        <w:t>为馈线有功负荷，</w:t>
      </w:r>
      <m:oMath>
        <m:sSub>
          <m:sSubPr/>
          <m:e>
            <m:r>
              <m:rPr/>
              <m:t>H</m:t>
            </m:r>
          </m:e>
          <m:sub>
            <m:r>
              <m:rPr/>
              <m:t>f</m:t>
            </m:r>
          </m:sub>
        </m:sSub>
      </m:oMath>
      <w:r>
        <w:rPr>
          <w:rFonts w:ascii="Times New Roman" w:hAnsi="Times New Roman" w:eastAsia="方正仿宋_GBK"/>
          <w:b w:val="0"/>
          <w:sz w:val="24"/>
        </w:rPr>
        <w:t>为受端有功余量，单位MW。系数1000用于将kW换算为MW。</w:t>
      </w:r>
    </w:p>
    <w:p w14:paraId="54B6C137">
      <w:pPr>
        <w:pStyle w:val="2"/>
        <w:widowControl/>
        <w:spacing w:before="0" w:after="0" w:line="348" w:lineRule="exact"/>
        <w:ind w:firstLine="480"/>
        <w:jc w:val="both"/>
      </w:pPr>
      <w:r>
        <w:rPr>
          <w:rFonts w:ascii="Times New Roman" w:hAnsi="Times New Roman" w:eastAsia="方正仿宋_GBK"/>
          <w:b w:val="0"/>
          <w:sz w:val="24"/>
        </w:rPr>
        <w:t>对跨站联络分别枚举不使用、正向及反向转接，求各方向组合的最大可转负荷。每条馈线转出量不超过其负荷，转入量不超过受端余量。共享同一馈线的联络共同使用该端能力预算。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1468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EE3FF90">
            <w:pPr>
              <w:spacing w:before="0" w:after="0"/>
              <w:ind w:firstLine="0" w:firstLineChars="0"/>
            </w:pPr>
          </w:p>
        </w:tc>
        <w:tc>
          <w:tcPr>
            <w:tcW w:w="6838" w:type="dxa"/>
            <w:tcMar>
              <w:left w:w="0" w:type="dxa"/>
              <w:right w:w="0" w:type="dxa"/>
            </w:tcMar>
            <w:vAlign w:val="center"/>
          </w:tcPr>
          <w:p w14:paraId="01875426">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Q</m:t>
                          </m:r>
                        </m:e>
                        <m:sub>
                          <m:r>
                            <m:rPr>
                              <m:sty m:val="p"/>
                            </m:rPr>
                            <m:t>sample</m:t>
                          </m:r>
                        </m:sub>
                      </m:sSub>
                    </m:e>
                    <m:e>
                      <m:r>
                        <m:rPr/>
                        <m:t>=</m:t>
                      </m:r>
                      <m:r>
                        <m:rPr>
                          <m:nor/>
                          <m:sty m:val="p"/>
                        </m:rPr>
                        <w:rPr>
                          <w:b w:val="0"/>
                          <w:i w:val="0"/>
                        </w:rPr>
                        <m:t>max</m:t>
                      </m:r>
                      <m:nary>
                        <m:naryPr>
                          <m:chr m:val="∑"/>
                          <m:limLoc m:val="undOvr"/>
                          <m:supHide m:val="1"/>
                        </m:naryPr>
                        <m:sub>
                          <m:r>
                            <m:rPr/>
                            <m:t>(f,h)∈</m:t>
                          </m:r>
                          <m:r>
                            <m:rPr>
                              <m:sty m:val="p"/>
                              <m:scr m:val="script"/>
                            </m:rPr>
                            <m:t>ℰ</m:t>
                          </m:r>
                        </m:sub>
                        <m:sup>
                          <m:r>
                            <m:rPr/>
                            <m:t>​</m:t>
                          </m:r>
                        </m:sup>
                        <m:e>
                          <m:sSub>
                            <m:sSubPr/>
                            <m:e>
                              <m:r>
                                <m:rPr/>
                                <m:t>q</m:t>
                              </m:r>
                            </m:e>
                            <m:sub>
                              <m:r>
                                <m:rPr/>
                                <m:t>fh</m:t>
                              </m:r>
                            </m:sub>
                          </m:sSub>
                        </m:e>
                      </m:nary>
                    </m:e>
                  </m:mr>
                  <m:mr>
                    <m:e/>
                    <m:e>
                      <m:nary>
                        <m:naryPr>
                          <m:chr m:val="∑"/>
                          <m:limLoc m:val="undOvr"/>
                          <m:supHide m:val="1"/>
                        </m:naryPr>
                        <m:sub>
                          <m:r>
                            <m:rPr/>
                            <m:t>h</m:t>
                          </m:r>
                        </m:sub>
                        <m:sup>
                          <m:r>
                            <m:rPr/>
                            <m:t>​</m:t>
                          </m:r>
                        </m:sup>
                        <m:e>
                          <m:sSub>
                            <m:sSubPr/>
                            <m:e>
                              <m:r>
                                <m:rPr/>
                                <m:t>q</m:t>
                              </m:r>
                            </m:e>
                            <m:sub>
                              <m:r>
                                <m:rPr/>
                                <m:t>fh</m:t>
                              </m:r>
                            </m:sub>
                          </m:sSub>
                        </m:e>
                      </m:nary>
                      <m:r>
                        <m:rPr/>
                        <m:t>≤</m:t>
                      </m:r>
                      <m:sSub>
                        <m:sSubPr/>
                        <m:e>
                          <m:r>
                            <m:rPr/>
                            <m:t>P</m:t>
                          </m:r>
                        </m:e>
                        <m:sub>
                          <m:r>
                            <m:rPr/>
                            <m:t>f</m:t>
                          </m:r>
                        </m:sub>
                      </m:sSub>
                    </m:e>
                  </m:mr>
                  <m:mr>
                    <m:e/>
                    <m:e>
                      <m:nary>
                        <m:naryPr>
                          <m:chr m:val="∑"/>
                          <m:limLoc m:val="undOvr"/>
                          <m:supHide m:val="1"/>
                        </m:naryPr>
                        <m:sub>
                          <m:r>
                            <m:rPr/>
                            <m:t>f</m:t>
                          </m:r>
                        </m:sub>
                        <m:sup>
                          <m:r>
                            <m:rPr/>
                            <m:t>​</m:t>
                          </m:r>
                        </m:sup>
                        <m:e>
                          <m:sSub>
                            <m:sSubPr/>
                            <m:e>
                              <m:r>
                                <m:rPr/>
                                <m:t>q</m:t>
                              </m:r>
                            </m:e>
                            <m:sub>
                              <m:r>
                                <m:rPr/>
                                <m:t>fh</m:t>
                              </m:r>
                            </m:sub>
                          </m:sSub>
                        </m:e>
                      </m:nary>
                      <m:r>
                        <m:rPr/>
                        <m:t>≤</m:t>
                      </m:r>
                      <m:sSub>
                        <m:sSubPr/>
                        <m:e>
                          <m:r>
                            <m:rPr/>
                            <m:t>H</m:t>
                          </m:r>
                        </m:e>
                        <m:sub>
                          <m:r>
                            <m:rPr/>
                            <m:t>h</m:t>
                          </m:r>
                        </m:sub>
                      </m:sSub>
                    </m:e>
                  </m:mr>
                  <m:mr>
                    <m:e/>
                    <m:e>
                      <m:sSub>
                        <m:sSubPr/>
                        <m:e>
                          <m:r>
                            <m:rPr/>
                            <m:t>q</m:t>
                          </m:r>
                        </m:e>
                        <m:sub>
                          <m:r>
                            <m:rPr/>
                            <m:t>fh</m:t>
                          </m:r>
                        </m:sub>
                      </m:sSub>
                      <m:r>
                        <m:rPr/>
                        <m:t>≥0.</m:t>
                      </m:r>
                    </m:e>
                  </m:mr>
                </m:m>
              </m:oMath>
            </m:oMathPara>
          </w:p>
        </w:tc>
        <w:tc>
          <w:tcPr>
            <w:tcW w:w="737" w:type="dxa"/>
            <w:tcMar>
              <w:left w:w="0" w:type="dxa"/>
              <w:right w:w="0" w:type="dxa"/>
            </w:tcMar>
            <w:vAlign w:val="center"/>
          </w:tcPr>
          <w:p w14:paraId="22C56258">
            <w:pPr>
              <w:spacing w:before="0" w:after="0"/>
              <w:ind w:firstLine="0" w:firstLineChars="0"/>
              <w:jc w:val="right"/>
            </w:pPr>
            <w:r>
              <w:rPr>
                <w:rFonts w:ascii="Times New Roman" w:hAnsi="Times New Roman" w:eastAsia="方正仿宋_GBK"/>
                <w:b w:val="0"/>
                <w:sz w:val="18"/>
              </w:rPr>
              <w:t>（5-5）</w:t>
            </w:r>
          </w:p>
        </w:tc>
      </w:tr>
    </w:tbl>
    <w:p w14:paraId="66213A3B">
      <w:pPr>
        <w:pStyle w:val="115"/>
        <w:widowControl/>
        <w:spacing w:before="0" w:after="0" w:line="348" w:lineRule="exact"/>
        <w:ind w:firstLine="480"/>
        <w:jc w:val="both"/>
      </w:pPr>
      <w:r>
        <w:rPr>
          <w:rFonts w:ascii="Times New Roman" w:hAnsi="Times New Roman" w:eastAsia="方正仿宋_GBK"/>
          <w:b w:val="0"/>
          <w:sz w:val="24"/>
        </w:rPr>
        <w:t>式中，</w:t>
      </w:r>
      <m:oMath>
        <m:r>
          <m:rPr>
            <m:sty m:val="p"/>
            <m:scr m:val="script"/>
          </m:rPr>
          <m:t>ℰ</m:t>
        </m:r>
      </m:oMath>
      <w:r>
        <w:rPr>
          <w:rFonts w:ascii="Times New Roman" w:hAnsi="Times New Roman" w:eastAsia="方正仿宋_GBK"/>
          <w:b w:val="0"/>
          <w:sz w:val="24"/>
        </w:rPr>
        <w:t>为当前方向组合下的跨站联络集合，</w:t>
      </w:r>
      <m:oMath>
        <m:sSub>
          <m:sSubPr/>
          <m:e>
            <m:r>
              <m:rPr/>
              <m:t>q</m:t>
            </m:r>
          </m:e>
          <m:sub>
            <m:r>
              <m:rPr/>
              <m:t>fh</m:t>
            </m:r>
          </m:sub>
        </m:sSub>
      </m:oMath>
      <w:r>
        <w:rPr>
          <w:rFonts w:ascii="Times New Roman" w:hAnsi="Times New Roman" w:eastAsia="方正仿宋_GBK"/>
          <w:b w:val="0"/>
          <w:sz w:val="24"/>
        </w:rPr>
        <w:t>为由馈线</w:t>
      </w:r>
      <m:oMath>
        <m:r>
          <m:rPr/>
          <m:t>f</m:t>
        </m:r>
      </m:oMath>
      <w:r>
        <w:rPr>
          <w:rFonts w:ascii="Times New Roman" w:hAnsi="Times New Roman" w:eastAsia="方正仿宋_GBK"/>
          <w:b w:val="0"/>
          <w:sz w:val="24"/>
        </w:rPr>
        <w:t>向馈线</w:t>
      </w:r>
      <m:oMath>
        <m:r>
          <m:rPr/>
          <m:t>h</m:t>
        </m:r>
      </m:oMath>
      <w:r>
        <w:rPr>
          <w:rFonts w:ascii="Times New Roman" w:hAnsi="Times New Roman" w:eastAsia="方正仿宋_GBK"/>
          <w:b w:val="0"/>
          <w:sz w:val="24"/>
        </w:rPr>
        <w:t>转接的负荷，单位MW；</w:t>
      </w:r>
      <m:oMath>
        <m:sSub>
          <m:sSubPr/>
          <m:e>
            <m:r>
              <m:rPr/>
              <m:t>Q</m:t>
            </m:r>
          </m:e>
          <m:sub>
            <m:r>
              <m:rPr>
                <m:sty m:val="p"/>
              </m:rPr>
              <m:t>sample</m:t>
            </m:r>
          </m:sub>
        </m:sSub>
      </m:oMath>
      <w:r>
        <w:rPr>
          <w:rFonts w:ascii="Times New Roman" w:hAnsi="Times New Roman" w:eastAsia="方正仿宋_GBK"/>
          <w:b w:val="0"/>
          <w:sz w:val="24"/>
        </w:rPr>
        <w:t>为在共享预算内的样本最大可转负荷。该筛查得到9.98 MW，六馈线负荷合计35.29 MW。</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E260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67FACA5">
            <w:pPr>
              <w:spacing w:before="0" w:after="0"/>
              <w:ind w:firstLine="0" w:firstLineChars="0"/>
            </w:pPr>
          </w:p>
        </w:tc>
        <w:tc>
          <w:tcPr>
            <w:tcW w:w="6838" w:type="dxa"/>
            <w:tcMar>
              <w:left w:w="0" w:type="dxa"/>
              <w:right w:w="0" w:type="dxa"/>
            </w:tcMar>
            <w:vAlign w:val="center"/>
          </w:tcPr>
          <w:p w14:paraId="07C9C5EA">
            <w:pPr>
              <w:pStyle w:val="2"/>
              <w:keepNext/>
              <w:spacing w:before="100" w:after="100" w:line="276" w:lineRule="auto"/>
              <w:ind w:firstLine="0" w:firstLineChars="0"/>
              <w:jc w:val="center"/>
            </w:pPr>
            <m:oMathPara>
              <m:oMathParaPr>
                <m:jc m:val="center"/>
              </m:oMathParaPr>
              <m:oMath>
                <m:sSub>
                  <m:sSubPr/>
                  <m:e>
                    <m:r>
                      <m:rPr/>
                      <m:t>ρ</m:t>
                    </m:r>
                  </m:e>
                  <m:sub>
                    <m:r>
                      <m:rPr>
                        <m:sty m:val="p"/>
                      </m:rPr>
                      <m:t>Pizhou</m:t>
                    </m:r>
                    <m:r>
                      <m:rPr/>
                      <m:t>,0</m:t>
                    </m:r>
                  </m:sub>
                </m:sSub>
                <m:r>
                  <m:rPr/>
                  <m:t>=</m:t>
                </m:r>
                <m:f>
                  <m:fPr/>
                  <m:num>
                    <m:sSub>
                      <m:sSubPr/>
                      <m:e>
                        <m:r>
                          <m:rPr/>
                          <m:t>Q</m:t>
                        </m:r>
                      </m:e>
                      <m:sub>
                        <m:r>
                          <m:rPr>
                            <m:sty m:val="p"/>
                          </m:rPr>
                          <m:t>sample</m:t>
                        </m:r>
                      </m:sub>
                    </m:sSub>
                  </m:num>
                  <m:den>
                    <m:nary>
                      <m:naryPr>
                        <m:chr m:val="∑"/>
                        <m:limLoc m:val="undOvr"/>
                        <m:supHide m:val="1"/>
                      </m:naryPr>
                      <m:sub>
                        <m:r>
                          <m:rPr/>
                          <m:t>f</m:t>
                        </m:r>
                      </m:sub>
                      <m:sup>
                        <m:r>
                          <m:rPr/>
                          <m:t>​</m:t>
                        </m:r>
                      </m:sup>
                      <m:e>
                        <m:sSub>
                          <m:sSubPr/>
                          <m:e>
                            <m:r>
                              <m:rPr/>
                              <m:t>P</m:t>
                            </m:r>
                          </m:e>
                          <m:sub>
                            <m:r>
                              <m:rPr/>
                              <m:t>f</m:t>
                            </m:r>
                          </m:sub>
                        </m:sSub>
                      </m:e>
                    </m:nary>
                  </m:den>
                </m:f>
                <m:r>
                  <m:rPr/>
                  <m:t>≈28.29%.</m:t>
                </m:r>
              </m:oMath>
            </m:oMathPara>
          </w:p>
        </w:tc>
        <w:tc>
          <w:tcPr>
            <w:tcW w:w="737" w:type="dxa"/>
            <w:tcMar>
              <w:left w:w="0" w:type="dxa"/>
              <w:right w:w="0" w:type="dxa"/>
            </w:tcMar>
            <w:vAlign w:val="center"/>
          </w:tcPr>
          <w:p w14:paraId="1D5658ED">
            <w:pPr>
              <w:spacing w:before="0" w:after="0"/>
              <w:ind w:firstLine="0" w:firstLineChars="0"/>
              <w:jc w:val="right"/>
            </w:pPr>
            <w:r>
              <w:rPr>
                <w:rFonts w:ascii="Times New Roman" w:hAnsi="Times New Roman" w:eastAsia="方正仿宋_GBK"/>
                <w:b w:val="0"/>
                <w:sz w:val="18"/>
              </w:rPr>
              <w:t>（5-6）</w:t>
            </w:r>
          </w:p>
        </w:tc>
      </w:tr>
    </w:tbl>
    <w:p w14:paraId="3AFBD45D">
      <w:pPr>
        <w:pStyle w:val="115"/>
        <w:widowControl/>
        <w:spacing w:before="0" w:after="0" w:line="348" w:lineRule="exact"/>
        <w:ind w:firstLine="480"/>
        <w:jc w:val="both"/>
      </w:pPr>
      <m:oMath>
        <m:sSub>
          <m:sSubPr/>
          <m:e>
            <m:r>
              <m:rPr/>
              <m:t>ρ</m:t>
            </m:r>
          </m:e>
          <m:sub>
            <m:r>
              <m:rPr>
                <m:sty m:val="p"/>
              </m:rPr>
              <m:t>Pizhou</m:t>
            </m:r>
            <m:r>
              <m:rPr/>
              <m:t>,0</m:t>
            </m:r>
          </m:sub>
        </m:sSub>
      </m:oMath>
      <w:r>
        <w:rPr>
          <w:rFonts w:ascii="Times New Roman" w:hAnsi="Times New Roman" w:eastAsia="方正仿宋_GBK"/>
          <w:b w:val="0"/>
          <w:sz w:val="24"/>
        </w:rPr>
        <w:t>为邳州初始站间转供率。本研究将局部测算比例统一外推到邳州各仿真站，形成县域内部能力配置参数。市区50%为研究假定。既有能力利用的新增建设投资计为零，送端可转负荷及受端主变、储能能力共同决定实际使用量。</w:t>
      </w:r>
    </w:p>
    <w:p w14:paraId="7C758B91">
      <w:pPr>
        <w:pStyle w:val="5"/>
        <w:keepNext/>
        <w:numPr>
          <w:ilvl w:val="0"/>
          <w:numId w:val="0"/>
        </w:numPr>
        <w:spacing w:before="160" w:after="120" w:line="390" w:lineRule="exact"/>
        <w:ind w:firstLine="0"/>
      </w:pPr>
      <w:bookmarkStart w:id="187" w:name="新建10-kv联络提升转供率"/>
      <w:r>
        <w:rPr>
          <w:rFonts w:ascii="Times New Roman" w:hAnsi="Times New Roman" w:eastAsia="方正仿宋_GBK"/>
          <w:b/>
          <w:sz w:val="26"/>
        </w:rPr>
        <w:t>5.2.3 新建10 kV联络提升转供率</w:t>
      </w:r>
      <w:bookmarkEnd w:id="187"/>
    </w:p>
    <w:p w14:paraId="06FEBB8F">
      <w:pPr>
        <w:pStyle w:val="115"/>
        <w:widowControl/>
        <w:spacing w:before="0" w:after="0" w:line="348" w:lineRule="exact"/>
        <w:ind w:firstLine="480"/>
        <w:jc w:val="both"/>
      </w:pPr>
      <w:r>
        <w:rPr>
          <w:rFonts w:ascii="Times New Roman" w:hAnsi="Times New Roman" w:eastAsia="方正仿宋_GBK"/>
          <w:b w:val="0"/>
          <w:sz w:val="24"/>
        </w:rPr>
        <w:t>既有能力不足时，新增独立联络项目提高可转负荷预算。每个项目采用邳州局部可切换负荷区段标定的7.49 MW能力增量，参考投资按线路类型分别为124.80万元和499.20万元。区县内任意两个不同站均可作为新增等效项目端点，项目在两端关联、建设投资计一次[89]。</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BA22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0CCFEBA">
            <w:pPr>
              <w:spacing w:before="0" w:after="0"/>
              <w:ind w:firstLine="0" w:firstLineChars="0"/>
            </w:pPr>
          </w:p>
        </w:tc>
        <w:tc>
          <w:tcPr>
            <w:tcW w:w="6838" w:type="dxa"/>
            <w:tcMar>
              <w:left w:w="0" w:type="dxa"/>
              <w:right w:w="0" w:type="dxa"/>
            </w:tcMar>
            <w:vAlign w:val="center"/>
          </w:tcPr>
          <w:p w14:paraId="65B82A30">
            <w:pPr>
              <w:pStyle w:val="2"/>
              <w:keepNext/>
              <w:spacing w:before="100" w:after="100" w:line="276" w:lineRule="auto"/>
              <w:ind w:firstLine="0" w:firstLineChars="0"/>
              <w:jc w:val="center"/>
            </w:pPr>
            <m:oMathPara>
              <m:oMathParaPr>
                <m:jc m:val="center"/>
              </m:oMathParaPr>
              <m:oMath>
                <m:sSubSup>
                  <m:sSubSupPr/>
                  <m:e>
                    <m:r>
                      <m:rPr/>
                      <m:t>Q</m:t>
                    </m:r>
                  </m:e>
                  <m:sub>
                    <m:r>
                      <m:rPr/>
                      <m:t>i,y</m:t>
                    </m:r>
                  </m:sub>
                  <m:sup>
                    <m:r>
                      <m:rPr>
                        <m:sty m:val="p"/>
                      </m:rPr>
                      <m:t>cap</m:t>
                    </m:r>
                  </m:sup>
                </m:sSubSup>
                <m:r>
                  <m:rPr/>
                  <m:t>=</m:t>
                </m:r>
                <m:r>
                  <m:rPr>
                    <m:nor/>
                    <m:sty m:val="p"/>
                  </m:rPr>
                  <w:rPr>
                    <w:b w:val="0"/>
                    <w:i w:val="0"/>
                  </w:rPr>
                  <m:t>min</m:t>
                </m:r>
                <m:d>
                  <m:dPr/>
                  <m:e>
                    <m:sSubSup>
                      <m:sSubSupPr/>
                      <m:e>
                        <m:r>
                          <m:rPr/>
                          <m:t>ρ</m:t>
                        </m:r>
                      </m:e>
                      <m:sub>
                        <m:r>
                          <m:rPr/>
                          <m:t>c</m:t>
                        </m:r>
                      </m:sub>
                      <m:sup>
                        <m:r>
                          <m:rPr>
                            <m:nor/>
                            <m:sty m:val="p"/>
                          </m:rPr>
                          <w:rPr>
                            <w:b w:val="0"/>
                            <w:i w:val="0"/>
                          </w:rPr>
                          <m:t>max</m:t>
                        </m:r>
                      </m:sup>
                    </m:sSubSup>
                    <m:sSubSup>
                      <m:sSubSupPr/>
                      <m:e>
                        <m:r>
                          <m:rPr/>
                          <m:t>L</m:t>
                        </m:r>
                      </m:e>
                      <m:sub>
                        <m:r>
                          <m:rPr/>
                          <m:t>i,y</m:t>
                        </m:r>
                      </m:sub>
                      <m:sup>
                        <m:r>
                          <m:rPr/>
                          <m:t>+</m:t>
                        </m:r>
                      </m:sup>
                    </m:sSubSup>
                    <m:r>
                      <m:rPr/>
                      <m:t>,</m:t>
                    </m:r>
                    <m:sSub>
                      <m:sSubPr/>
                      <m:e>
                        <m:r>
                          <m:rPr/>
                          <m:t>ρ</m:t>
                        </m:r>
                      </m:e>
                      <m:sub>
                        <m:r>
                          <m:rPr/>
                          <m:t>c,0</m:t>
                        </m:r>
                      </m:sub>
                    </m:sSub>
                    <m:sSubSup>
                      <m:sSubSupPr/>
                      <m:e>
                        <m:r>
                          <m:rPr/>
                          <m:t>L</m:t>
                        </m:r>
                      </m:e>
                      <m:sub>
                        <m:r>
                          <m:rPr/>
                          <m:t>i,y</m:t>
                        </m:r>
                      </m:sub>
                      <m:sup>
                        <m:r>
                          <m:rPr/>
                          <m:t>+</m:t>
                        </m:r>
                      </m:sup>
                    </m:sSubSup>
                    <m:r>
                      <m:rPr/>
                      <m:t>+</m:t>
                    </m:r>
                    <m:sSub>
                      <m:sSubPr/>
                      <m:e>
                        <m:r>
                          <m:rPr/>
                          <m:t>m</m:t>
                        </m:r>
                      </m:e>
                      <m:sub>
                        <m:r>
                          <m:rPr/>
                          <m:t>i,y</m:t>
                        </m:r>
                      </m:sub>
                    </m:sSub>
                    <m:r>
                      <m:rPr/>
                      <m:t>ΔQ</m:t>
                    </m:r>
                  </m:e>
                </m:d>
                <m:r>
                  <m:rPr/>
                  <m:t>.</m:t>
                </m:r>
              </m:oMath>
            </m:oMathPara>
          </w:p>
        </w:tc>
        <w:tc>
          <w:tcPr>
            <w:tcW w:w="737" w:type="dxa"/>
            <w:tcMar>
              <w:left w:w="0" w:type="dxa"/>
              <w:right w:w="0" w:type="dxa"/>
            </w:tcMar>
            <w:vAlign w:val="center"/>
          </w:tcPr>
          <w:p w14:paraId="70F77DCF">
            <w:pPr>
              <w:spacing w:before="0" w:after="0"/>
              <w:ind w:firstLine="0" w:firstLineChars="0"/>
              <w:jc w:val="right"/>
            </w:pPr>
            <w:r>
              <w:rPr>
                <w:rFonts w:ascii="Times New Roman" w:hAnsi="Times New Roman" w:eastAsia="方正仿宋_GBK"/>
                <w:b w:val="0"/>
                <w:sz w:val="18"/>
              </w:rPr>
              <w:t>（5-7）</w:t>
            </w:r>
          </w:p>
        </w:tc>
      </w:tr>
    </w:tbl>
    <w:p w14:paraId="7AB85B3A">
      <w:pPr>
        <w:pStyle w:val="115"/>
        <w:widowControl/>
        <w:spacing w:before="0" w:after="0" w:line="348" w:lineRule="exact"/>
        <w:ind w:firstLine="480"/>
        <w:jc w:val="both"/>
      </w:pPr>
      <w:r>
        <w:rPr>
          <w:rFonts w:ascii="Times New Roman" w:hAnsi="Times New Roman" w:eastAsia="方正仿宋_GBK"/>
          <w:b w:val="0"/>
          <w:sz w:val="24"/>
        </w:rPr>
        <w:t>式中，</w:t>
      </w:r>
      <m:oMath>
        <m:sSubSup>
          <m:sSubSupPr/>
          <m:e>
            <m:r>
              <m:rPr/>
              <m:t>Q</m:t>
            </m:r>
          </m:e>
          <m:sub>
            <m:r>
              <m:rPr/>
              <m:t>i,y</m:t>
            </m:r>
          </m:sub>
          <m:sup>
            <m:r>
              <m:rPr>
                <m:sty m:val="p"/>
              </m:rPr>
              <m:t>cap</m:t>
            </m:r>
          </m:sup>
        </m:sSubSup>
      </m:oMath>
      <w:r>
        <w:rPr>
          <w:rFonts w:ascii="Times New Roman" w:hAnsi="Times New Roman" w:eastAsia="方正仿宋_GBK"/>
          <w:b w:val="0"/>
          <w:sz w:val="24"/>
        </w:rPr>
        <w:t>为站</w:t>
      </w:r>
      <m:oMath>
        <m:r>
          <m:rPr/>
          <m:t>i</m:t>
        </m:r>
      </m:oMath>
      <w:r>
        <w:rPr>
          <w:rFonts w:ascii="Times New Roman" w:hAnsi="Times New Roman" w:eastAsia="方正仿宋_GBK"/>
          <w:b w:val="0"/>
          <w:sz w:val="24"/>
        </w:rPr>
        <w:t>可用转供能力，单位MW；</w:t>
      </w:r>
      <m:oMath>
        <m:sSub>
          <m:sSubPr/>
          <m:e>
            <m:r>
              <m:rPr/>
              <m:t>ρ</m:t>
            </m:r>
          </m:e>
          <m:sub>
            <m:r>
              <m:rPr/>
              <m:t>c,0</m:t>
            </m:r>
          </m:sub>
        </m:sSub>
      </m:oMath>
      <w:r>
        <w:rPr>
          <w:rFonts w:ascii="Times New Roman" w:hAnsi="Times New Roman" w:eastAsia="方正仿宋_GBK"/>
          <w:b w:val="0"/>
          <w:sz w:val="24"/>
        </w:rPr>
        <w:t>为区县初始转供率，</w:t>
      </w:r>
      <m:oMath>
        <m:sSubSup>
          <m:sSubSupPr/>
          <m:e>
            <m:r>
              <m:rPr/>
              <m:t>ρ</m:t>
            </m:r>
          </m:e>
          <m:sub>
            <m:r>
              <m:rPr/>
              <m:t>c</m:t>
            </m:r>
          </m:sub>
          <m:sup>
            <m:r>
              <m:rPr>
                <m:nor/>
                <m:sty m:val="p"/>
              </m:rPr>
              <w:rPr>
                <w:b w:val="0"/>
                <w:i w:val="0"/>
              </w:rPr>
              <m:t>max</m:t>
            </m:r>
          </m:sup>
        </m:sSubSup>
      </m:oMath>
      <w:r>
        <w:rPr>
          <w:rFonts w:ascii="Times New Roman" w:hAnsi="Times New Roman" w:eastAsia="方正仿宋_GBK"/>
          <w:b w:val="0"/>
          <w:sz w:val="24"/>
        </w:rPr>
        <w:t>为研究上限；</w:t>
      </w:r>
      <m:oMath>
        <m:sSubSup>
          <m:sSubSupPr/>
          <m:e>
            <m:r>
              <m:rPr/>
              <m:t>L</m:t>
            </m:r>
          </m:e>
          <m:sub>
            <m:r>
              <m:rPr/>
              <m:t>i,y</m:t>
            </m:r>
          </m:sub>
          <m:sup>
            <m:r>
              <m:rPr/>
              <m:t>+</m:t>
            </m:r>
          </m:sup>
        </m:sSubSup>
      </m:oMath>
      <w:r>
        <w:rPr>
          <w:rFonts w:ascii="Times New Roman" w:hAnsi="Times New Roman" w:eastAsia="方正仿宋_GBK"/>
          <w:b w:val="0"/>
          <w:sz w:val="24"/>
        </w:rPr>
        <w:t>为转接前最大正向净负荷；</w:t>
      </w:r>
      <m:oMath>
        <m:sSub>
          <m:sSubPr/>
          <m:e>
            <m:r>
              <m:rPr/>
              <m:t>m</m:t>
            </m:r>
          </m:e>
          <m:sub>
            <m:r>
              <m:rPr/>
              <m:t>i,y</m:t>
            </m:r>
          </m:sub>
        </m:sSub>
      </m:oMath>
      <w:r>
        <w:rPr>
          <w:rFonts w:ascii="Times New Roman" w:hAnsi="Times New Roman" w:eastAsia="方正仿宋_GBK"/>
          <w:b w:val="0"/>
          <w:sz w:val="24"/>
        </w:rPr>
        <w:t>为该站关联的在役新增项目数，非负整数；</w:t>
      </w:r>
      <m:oMath>
        <m:r>
          <m:rPr/>
          <m:t>ΔQ</m:t>
        </m:r>
      </m:oMath>
      <w:r>
        <w:rPr>
          <w:rFonts w:ascii="Times New Roman" w:hAnsi="Times New Roman" w:eastAsia="方正仿宋_GBK"/>
          <w:b w:val="0"/>
          <w:sz w:val="24"/>
        </w:rPr>
        <w:t>为单项目固定能力增量，取7.49 MW。邳州转供率规划目标与上限分别为30%和50%，市区分别为50%和70%。</w:t>
      </w:r>
    </w:p>
    <w:p w14:paraId="18588F77">
      <w:pPr>
        <w:pStyle w:val="2"/>
        <w:widowControl/>
        <w:spacing w:before="0" w:after="0" w:line="348" w:lineRule="exact"/>
        <w:ind w:firstLine="480"/>
        <w:jc w:val="both"/>
      </w:pPr>
      <w:r>
        <w:rPr>
          <w:rFonts w:ascii="Times New Roman" w:hAnsi="Times New Roman" w:eastAsia="方正仿宋_GBK"/>
          <w:b w:val="0"/>
          <w:sz w:val="24"/>
        </w:rPr>
        <w:t>新增项目数量同时满足双端计数和区县新增能力的共享预算。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1463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36D6E85">
            <w:pPr>
              <w:spacing w:before="0" w:after="0"/>
              <w:ind w:firstLine="0" w:firstLineChars="0"/>
            </w:pPr>
          </w:p>
        </w:tc>
        <w:tc>
          <w:tcPr>
            <w:tcW w:w="6838" w:type="dxa"/>
            <w:tcMar>
              <w:left w:w="0" w:type="dxa"/>
              <w:right w:w="0" w:type="dxa"/>
            </w:tcMar>
            <w:vAlign w:val="center"/>
          </w:tcPr>
          <w:p w14:paraId="38596A19">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nary>
                        <m:naryPr>
                          <m:chr m:val="∑"/>
                          <m:limLoc m:val="undOvr"/>
                          <m:supHide m:val="1"/>
                        </m:naryPr>
                        <m:sub>
                          <m:r>
                            <m:rPr/>
                            <m:t>i</m:t>
                          </m:r>
                        </m:sub>
                        <m:sup>
                          <m:r>
                            <m:rPr/>
                            <m:t>​</m:t>
                          </m:r>
                        </m:sup>
                        <m:e>
                          <m:sSub>
                            <m:sSubPr/>
                            <m:e>
                              <m:r>
                                <m:rPr/>
                                <m:t>m</m:t>
                              </m:r>
                            </m:e>
                            <m:sub>
                              <m:r>
                                <m:rPr/>
                                <m:t>i,y</m:t>
                              </m:r>
                            </m:sub>
                          </m:sSub>
                        </m:e>
                      </m:nary>
                    </m:e>
                    <m:e>
                      <m:r>
                        <m:rPr/>
                        <m:t>=2</m:t>
                      </m:r>
                      <m:sSub>
                        <m:sSubPr/>
                        <m:e>
                          <m:r>
                            <m:rPr/>
                            <m:t>M</m:t>
                          </m:r>
                        </m:e>
                        <m:sub>
                          <m:r>
                            <m:rPr/>
                            <m:t>c,y</m:t>
                          </m:r>
                        </m:sub>
                      </m:sSub>
                    </m:e>
                  </m:mr>
                  <m:mr>
                    <m:e/>
                    <m:e>
                      <m:r>
                        <m:rPr/>
                        <m:t>0≤</m:t>
                      </m:r>
                      <m:sSub>
                        <m:sSubPr/>
                        <m:e>
                          <m:r>
                            <m:rPr/>
                            <m:t>m</m:t>
                          </m:r>
                        </m:e>
                        <m:sub>
                          <m:r>
                            <m:rPr/>
                            <m:t>i,y</m:t>
                          </m:r>
                        </m:sub>
                      </m:sSub>
                      <m:r>
                        <m:rPr/>
                        <m:t>≤</m:t>
                      </m:r>
                      <m:sSub>
                        <m:sSubPr/>
                        <m:e>
                          <m:r>
                            <m:rPr/>
                            <m:t>M</m:t>
                          </m:r>
                        </m:e>
                        <m:sub>
                          <m:r>
                            <m:rPr/>
                            <m:t>c,y</m:t>
                          </m:r>
                        </m:sub>
                      </m:sSub>
                    </m:e>
                  </m:mr>
                  <m:mr>
                    <m:e/>
                    <m:e>
                      <m:nary>
                        <m:naryPr>
                          <m:chr m:val="∑"/>
                          <m:limLoc m:val="undOvr"/>
                          <m:supHide m:val="1"/>
                        </m:naryPr>
                        <m:sub>
                          <m:r>
                            <m:rPr/>
                            <m:t>i</m:t>
                          </m:r>
                        </m:sub>
                        <m:sup>
                          <m:r>
                            <m:rPr/>
                            <m:t>​</m:t>
                          </m:r>
                        </m:sup>
                        <m:e>
                          <m:sSub>
                            <m:sSubPr/>
                            <m:e>
                              <m:r>
                                <m:rPr/>
                                <m:t>e</m:t>
                              </m:r>
                            </m:e>
                            <m:sub>
                              <m:r>
                                <m:rPr/>
                                <m:t>i,y</m:t>
                              </m:r>
                            </m:sub>
                          </m:sSub>
                        </m:e>
                      </m:nary>
                      <m:r>
                        <m:rPr/>
                        <m:t>≤</m:t>
                      </m:r>
                      <m:sSub>
                        <m:sSubPr/>
                        <m:e>
                          <m:r>
                            <m:rPr/>
                            <m:t>M</m:t>
                          </m:r>
                        </m:e>
                        <m:sub>
                          <m:r>
                            <m:rPr/>
                            <m:t>c,y</m:t>
                          </m:r>
                        </m:sub>
                      </m:sSub>
                      <m:r>
                        <m:rPr/>
                        <m:t>ΔQ.</m:t>
                      </m:r>
                    </m:e>
                  </m:mr>
                </m:m>
              </m:oMath>
            </m:oMathPara>
          </w:p>
        </w:tc>
        <w:tc>
          <w:tcPr>
            <w:tcW w:w="737" w:type="dxa"/>
            <w:tcMar>
              <w:left w:w="0" w:type="dxa"/>
              <w:right w:w="0" w:type="dxa"/>
            </w:tcMar>
            <w:vAlign w:val="center"/>
          </w:tcPr>
          <w:p w14:paraId="4483C24B">
            <w:pPr>
              <w:spacing w:before="0" w:after="0"/>
              <w:ind w:firstLine="0" w:firstLineChars="0"/>
              <w:jc w:val="right"/>
            </w:pPr>
            <w:r>
              <w:rPr>
                <w:rFonts w:ascii="Times New Roman" w:hAnsi="Times New Roman" w:eastAsia="方正仿宋_GBK"/>
                <w:b w:val="0"/>
                <w:sz w:val="18"/>
              </w:rPr>
              <w:t>（5-8）</w:t>
            </w:r>
          </w:p>
        </w:tc>
      </w:tr>
    </w:tbl>
    <w:p w14:paraId="01D4D4B3">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M</m:t>
            </m:r>
          </m:e>
          <m:sub>
            <m:r>
              <m:rPr/>
              <m:t>c,y</m:t>
            </m:r>
          </m:sub>
        </m:sSub>
      </m:oMath>
      <w:r>
        <w:rPr>
          <w:rFonts w:ascii="Times New Roman" w:hAnsi="Times New Roman" w:eastAsia="方正仿宋_GBK"/>
          <w:b w:val="0"/>
          <w:sz w:val="24"/>
        </w:rPr>
        <w:t>为区县在役新增项目数，</w:t>
      </w:r>
      <m:oMath>
        <m:sSub>
          <m:sSubPr/>
          <m:e>
            <m:r>
              <m:rPr/>
              <m:t>e</m:t>
            </m:r>
          </m:e>
          <m:sub>
            <m:r>
              <m:rPr/>
              <m:t>i,y</m:t>
            </m:r>
          </m:sub>
        </m:sSub>
      </m:oMath>
      <w:r>
        <w:rPr>
          <w:rFonts w:ascii="Times New Roman" w:hAnsi="Times New Roman" w:eastAsia="方正仿宋_GBK"/>
          <w:b w:val="0"/>
          <w:sz w:val="24"/>
        </w:rPr>
        <w:t>为站</w:t>
      </w:r>
      <m:oMath>
        <m:r>
          <m:rPr/>
          <m:t>i</m:t>
        </m:r>
      </m:oMath>
      <w:r>
        <w:rPr>
          <w:rFonts w:ascii="Times New Roman" w:hAnsi="Times New Roman" w:eastAsia="方正仿宋_GBK"/>
          <w:b w:val="0"/>
          <w:sz w:val="24"/>
        </w:rPr>
        <w:t>实际使用的新增转供能力，单位MW。单项目关联两个不同站；全区县实际使用的新增能力按每个项目一份计取。既有能力与新增能力共同满足转出需求：</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BC8A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DA35B79">
            <w:pPr>
              <w:spacing w:before="0" w:after="0"/>
              <w:ind w:firstLine="0" w:firstLineChars="0"/>
            </w:pPr>
          </w:p>
        </w:tc>
        <w:tc>
          <w:tcPr>
            <w:tcW w:w="6838" w:type="dxa"/>
            <w:tcMar>
              <w:left w:w="0" w:type="dxa"/>
              <w:right w:w="0" w:type="dxa"/>
            </w:tcMar>
            <w:vAlign w:val="center"/>
          </w:tcPr>
          <w:p w14:paraId="0FBFF032">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e>
                      <m:sSubSup>
                        <m:sSubSupPr/>
                        <m:e>
                          <m:r>
                            <m:rPr/>
                            <m:t>Q</m:t>
                          </m:r>
                        </m:e>
                        <m:sub>
                          <m:r>
                            <m:rPr/>
                            <m:t>i,y</m:t>
                          </m:r>
                        </m:sub>
                        <m:sup>
                          <m:r>
                            <m:rPr>
                              <m:sty m:val="p"/>
                            </m:rPr>
                            <m:t>out</m:t>
                          </m:r>
                        </m:sup>
                      </m:sSubSup>
                      <m:r>
                        <m:rPr/>
                        <m:t>≤</m:t>
                      </m:r>
                      <m:sSub>
                        <m:sSubPr/>
                        <m:e>
                          <m:r>
                            <m:rPr/>
                            <m:t>ρ</m:t>
                          </m:r>
                        </m:e>
                        <m:sub>
                          <m:r>
                            <m:rPr/>
                            <m:t>c,0</m:t>
                          </m:r>
                        </m:sub>
                      </m:sSub>
                      <m:sSubSup>
                        <m:sSubSupPr/>
                        <m:e>
                          <m:r>
                            <m:rPr/>
                            <m:t>L</m:t>
                          </m:r>
                        </m:e>
                        <m:sub>
                          <m:r>
                            <m:rPr/>
                            <m:t>i,y</m:t>
                          </m:r>
                        </m:sub>
                        <m:sup>
                          <m:r>
                            <m:rPr/>
                            <m:t>+</m:t>
                          </m:r>
                        </m:sup>
                      </m:sSubSup>
                      <m:r>
                        <m:rPr/>
                        <m:t>+</m:t>
                      </m:r>
                      <m:sSub>
                        <m:sSubPr/>
                        <m:e>
                          <m:r>
                            <m:rPr/>
                            <m:t>e</m:t>
                          </m:r>
                        </m:e>
                        <m:sub>
                          <m:r>
                            <m:rPr/>
                            <m:t>i,y</m:t>
                          </m:r>
                        </m:sub>
                      </m:sSub>
                    </m:e>
                  </m:mr>
                  <m:mr>
                    <m:e/>
                    <m:e>
                      <m:sSubSup>
                        <m:sSubSupPr/>
                        <m:e>
                          <m:r>
                            <m:rPr/>
                            <m:t>Q</m:t>
                          </m:r>
                        </m:e>
                        <m:sub>
                          <m:r>
                            <m:rPr/>
                            <m:t>i,y</m:t>
                          </m:r>
                        </m:sub>
                        <m:sup>
                          <m:r>
                            <m:rPr>
                              <m:sty m:val="p"/>
                            </m:rPr>
                            <m:t>out</m:t>
                          </m:r>
                        </m:sup>
                      </m:sSubSup>
                      <m:r>
                        <m:rPr/>
                        <m:t>≤</m:t>
                      </m:r>
                      <m:sSubSup>
                        <m:sSubSupPr/>
                        <m:e>
                          <m:r>
                            <m:rPr/>
                            <m:t>Q</m:t>
                          </m:r>
                        </m:e>
                        <m:sub>
                          <m:r>
                            <m:rPr/>
                            <m:t>i,y</m:t>
                          </m:r>
                        </m:sub>
                        <m:sup>
                          <m:r>
                            <m:rPr>
                              <m:sty m:val="p"/>
                            </m:rPr>
                            <m:t>cap</m:t>
                          </m:r>
                        </m:sup>
                      </m:sSubSup>
                      <m:r>
                        <m:rPr/>
                        <m:t>.</m:t>
                      </m:r>
                    </m:e>
                  </m:mr>
                </m:m>
              </m:oMath>
            </m:oMathPara>
          </w:p>
        </w:tc>
        <w:tc>
          <w:tcPr>
            <w:tcW w:w="737" w:type="dxa"/>
            <w:tcMar>
              <w:left w:w="0" w:type="dxa"/>
              <w:right w:w="0" w:type="dxa"/>
            </w:tcMar>
            <w:vAlign w:val="center"/>
          </w:tcPr>
          <w:p w14:paraId="2C2E5A1A">
            <w:pPr>
              <w:spacing w:before="0" w:after="0"/>
              <w:ind w:firstLine="0" w:firstLineChars="0"/>
              <w:jc w:val="right"/>
            </w:pPr>
            <w:r>
              <w:rPr>
                <w:rFonts w:ascii="Times New Roman" w:hAnsi="Times New Roman" w:eastAsia="方正仿宋_GBK"/>
                <w:b w:val="0"/>
                <w:sz w:val="18"/>
              </w:rPr>
              <w:t>（5-9）</w:t>
            </w:r>
          </w:p>
        </w:tc>
      </w:tr>
    </w:tbl>
    <w:p w14:paraId="14D38459">
      <w:pPr>
        <w:pStyle w:val="115"/>
        <w:widowControl/>
        <w:spacing w:before="0" w:after="0" w:line="348" w:lineRule="exact"/>
        <w:ind w:firstLine="480"/>
        <w:jc w:val="both"/>
      </w:pPr>
      <m:oMath>
        <m:sSubSup>
          <m:sSubSupPr/>
          <m:e>
            <m:r>
              <m:rPr/>
              <m:t>Q</m:t>
            </m:r>
          </m:e>
          <m:sub>
            <m:r>
              <m:rPr/>
              <m:t>i,y</m:t>
            </m:r>
          </m:sub>
          <m:sup>
            <m:r>
              <m:rPr>
                <m:sty m:val="p"/>
              </m:rPr>
              <m:t>out</m:t>
            </m:r>
          </m:sup>
        </m:sSubSup>
      </m:oMath>
      <w:r>
        <w:rPr>
          <w:rFonts w:ascii="Times New Roman" w:hAnsi="Times New Roman" w:eastAsia="方正仿宋_GBK"/>
          <w:b w:val="0"/>
          <w:sz w:val="24"/>
        </w:rPr>
        <w:t>为站级转出负荷，单位MW。能力目标用于保证规划转供能力达到相应比例，实际转出量由负荷分布和费用优化确定。新增项目每区县最多30项，为本研究候选规模设定。</w:t>
      </w:r>
    </w:p>
    <w:p w14:paraId="605486BB">
      <w:pPr>
        <w:pStyle w:val="2"/>
        <w:widowControl/>
        <w:spacing w:before="0" w:after="0" w:line="348" w:lineRule="exact"/>
        <w:ind w:firstLine="480"/>
        <w:jc w:val="both"/>
      </w:pPr>
      <w:r>
        <w:rPr>
          <w:rFonts w:ascii="Times New Roman" w:hAnsi="Times New Roman" w:eastAsia="方正仿宋_GBK"/>
          <w:b w:val="0"/>
          <w:sz w:val="24"/>
        </w:rPr>
        <w:t>等效项目先参与县域容量与负荷优化，再按站级端点数量生成项目配对。双端计数与共享预算约束项目总量，尚未将各站实际转接量绑定到逐条联络路径，因而只能得到区域等效能力方案。实际建设须依据转供需求落实可实现的站对、线路走向、分段位置及可切换负荷区段，按实际通道重算送受端能力和费用。</w:t>
      </w:r>
    </w:p>
    <w:p w14:paraId="17C0AD4F">
      <w:pPr>
        <w:pStyle w:val="5"/>
        <w:keepNext/>
        <w:numPr>
          <w:ilvl w:val="0"/>
          <w:numId w:val="0"/>
        </w:numPr>
        <w:spacing w:before="160" w:after="120" w:line="390" w:lineRule="exact"/>
        <w:ind w:firstLine="0"/>
      </w:pPr>
      <w:bookmarkStart w:id="188" w:name="负荷转接与容量衔接"/>
      <w:r>
        <w:rPr>
          <w:rFonts w:ascii="Times New Roman" w:hAnsi="Times New Roman" w:eastAsia="方正仿宋_GBK"/>
          <w:b/>
          <w:sz w:val="26"/>
        </w:rPr>
        <w:t>5.2.4 负荷转接与容量衔接</w:t>
      </w:r>
      <w:bookmarkEnd w:id="188"/>
    </w:p>
    <w:p w14:paraId="0349798A">
      <w:pPr>
        <w:pStyle w:val="115"/>
        <w:widowControl/>
        <w:spacing w:before="0" w:after="0" w:line="348" w:lineRule="exact"/>
        <w:ind w:firstLine="480"/>
        <w:jc w:val="both"/>
      </w:pPr>
      <w:r>
        <w:rPr>
          <w:rFonts w:ascii="Times New Roman" w:hAnsi="Times New Roman" w:eastAsia="方正仿宋_GBK"/>
          <w:b w:val="0"/>
          <w:sz w:val="24"/>
        </w:rPr>
        <w:t>转接后正向负荷由原站负荷减转出、加承接得到，区县内部转出与承接总量相等。</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43C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0661515">
            <w:pPr>
              <w:spacing w:before="0" w:after="0"/>
              <w:ind w:firstLine="0" w:firstLineChars="0"/>
            </w:pPr>
          </w:p>
        </w:tc>
        <w:tc>
          <w:tcPr>
            <w:tcW w:w="6838" w:type="dxa"/>
            <w:tcMar>
              <w:left w:w="0" w:type="dxa"/>
              <w:right w:w="0" w:type="dxa"/>
            </w:tcMar>
            <w:vAlign w:val="center"/>
          </w:tcPr>
          <w:p w14:paraId="6DDAFC79">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r>
                        <m:rPr/>
                        <m:t>L</m:t>
                      </m:r>
                      <m:sSub>
                        <m:sSubPr/>
                        <m:e>
                          <m:r>
                            <m:rPr/>
                            <m:t>′</m:t>
                          </m:r>
                        </m:e>
                        <m:sub>
                          <m:r>
                            <m:rPr/>
                            <m:t>i,y</m:t>
                          </m:r>
                        </m:sub>
                      </m:sSub>
                    </m:e>
                    <m:e>
                      <m:r>
                        <m:rPr/>
                        <m:t>=</m:t>
                      </m:r>
                      <m:sSubSup>
                        <m:sSubSupPr/>
                        <m:e>
                          <m:r>
                            <m:rPr/>
                            <m:t>L</m:t>
                          </m:r>
                        </m:e>
                        <m:sub>
                          <m:r>
                            <m:rPr/>
                            <m:t>i,y</m:t>
                          </m:r>
                        </m:sub>
                        <m:sup>
                          <m:r>
                            <m:rPr/>
                            <m:t>+</m:t>
                          </m:r>
                        </m:sup>
                      </m:sSubSup>
                      <m:r>
                        <m:rPr/>
                        <m:t>−</m:t>
                      </m:r>
                      <m:sSubSup>
                        <m:sSubSupPr/>
                        <m:e>
                          <m:r>
                            <m:rPr/>
                            <m:t>Q</m:t>
                          </m:r>
                        </m:e>
                        <m:sub>
                          <m:r>
                            <m:rPr/>
                            <m:t>i,y</m:t>
                          </m:r>
                        </m:sub>
                        <m:sup>
                          <m:r>
                            <m:rPr>
                              <m:sty m:val="p"/>
                            </m:rPr>
                            <m:t>out</m:t>
                          </m:r>
                        </m:sup>
                      </m:sSubSup>
                      <m:r>
                        <m:rPr/>
                        <m:t>+</m:t>
                      </m:r>
                      <m:sSubSup>
                        <m:sSubSupPr/>
                        <m:e>
                          <m:r>
                            <m:rPr/>
                            <m:t>Q</m:t>
                          </m:r>
                        </m:e>
                        <m:sub>
                          <m:r>
                            <m:rPr/>
                            <m:t>i,y</m:t>
                          </m:r>
                        </m:sub>
                        <m:sup>
                          <m:r>
                            <m:rPr>
                              <m:sty m:val="p"/>
                            </m:rPr>
                            <m:t>in</m:t>
                          </m:r>
                        </m:sup>
                      </m:sSubSup>
                    </m:e>
                  </m:mr>
                  <m:mr>
                    <m:e>
                      <m:nary>
                        <m:naryPr>
                          <m:chr m:val="∑"/>
                          <m:limLoc m:val="undOvr"/>
                          <m:supHide m:val="1"/>
                        </m:naryPr>
                        <m:sub>
                          <m:r>
                            <m:rPr/>
                            <m:t>i</m:t>
                          </m:r>
                        </m:sub>
                        <m:sup>
                          <m:r>
                            <m:rPr/>
                            <m:t>​</m:t>
                          </m:r>
                        </m:sup>
                        <m:e>
                          <m:sSubSup>
                            <m:sSubSupPr/>
                            <m:e>
                              <m:r>
                                <m:rPr/>
                                <m:t>Q</m:t>
                              </m:r>
                            </m:e>
                            <m:sub>
                              <m:r>
                                <m:rPr/>
                                <m:t>i,y</m:t>
                              </m:r>
                            </m:sub>
                            <m:sup>
                              <m:r>
                                <m:rPr>
                                  <m:sty m:val="p"/>
                                </m:rPr>
                                <m:t>out</m:t>
                              </m:r>
                            </m:sup>
                          </m:sSubSup>
                        </m:e>
                      </m:nary>
                    </m:e>
                    <m:e>
                      <m:r>
                        <m:rPr/>
                        <m:t>=</m:t>
                      </m:r>
                      <m:nary>
                        <m:naryPr>
                          <m:chr m:val="∑"/>
                          <m:limLoc m:val="undOvr"/>
                          <m:supHide m:val="1"/>
                        </m:naryPr>
                        <m:sub>
                          <m:r>
                            <m:rPr/>
                            <m:t>i</m:t>
                          </m:r>
                        </m:sub>
                        <m:sup>
                          <m:r>
                            <m:rPr/>
                            <m:t>​</m:t>
                          </m:r>
                        </m:sup>
                        <m:e>
                          <m:sSubSup>
                            <m:sSubSupPr/>
                            <m:e>
                              <m:r>
                                <m:rPr/>
                                <m:t>Q</m:t>
                              </m:r>
                            </m:e>
                            <m:sub>
                              <m:r>
                                <m:rPr/>
                                <m:t>i,y</m:t>
                              </m:r>
                            </m:sub>
                            <m:sup>
                              <m:r>
                                <m:rPr>
                                  <m:sty m:val="p"/>
                                </m:rPr>
                                <m:t>in</m:t>
                              </m:r>
                            </m:sup>
                          </m:sSubSup>
                        </m:e>
                      </m:nary>
                    </m:e>
                  </m:mr>
                  <m:mr>
                    <m:e>
                      <m:nary>
                        <m:naryPr>
                          <m:chr m:val="∑"/>
                          <m:limLoc m:val="undOvr"/>
                          <m:supHide m:val="1"/>
                        </m:naryPr>
                        <m:sub>
                          <m:r>
                            <m:rPr/>
                            <m:t>i</m:t>
                          </m:r>
                        </m:sub>
                        <m:sup>
                          <m:r>
                            <m:rPr/>
                            <m:t>​</m:t>
                          </m:r>
                        </m:sup>
                        <m:e>
                          <m:r>
                            <m:rPr/>
                            <m:t>L</m:t>
                          </m:r>
                        </m:e>
                      </m:nary>
                      <m:sSub>
                        <m:sSubPr/>
                        <m:e>
                          <m:r>
                            <m:rPr/>
                            <m:t>′</m:t>
                          </m:r>
                        </m:e>
                        <m:sub>
                          <m:r>
                            <m:rPr/>
                            <m:t>i,y</m:t>
                          </m:r>
                        </m:sub>
                      </m:sSub>
                    </m:e>
                    <m:e>
                      <m:r>
                        <m:rPr/>
                        <m:t>=</m:t>
                      </m:r>
                      <m:nary>
                        <m:naryPr>
                          <m:chr m:val="∑"/>
                          <m:limLoc m:val="undOvr"/>
                          <m:supHide m:val="1"/>
                        </m:naryPr>
                        <m:sub>
                          <m:r>
                            <m:rPr/>
                            <m:t>i</m:t>
                          </m:r>
                        </m:sub>
                        <m:sup>
                          <m:r>
                            <m:rPr/>
                            <m:t>​</m:t>
                          </m:r>
                        </m:sup>
                        <m:e>
                          <m:sSubSup>
                            <m:sSubSupPr/>
                            <m:e>
                              <m:r>
                                <m:rPr/>
                                <m:t>L</m:t>
                              </m:r>
                            </m:e>
                            <m:sub>
                              <m:r>
                                <m:rPr/>
                                <m:t>i,y</m:t>
                              </m:r>
                            </m:sub>
                            <m:sup>
                              <m:r>
                                <m:rPr/>
                                <m:t>+</m:t>
                              </m:r>
                            </m:sup>
                          </m:sSubSup>
                        </m:e>
                      </m:nary>
                      <m:r>
                        <m:rPr/>
                        <m:t>.</m:t>
                      </m:r>
                    </m:e>
                  </m:mr>
                </m:m>
              </m:oMath>
            </m:oMathPara>
          </w:p>
        </w:tc>
        <w:tc>
          <w:tcPr>
            <w:tcW w:w="737" w:type="dxa"/>
            <w:tcMar>
              <w:left w:w="0" w:type="dxa"/>
              <w:right w:w="0" w:type="dxa"/>
            </w:tcMar>
            <w:vAlign w:val="center"/>
          </w:tcPr>
          <w:p w14:paraId="79756546">
            <w:pPr>
              <w:spacing w:before="0" w:after="0"/>
              <w:ind w:firstLine="0" w:firstLineChars="0"/>
              <w:jc w:val="right"/>
            </w:pPr>
            <w:r>
              <w:rPr>
                <w:rFonts w:ascii="Times New Roman" w:hAnsi="Times New Roman" w:eastAsia="方正仿宋_GBK"/>
                <w:b w:val="0"/>
                <w:sz w:val="18"/>
              </w:rPr>
              <w:t>（5-10）</w:t>
            </w:r>
          </w:p>
        </w:tc>
      </w:tr>
    </w:tbl>
    <w:p w14:paraId="3AF4D950">
      <w:pPr>
        <w:pStyle w:val="115"/>
        <w:widowControl/>
        <w:spacing w:before="0" w:after="0" w:line="348" w:lineRule="exact"/>
        <w:ind w:firstLine="480"/>
        <w:jc w:val="both"/>
      </w:pPr>
      <w:r>
        <w:rPr>
          <w:rFonts w:ascii="Times New Roman" w:hAnsi="Times New Roman" w:eastAsia="方正仿宋_GBK"/>
          <w:b w:val="0"/>
          <w:sz w:val="24"/>
        </w:rPr>
        <w:t>式中，</w:t>
      </w:r>
      <m:oMath>
        <m:r>
          <m:rPr/>
          <m:t>L</m:t>
        </m:r>
        <m:sSub>
          <m:sSubPr/>
          <m:e>
            <m:r>
              <m:rPr/>
              <m:t>′</m:t>
            </m:r>
          </m:e>
          <m:sub>
            <m:r>
              <m:rPr/>
              <m:t>i,y</m:t>
            </m:r>
          </m:sub>
        </m:sSub>
      </m:oMath>
      <w:r>
        <w:rPr>
          <w:rFonts w:ascii="Times New Roman" w:hAnsi="Times New Roman" w:eastAsia="方正仿宋_GBK"/>
          <w:b w:val="0"/>
          <w:sz w:val="24"/>
        </w:rPr>
        <w:t>为转接后的站级正向负荷，</w:t>
      </w:r>
      <m:oMath>
        <m:sSubSup>
          <m:sSubSupPr/>
          <m:e>
            <m:r>
              <m:rPr/>
              <m:t>Q</m:t>
            </m:r>
          </m:e>
          <m:sub>
            <m:r>
              <m:rPr/>
              <m:t>i,y</m:t>
            </m:r>
          </m:sub>
          <m:sup>
            <m:r>
              <m:rPr>
                <m:sty m:val="p"/>
              </m:rPr>
              <m:t>in</m:t>
            </m:r>
          </m:sup>
        </m:sSubSup>
      </m:oMath>
      <w:r>
        <w:rPr>
          <w:rFonts w:ascii="Times New Roman" w:hAnsi="Times New Roman" w:eastAsia="方正仿宋_GBK"/>
          <w:b w:val="0"/>
          <w:sz w:val="24"/>
        </w:rPr>
        <w:t>为该站承接负荷，单位MW。模型先求站级转出与承接量，再生成守恒的站间分配表。联络由此改善容量与负荷的空间匹配。</w:t>
      </w:r>
    </w:p>
    <w:p w14:paraId="40E1605A">
      <w:pPr>
        <w:pStyle w:val="2"/>
        <w:widowControl/>
        <w:spacing w:before="0" w:after="0" w:line="348" w:lineRule="exact"/>
        <w:ind w:firstLine="480"/>
        <w:jc w:val="both"/>
      </w:pPr>
      <w:r>
        <w:rPr>
          <w:rFonts w:ascii="Times New Roman" w:hAnsi="Times New Roman" w:eastAsia="方正仿宋_GBK"/>
          <w:b w:val="0"/>
          <w:sz w:val="24"/>
        </w:rPr>
        <w:t>本地电源保留在原站。用电负荷转出后，原站潜在反送压力增加，反向净负荷上界取原站最大反向净负荷加转出量。各站采用同一规则：</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6A13B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DB8A747">
            <w:pPr>
              <w:spacing w:before="0" w:after="0"/>
              <w:ind w:firstLine="0" w:firstLineChars="0"/>
            </w:pPr>
          </w:p>
        </w:tc>
        <w:tc>
          <w:tcPr>
            <w:tcW w:w="6838" w:type="dxa"/>
            <w:tcMar>
              <w:left w:w="0" w:type="dxa"/>
              <w:right w:w="0" w:type="dxa"/>
            </w:tcMar>
            <w:vAlign w:val="center"/>
          </w:tcPr>
          <w:p w14:paraId="777056A0">
            <w:pPr>
              <w:pStyle w:val="2"/>
              <w:keepNext/>
              <w:spacing w:before="100" w:after="100" w:line="276" w:lineRule="auto"/>
              <w:ind w:firstLine="0" w:firstLineChars="0"/>
              <w:jc w:val="center"/>
            </w:pPr>
            <m:oMathPara>
              <m:oMathParaPr>
                <m:jc m:val="center"/>
              </m:oMathParaPr>
              <m:oMath>
                <m:sSubSup>
                  <m:sSubSupPr/>
                  <m:e>
                    <m:r>
                      <m:rPr/>
                      <m:t>L</m:t>
                    </m:r>
                  </m:e>
                  <m:sub>
                    <m:r>
                      <m:rPr/>
                      <m:t>i,y</m:t>
                    </m:r>
                  </m:sub>
                  <m:sup>
                    <m:r>
                      <m:rPr/>
                      <m:t>−,</m:t>
                    </m:r>
                    <m:r>
                      <m:rPr>
                        <m:sty m:val="p"/>
                      </m:rPr>
                      <m:t>check</m:t>
                    </m:r>
                  </m:sup>
                </m:sSubSup>
                <m:r>
                  <m:rPr/>
                  <m:t>=</m:t>
                </m:r>
                <m:sSubSup>
                  <m:sSubSupPr/>
                  <m:e>
                    <m:r>
                      <m:rPr/>
                      <m:t>L</m:t>
                    </m:r>
                  </m:e>
                  <m:sub>
                    <m:r>
                      <m:rPr/>
                      <m:t>i,y</m:t>
                    </m:r>
                  </m:sub>
                  <m:sup>
                    <m:r>
                      <m:rPr/>
                      <m:t>−</m:t>
                    </m:r>
                  </m:sup>
                </m:sSubSup>
                <m:r>
                  <m:rPr/>
                  <m:t>+</m:t>
                </m:r>
                <m:sSubSup>
                  <m:sSubSupPr/>
                  <m:e>
                    <m:r>
                      <m:rPr/>
                      <m:t>Q</m:t>
                    </m:r>
                  </m:e>
                  <m:sub>
                    <m:r>
                      <m:rPr/>
                      <m:t>i,y</m:t>
                    </m:r>
                  </m:sub>
                  <m:sup>
                    <m:r>
                      <m:rPr>
                        <m:sty m:val="p"/>
                      </m:rPr>
                      <m:t>out</m:t>
                    </m:r>
                  </m:sup>
                </m:sSubSup>
                <m:r>
                  <m:rPr/>
                  <m:t>.</m:t>
                </m:r>
              </m:oMath>
            </m:oMathPara>
          </w:p>
        </w:tc>
        <w:tc>
          <w:tcPr>
            <w:tcW w:w="737" w:type="dxa"/>
            <w:tcMar>
              <w:left w:w="0" w:type="dxa"/>
              <w:right w:w="0" w:type="dxa"/>
            </w:tcMar>
            <w:vAlign w:val="center"/>
          </w:tcPr>
          <w:p w14:paraId="22B27CA6">
            <w:pPr>
              <w:spacing w:before="0" w:after="0"/>
              <w:ind w:firstLine="0" w:firstLineChars="0"/>
              <w:jc w:val="right"/>
            </w:pPr>
            <w:r>
              <w:rPr>
                <w:rFonts w:ascii="Times New Roman" w:hAnsi="Times New Roman" w:eastAsia="方正仿宋_GBK"/>
                <w:b w:val="0"/>
                <w:sz w:val="18"/>
              </w:rPr>
              <w:t>（5-11）</w:t>
            </w:r>
          </w:p>
        </w:tc>
      </w:tr>
    </w:tbl>
    <w:p w14:paraId="318705A3">
      <w:pPr>
        <w:pStyle w:val="115"/>
        <w:widowControl/>
        <w:spacing w:before="0" w:after="0" w:line="348" w:lineRule="exact"/>
        <w:ind w:firstLine="480"/>
        <w:jc w:val="both"/>
      </w:pPr>
      <m:oMath>
        <m:sSubSup>
          <m:sSubSupPr/>
          <m:e>
            <m:r>
              <m:rPr/>
              <m:t>L</m:t>
            </m:r>
          </m:e>
          <m:sub>
            <m:r>
              <m:rPr/>
              <m:t>i,y</m:t>
            </m:r>
          </m:sub>
          <m:sup>
            <m:r>
              <m:rPr/>
              <m:t>−</m:t>
            </m:r>
          </m:sup>
        </m:sSubSup>
      </m:oMath>
      <w:r>
        <w:rPr>
          <w:rFonts w:ascii="Times New Roman" w:hAnsi="Times New Roman" w:eastAsia="方正仿宋_GBK"/>
          <w:b w:val="0"/>
          <w:sz w:val="24"/>
        </w:rPr>
        <w:t>为原站最大反向净负荷，</w:t>
      </w:r>
      <m:oMath>
        <m:sSubSup>
          <m:sSubSupPr/>
          <m:e>
            <m:r>
              <m:rPr/>
              <m:t>L</m:t>
            </m:r>
          </m:e>
          <m:sub>
            <m:r>
              <m:rPr/>
              <m:t>i,y</m:t>
            </m:r>
          </m:sub>
          <m:sup>
            <m:r>
              <m:rPr/>
              <m:t>−,</m:t>
            </m:r>
            <m:r>
              <m:rPr>
                <m:sty m:val="p"/>
              </m:rPr>
              <m:t>check</m:t>
            </m:r>
          </m:sup>
        </m:sSubSup>
      </m:oMath>
      <w:r>
        <w:rPr>
          <w:rFonts w:ascii="Times New Roman" w:hAnsi="Times New Roman" w:eastAsia="方正仿宋_GBK"/>
          <w:b w:val="0"/>
          <w:sz w:val="24"/>
        </w:rPr>
        <w:t>为用于校核的反向净负荷上界，单位MW。该式在缺少转接负荷同步曲线的情况下按峰值上界处理，受端增加用电仍按其正向容量约束校核。</w:t>
      </w:r>
    </w:p>
    <w:p w14:paraId="118BAA2A">
      <w:pPr>
        <w:pStyle w:val="2"/>
        <w:widowControl/>
        <w:spacing w:before="0" w:after="0" w:line="348" w:lineRule="exact"/>
        <w:ind w:firstLine="480"/>
        <w:jc w:val="both"/>
      </w:pPr>
      <w:r>
        <w:rPr>
          <w:rFonts w:ascii="Times New Roman" w:hAnsi="Times New Roman" w:eastAsia="方正仿宋_GBK"/>
          <w:b w:val="0"/>
          <w:sz w:val="24"/>
        </w:rPr>
        <w:t>以两站负荷转接说明计算关系。送端原正向负荷80 MW，初始转供率28.29%，既有能力为22.63 MW；新建一个项目后，能力增至30.12 MW。若转出25 MW，新增能力实际使用2.37 MW，原站正向负荷降至55 MW；原反向净负荷10 MW时，校核上界增至35 MW。受端原负荷40 MW，承接后为65 MW，按65 MW校核正常和主变N-1容量。两站负荷合计仍为120 MW，架空为主情景的新建项目投资124.80万元，计取一次。</w:t>
      </w:r>
    </w:p>
    <w:p w14:paraId="40D86AA5">
      <w:pPr>
        <w:pStyle w:val="4"/>
        <w:keepNext/>
        <w:numPr>
          <w:ilvl w:val="0"/>
          <w:numId w:val="0"/>
        </w:numPr>
        <w:spacing w:before="160" w:after="120" w:line="480" w:lineRule="exact"/>
        <w:ind w:firstLine="0"/>
      </w:pPr>
      <w:bookmarkStart w:id="189" w:name="h570"/>
      <w:bookmarkStart w:id="190" w:name="约束条件与求解流程"/>
      <w:r>
        <w:rPr>
          <w:rFonts w:ascii="Times New Roman" w:hAnsi="Times New Roman" w:eastAsia="方正仿宋_GBK"/>
          <w:b/>
          <w:sz w:val="32"/>
        </w:rPr>
        <w:t>5.3 约束条件与求解流程</w:t>
      </w:r>
      <w:bookmarkEnd w:id="189"/>
      <w:bookmarkEnd w:id="190"/>
    </w:p>
    <w:p w14:paraId="1E0CE771">
      <w:pPr>
        <w:pStyle w:val="5"/>
        <w:keepNext/>
        <w:numPr>
          <w:ilvl w:val="0"/>
          <w:numId w:val="0"/>
        </w:numPr>
        <w:spacing w:before="160" w:after="120" w:line="390" w:lineRule="exact"/>
        <w:ind w:firstLine="0"/>
      </w:pPr>
      <w:bookmarkStart w:id="191" w:name="正常运行和主变n-1"/>
      <w:r>
        <w:rPr>
          <w:rFonts w:ascii="Times New Roman" w:hAnsi="Times New Roman" w:eastAsia="方正仿宋_GBK"/>
          <w:b/>
          <w:sz w:val="26"/>
        </w:rPr>
        <w:t>5.3.1 正常运行和主变N-1</w:t>
      </w:r>
      <w:bookmarkEnd w:id="191"/>
    </w:p>
    <w:p w14:paraId="244A1958">
      <w:pPr>
        <w:pStyle w:val="115"/>
        <w:widowControl/>
        <w:spacing w:before="0" w:after="0" w:line="348" w:lineRule="exact"/>
        <w:ind w:firstLine="480"/>
        <w:jc w:val="both"/>
      </w:pPr>
      <w:r>
        <w:rPr>
          <w:rFonts w:ascii="Times New Roman" w:hAnsi="Times New Roman" w:eastAsia="方正仿宋_GBK"/>
          <w:b w:val="0"/>
          <w:sz w:val="24"/>
        </w:rPr>
        <w:t>主变容量按0.95功率因数折算为有功供电能力。正常运行分别校核正向和反向需求；主变N-1时，以剩余主变和储能支撑满足全部转接后负荷。</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D5FE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1870BA4">
            <w:pPr>
              <w:spacing w:before="0" w:after="0"/>
              <w:ind w:firstLine="0" w:firstLineChars="0"/>
            </w:pPr>
          </w:p>
        </w:tc>
        <w:tc>
          <w:tcPr>
            <w:tcW w:w="6838" w:type="dxa"/>
            <w:tcMar>
              <w:left w:w="0" w:type="dxa"/>
              <w:right w:w="0" w:type="dxa"/>
            </w:tcMar>
            <w:vAlign w:val="center"/>
          </w:tcPr>
          <w:p w14:paraId="0615591A">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r>
                        <m:rPr/>
                        <m:t>0.95</m:t>
                      </m:r>
                      <m:sSub>
                        <m:sSubPr/>
                        <m:e>
                          <m:r>
                            <m:rPr/>
                            <m:t>S</m:t>
                          </m:r>
                        </m:e>
                        <m:sub>
                          <m:r>
                            <m:rPr/>
                            <m:t>i,y</m:t>
                          </m:r>
                        </m:sub>
                      </m:sSub>
                      <m:r>
                        <m:rPr/>
                        <m:t>+</m:t>
                      </m:r>
                      <m:sSubSup>
                        <m:sSubSupPr/>
                        <m:e>
                          <m:r>
                            <m:rPr/>
                            <m:t>P</m:t>
                          </m:r>
                        </m:e>
                        <m:sub>
                          <m:r>
                            <m:rPr/>
                            <m:t>B,i,y</m:t>
                          </m:r>
                        </m:sub>
                        <m:sup>
                          <m:r>
                            <m:rPr/>
                            <m:t>+</m:t>
                          </m:r>
                        </m:sup>
                      </m:sSubSup>
                    </m:e>
                    <m:e>
                      <m:r>
                        <m:rPr/>
                        <m:t>≥L</m:t>
                      </m:r>
                      <m:sSub>
                        <m:sSubPr/>
                        <m:e>
                          <m:r>
                            <m:rPr/>
                            <m:t>′</m:t>
                          </m:r>
                        </m:e>
                        <m:sub>
                          <m:r>
                            <m:rPr/>
                            <m:t>i,y</m:t>
                          </m:r>
                        </m:sub>
                      </m:sSub>
                      <m:r>
                        <m:rPr/>
                        <m:t>,</m:t>
                      </m:r>
                    </m:e>
                  </m:mr>
                  <m:mr>
                    <m:e>
                      <m:r>
                        <m:rPr/>
                        <m:t>0.95</m:t>
                      </m:r>
                      <m:sSub>
                        <m:sSubPr/>
                        <m:e>
                          <m:r>
                            <m:rPr/>
                            <m:t>S</m:t>
                          </m:r>
                        </m:e>
                        <m:sub>
                          <m:r>
                            <m:rPr/>
                            <m:t>i,y</m:t>
                          </m:r>
                        </m:sub>
                      </m:sSub>
                      <m:r>
                        <m:rPr/>
                        <m:t>+</m:t>
                      </m:r>
                      <m:sSubSup>
                        <m:sSubSupPr/>
                        <m:e>
                          <m:r>
                            <m:rPr/>
                            <m:t>P</m:t>
                          </m:r>
                        </m:e>
                        <m:sub>
                          <m:r>
                            <m:rPr/>
                            <m:t>B,i,y</m:t>
                          </m:r>
                        </m:sub>
                        <m:sup>
                          <m:r>
                            <m:rPr/>
                            <m:t>−</m:t>
                          </m:r>
                        </m:sup>
                      </m:sSubSup>
                    </m:e>
                    <m:e>
                      <m:r>
                        <m:rPr/>
                        <m:t>≥</m:t>
                      </m:r>
                      <m:sSubSup>
                        <m:sSubSupPr/>
                        <m:e>
                          <m:r>
                            <m:rPr/>
                            <m:t>L</m:t>
                          </m:r>
                        </m:e>
                        <m:sub>
                          <m:r>
                            <m:rPr/>
                            <m:t>i,y</m:t>
                          </m:r>
                        </m:sub>
                        <m:sup>
                          <m:r>
                            <m:rPr/>
                            <m:t>−,</m:t>
                          </m:r>
                          <m:r>
                            <m:rPr>
                              <m:sty m:val="p"/>
                            </m:rPr>
                            <m:t>check</m:t>
                          </m:r>
                        </m:sup>
                      </m:sSubSup>
                      <m:r>
                        <m:rPr/>
                        <m:t>,</m:t>
                      </m:r>
                    </m:e>
                  </m:mr>
                  <m:mr>
                    <m:e>
                      <m:r>
                        <m:rPr/>
                        <m:t>0.95(</m:t>
                      </m:r>
                      <m:sSub>
                        <m:sSubPr/>
                        <m:e>
                          <m:r>
                            <m:rPr/>
                            <m:t>S</m:t>
                          </m:r>
                        </m:e>
                        <m:sub>
                          <m:r>
                            <m:rPr/>
                            <m:t>i,y</m:t>
                          </m:r>
                        </m:sub>
                      </m:sSub>
                      <m:r>
                        <m:rPr/>
                        <m:t>−</m:t>
                      </m:r>
                      <m:sSub>
                        <m:sSubPr/>
                        <m:e>
                          <m:r>
                            <m:rPr/>
                            <m:t>S</m:t>
                          </m:r>
                        </m:e>
                        <m:sub>
                          <m:r>
                            <m:rPr/>
                            <m:t>i,k,y</m:t>
                          </m:r>
                        </m:sub>
                      </m:sSub>
                      <m:r>
                        <m:rPr/>
                        <m:t>)+</m:t>
                      </m:r>
                      <m:sSubSup>
                        <m:sSubSupPr/>
                        <m:e>
                          <m:r>
                            <m:rPr/>
                            <m:t>P</m:t>
                          </m:r>
                        </m:e>
                        <m:sub>
                          <m:r>
                            <m:rPr/>
                            <m:t>B,i,y</m:t>
                          </m:r>
                        </m:sub>
                        <m:sup>
                          <m:r>
                            <m:rPr/>
                            <m:t>+</m:t>
                          </m:r>
                        </m:sup>
                      </m:sSubSup>
                    </m:e>
                    <m:e>
                      <m:r>
                        <m:rPr/>
                        <m:t>≥L</m:t>
                      </m:r>
                      <m:sSub>
                        <m:sSubPr/>
                        <m:e>
                          <m:r>
                            <m:rPr/>
                            <m:t>′</m:t>
                          </m:r>
                        </m:e>
                        <m:sub>
                          <m:r>
                            <m:rPr/>
                            <m:t>i,y</m:t>
                          </m:r>
                        </m:sub>
                      </m:sSub>
                      <m:r>
                        <m:rPr/>
                        <m:t>, k∈</m:t>
                      </m:r>
                      <m:sSub>
                        <m:sSubPr/>
                        <m:e>
                          <m:r>
                            <m:rPr>
                              <m:sty m:val="p"/>
                              <m:scr m:val="script"/>
                            </m:rPr>
                            <m:t>K</m:t>
                          </m:r>
                        </m:e>
                        <m:sub>
                          <m:r>
                            <m:rPr/>
                            <m:t>i,y</m:t>
                          </m:r>
                        </m:sub>
                      </m:sSub>
                      <m:r>
                        <m:rPr/>
                        <m:t>.</m:t>
                      </m:r>
                    </m:e>
                  </m:mr>
                </m:m>
              </m:oMath>
            </m:oMathPara>
          </w:p>
        </w:tc>
        <w:tc>
          <w:tcPr>
            <w:tcW w:w="737" w:type="dxa"/>
            <w:tcMar>
              <w:left w:w="0" w:type="dxa"/>
              <w:right w:w="0" w:type="dxa"/>
            </w:tcMar>
            <w:vAlign w:val="center"/>
          </w:tcPr>
          <w:p w14:paraId="764A4842">
            <w:pPr>
              <w:spacing w:before="0" w:after="0"/>
              <w:ind w:firstLine="0" w:firstLineChars="0"/>
              <w:jc w:val="right"/>
            </w:pPr>
            <w:r>
              <w:rPr>
                <w:rFonts w:ascii="Times New Roman" w:hAnsi="Times New Roman" w:eastAsia="方正仿宋_GBK"/>
                <w:b w:val="0"/>
                <w:sz w:val="18"/>
              </w:rPr>
              <w:t>（5-12）</w:t>
            </w:r>
          </w:p>
        </w:tc>
      </w:tr>
    </w:tbl>
    <w:p w14:paraId="65A0E743">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sty m:val="p"/>
                <m:scr m:val="script"/>
              </m:rPr>
              <m:t>K</m:t>
            </m:r>
          </m:e>
          <m:sub>
            <m:r>
              <m:rPr/>
              <m:t>i,y</m:t>
            </m:r>
          </m:sub>
        </m:sSub>
      </m:oMath>
      <w:r>
        <w:rPr>
          <w:rFonts w:ascii="Times New Roman" w:hAnsi="Times New Roman" w:eastAsia="方正仿宋_GBK"/>
          <w:b w:val="0"/>
          <w:sz w:val="24"/>
        </w:rPr>
        <w:t>为该年在役主变集合，</w:t>
      </w:r>
      <m:oMath>
        <m:sSub>
          <m:sSubPr/>
          <m:e>
            <m:r>
              <m:rPr/>
              <m:t>S</m:t>
            </m:r>
          </m:e>
          <m:sub>
            <m:r>
              <m:rPr/>
              <m:t>i,k,y</m:t>
            </m:r>
          </m:sub>
        </m:sSub>
      </m:oMath>
      <w:r>
        <w:rPr>
          <w:rFonts w:ascii="Times New Roman" w:hAnsi="Times New Roman" w:eastAsia="方正仿宋_GBK"/>
          <w:b w:val="0"/>
          <w:sz w:val="24"/>
        </w:rPr>
        <w:t>为退出主变的铭牌容量。扩建主变投运后，也进入退出校核。邳州各类别采用同一全负荷静态研究条件，市区按A类供电区域规划。导则的分类供电安全要求与本项目统一的研究校核条件分别说明[5]。正向、反向储能充放电功率分别按对应峰段计算，取在役储能额定功率与储能能量在该方向95%峰值持续时间内可提供功率的较小值。</w:t>
      </w:r>
    </w:p>
    <w:p w14:paraId="7D2879D3">
      <w:pPr>
        <w:pStyle w:val="2"/>
        <w:widowControl/>
        <w:spacing w:before="0" w:after="0" w:line="348" w:lineRule="exact"/>
        <w:ind w:firstLine="480"/>
        <w:jc w:val="both"/>
      </w:pPr>
      <w:r>
        <w:rPr>
          <w:rFonts w:ascii="Times New Roman" w:hAnsi="Times New Roman" w:eastAsia="方正仿宋_GBK"/>
          <w:b w:val="0"/>
          <w:sz w:val="24"/>
        </w:rPr>
        <w:t>从基期向后，各台主变容量、扩建主变在役状态、储能柜数和新增联络项目数逐年非减。每年的转接功率可以随负荷与设备状态调整。所有容量选择同时满足该年容载比控制范围、转供能力预算和技术约束。</w:t>
      </w:r>
    </w:p>
    <w:p w14:paraId="0B46E554">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33357C71">
      <w:pPr>
        <w:pStyle w:val="115"/>
        <w:widowControl/>
        <w:spacing w:before="0" w:after="0" w:line="348" w:lineRule="exact"/>
        <w:ind w:firstLine="480"/>
        <w:jc w:val="both"/>
      </w:pPr>
      <w:r>
        <w:rPr>
          <w:rFonts w:ascii="Times New Roman" w:hAnsi="Times New Roman" w:eastAsia="方正仿宋_GBK"/>
          <w:b w:val="0"/>
          <w:sz w:val="24"/>
        </w:rPr>
        <w:t>以新增措施评价期费用现值最小为主目标。主变替换、主变扩建、新增储能与联络项目按第四章规定的投运年份和评价期折算。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6FC08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F04E2C1">
            <w:pPr>
              <w:spacing w:before="0" w:after="0"/>
              <w:ind w:firstLine="0" w:firstLineChars="0"/>
            </w:pPr>
          </w:p>
        </w:tc>
        <w:tc>
          <w:tcPr>
            <w:tcW w:w="6838" w:type="dxa"/>
            <w:tcMar>
              <w:left w:w="0" w:type="dxa"/>
              <w:right w:w="0" w:type="dxa"/>
            </w:tcMar>
            <w:vAlign w:val="center"/>
          </w:tcPr>
          <w:p w14:paraId="38E5EE09">
            <w:pPr>
              <w:pStyle w:val="2"/>
              <w:keepNext/>
              <w:spacing w:before="100" w:after="100" w:line="276" w:lineRule="auto"/>
              <w:ind w:firstLine="0" w:firstLineChars="0"/>
              <w:jc w:val="center"/>
            </w:pPr>
            <m:oMathPara>
              <m:oMathParaPr>
                <m:jc m:val="center"/>
              </m:oMathParaPr>
              <m:oMath>
                <m:r>
                  <m:rPr>
                    <m:nor/>
                    <m:sty m:val="p"/>
                  </m:rPr>
                  <w:rPr>
                    <w:b w:val="0"/>
                    <w:i w:val="0"/>
                  </w:rPr>
                  <m:t>min</m:t>
                </m:r>
                <m:r>
                  <m:rPr/>
                  <m:t>C=</m:t>
                </m:r>
                <m:nary>
                  <m:naryPr>
                    <m:chr m:val="∑"/>
                    <m:limLoc m:val="undOvr"/>
                    <m:supHide m:val="1"/>
                  </m:naryPr>
                  <m:sub>
                    <m:r>
                      <m:rPr/>
                      <m:t>c</m:t>
                    </m:r>
                  </m:sub>
                  <m:sup>
                    <m:r>
                      <m:rPr/>
                      <m:t>​</m:t>
                    </m:r>
                  </m:sup>
                  <m:e>
                    <m:nary>
                      <m:naryPr>
                        <m:chr m:val="∑"/>
                        <m:limLoc m:val="undOvr"/>
                        <m:supHide m:val="1"/>
                      </m:naryPr>
                      <m:sub>
                        <m:r>
                          <m:rPr/>
                          <m:t>s</m:t>
                        </m:r>
                      </m:sub>
                      <m:sup>
                        <m:r>
                          <m:rPr/>
                          <m:t>​</m:t>
                        </m:r>
                      </m:sup>
                      <m:e>
                        <m:nary>
                          <m:naryPr>
                            <m:chr m:val="∑"/>
                            <m:limLoc m:val="undOvr"/>
                            <m:supHide m:val="1"/>
                          </m:naryPr>
                          <m:sub>
                            <m:r>
                              <m:rPr/>
                              <m:t>y</m:t>
                            </m:r>
                          </m:sub>
                          <m:sup>
                            <m:r>
                              <m:rPr/>
                              <m:t>​</m:t>
                            </m:r>
                          </m:sup>
                          <m:e>
                            <m:d>
                              <m:dPr>
                                <m:begChr m:val="["/>
                                <m:endChr m:val="]"/>
                              </m:dPr>
                              <m:e>
                                <m:sSub>
                                  <m:sSubPr/>
                                  <m:e>
                                    <m:r>
                                      <m:rPr/>
                                      <m:t>A</m:t>
                                    </m:r>
                                  </m:e>
                                  <m:sub>
                                    <m:r>
                                      <m:rPr/>
                                      <m:t>T</m:t>
                                    </m:r>
                                  </m:sub>
                                </m:sSub>
                                <m:r>
                                  <m:rPr/>
                                  <m:t>(y)</m:t>
                                </m:r>
                                <m:sSub>
                                  <m:sSubPr/>
                                  <m:e>
                                    <m:r>
                                      <m:rPr/>
                                      <m:t>I</m:t>
                                    </m:r>
                                  </m:e>
                                  <m:sub>
                                    <m:r>
                                      <m:rPr/>
                                      <m:t>T,c,s,y</m:t>
                                    </m:r>
                                  </m:sub>
                                </m:sSub>
                                <m:r>
                                  <m:rPr/>
                                  <m:t>+</m:t>
                                </m:r>
                                <m:sSub>
                                  <m:sSubPr/>
                                  <m:e>
                                    <m:r>
                                      <m:rPr/>
                                      <m:t>A</m:t>
                                    </m:r>
                                  </m:e>
                                  <m:sub>
                                    <m:r>
                                      <m:rPr/>
                                      <m:t>B</m:t>
                                    </m:r>
                                  </m:sub>
                                </m:sSub>
                                <m:r>
                                  <m:rPr/>
                                  <m:t>(y)</m:t>
                                </m:r>
                                <m:sSub>
                                  <m:sSubPr/>
                                  <m:e>
                                    <m:r>
                                      <m:rPr/>
                                      <m:t>I</m:t>
                                    </m:r>
                                  </m:e>
                                  <m:sub>
                                    <m:r>
                                      <m:rPr/>
                                      <m:t>B,c,s,y</m:t>
                                    </m:r>
                                  </m:sub>
                                </m:sSub>
                                <m:r>
                                  <m:rPr/>
                                  <m:t>+</m:t>
                                </m:r>
                                <m:sSub>
                                  <m:sSubPr/>
                                  <m:e>
                                    <m:r>
                                      <m:rPr/>
                                      <m:t>A</m:t>
                                    </m:r>
                                  </m:e>
                                  <m:sub>
                                    <m:r>
                                      <m:rPr/>
                                      <m:t>L</m:t>
                                    </m:r>
                                  </m:sub>
                                </m:sSub>
                                <m:r>
                                  <m:rPr/>
                                  <m:t>(y)</m:t>
                                </m:r>
                                <m:sSub>
                                  <m:sSubPr/>
                                  <m:e>
                                    <m:r>
                                      <m:rPr/>
                                      <m:t>I</m:t>
                                    </m:r>
                                  </m:e>
                                  <m:sub>
                                    <m:r>
                                      <m:rPr/>
                                      <m:t>L,c,s,y</m:t>
                                    </m:r>
                                  </m:sub>
                                </m:sSub>
                              </m:e>
                            </m:d>
                          </m:e>
                        </m:nary>
                      </m:e>
                    </m:nary>
                  </m:e>
                </m:nary>
                <m:r>
                  <m:rPr/>
                  <m:t>.</m:t>
                </m:r>
              </m:oMath>
            </m:oMathPara>
          </w:p>
        </w:tc>
        <w:tc>
          <w:tcPr>
            <w:tcW w:w="737" w:type="dxa"/>
            <w:tcMar>
              <w:left w:w="0" w:type="dxa"/>
              <w:right w:w="0" w:type="dxa"/>
            </w:tcMar>
            <w:vAlign w:val="center"/>
          </w:tcPr>
          <w:p w14:paraId="7E713919">
            <w:pPr>
              <w:spacing w:before="0" w:after="0"/>
              <w:ind w:firstLine="0" w:firstLineChars="0"/>
              <w:jc w:val="right"/>
            </w:pPr>
            <w:r>
              <w:rPr>
                <w:rFonts w:ascii="Times New Roman" w:hAnsi="Times New Roman" w:eastAsia="方正仿宋_GBK"/>
                <w:b w:val="0"/>
                <w:sz w:val="18"/>
              </w:rPr>
              <w:t>（5-13）</w:t>
            </w:r>
          </w:p>
        </w:tc>
      </w:tr>
    </w:tbl>
    <w:p w14:paraId="1806B499">
      <w:pPr>
        <w:pStyle w:val="115"/>
        <w:widowControl/>
        <w:spacing w:before="0" w:after="0" w:line="348" w:lineRule="exact"/>
        <w:ind w:firstLine="480"/>
        <w:jc w:val="both"/>
      </w:pPr>
      <w:r>
        <w:rPr>
          <w:rFonts w:ascii="Times New Roman" w:hAnsi="Times New Roman" w:eastAsia="方正仿宋_GBK"/>
          <w:b w:val="0"/>
          <w:sz w:val="24"/>
        </w:rPr>
        <w:t>式中，</w:t>
      </w:r>
      <m:oMath>
        <m:r>
          <m:rPr/>
          <m:t>C</m:t>
        </m:r>
      </m:oMath>
      <w:r>
        <w:rPr>
          <w:rFonts w:ascii="Times New Roman" w:hAnsi="Times New Roman" w:eastAsia="方正仿宋_GBK"/>
          <w:b w:val="0"/>
          <w:sz w:val="24"/>
        </w:rPr>
        <w:t>为评价期费用现值，单位万元；</w:t>
      </w:r>
      <m:oMath>
        <m:sSub>
          <m:sSubPr/>
          <m:e>
            <m:r>
              <m:rPr/>
              <m:t>I</m:t>
            </m:r>
          </m:e>
          <m:sub>
            <m:r>
              <m:rPr/>
              <m:t>T,c,s,y</m:t>
            </m:r>
          </m:sub>
        </m:sSub>
      </m:oMath>
      <w:r>
        <w:rPr>
          <w:rFonts w:ascii="Times New Roman" w:hAnsi="Times New Roman" w:eastAsia="方正仿宋_GBK"/>
          <w:b w:val="0"/>
          <w:sz w:val="24"/>
        </w:rPr>
        <w:t>、</w:t>
      </w:r>
      <m:oMath>
        <m:sSub>
          <m:sSubPr/>
          <m:e>
            <m:r>
              <m:rPr/>
              <m:t>I</m:t>
            </m:r>
          </m:e>
          <m:sub>
            <m:r>
              <m:rPr/>
              <m:t>B,c,s,y</m:t>
            </m:r>
          </m:sub>
        </m:sSub>
      </m:oMath>
      <w:r>
        <w:rPr>
          <w:rFonts w:ascii="Times New Roman" w:hAnsi="Times New Roman" w:eastAsia="方正仿宋_GBK"/>
          <w:b w:val="0"/>
          <w:sz w:val="24"/>
        </w:rPr>
        <w:t>、</w:t>
      </w:r>
      <m:oMath>
        <m:sSub>
          <m:sSubPr/>
          <m:e>
            <m:r>
              <m:rPr/>
              <m:t>I</m:t>
            </m:r>
          </m:e>
          <m:sub>
            <m:r>
              <m:rPr/>
              <m:t>L,c,s,y</m:t>
            </m:r>
          </m:sub>
        </m:sSub>
      </m:oMath>
      <w:r>
        <w:rPr>
          <w:rFonts w:ascii="Times New Roman" w:hAnsi="Times New Roman" w:eastAsia="方正仿宋_GBK"/>
          <w:b w:val="0"/>
          <w:sz w:val="24"/>
        </w:rPr>
        <w:t>分别为当年主变、储能及新增联络初始投资；</w:t>
      </w:r>
      <m:oMath>
        <m:sSub>
          <m:sSubPr/>
          <m:e>
            <m:r>
              <m:rPr/>
              <m:t>A</m:t>
            </m:r>
          </m:e>
          <m:sub>
            <m:r>
              <m:rPr/>
              <m:t>T</m:t>
            </m:r>
          </m:sub>
        </m:sSub>
        <m:r>
          <m:rPr/>
          <m:t>(y)</m:t>
        </m:r>
      </m:oMath>
      <w:r>
        <w:rPr>
          <w:rFonts w:ascii="Times New Roman" w:hAnsi="Times New Roman" w:eastAsia="方正仿宋_GBK"/>
          <w:b w:val="0"/>
          <w:sz w:val="24"/>
        </w:rPr>
        <w:t>、</w:t>
      </w:r>
      <m:oMath>
        <m:sSub>
          <m:sSubPr/>
          <m:e>
            <m:r>
              <m:rPr/>
              <m:t>A</m:t>
            </m:r>
          </m:e>
          <m:sub>
            <m:r>
              <m:rPr/>
              <m:t>B</m:t>
            </m:r>
          </m:sub>
        </m:sSub>
        <m:r>
          <m:rPr/>
          <m:t>(y)</m:t>
        </m:r>
      </m:oMath>
      <w:r>
        <w:rPr>
          <w:rFonts w:ascii="Times New Roman" w:hAnsi="Times New Roman" w:eastAsia="方正仿宋_GBK"/>
          <w:b w:val="0"/>
          <w:sz w:val="24"/>
        </w:rPr>
        <w:t>、</w:t>
      </w:r>
      <m:oMath>
        <m:sSub>
          <m:sSubPr/>
          <m:e>
            <m:r>
              <m:rPr/>
              <m:t>A</m:t>
            </m:r>
          </m:e>
          <m:sub>
            <m:r>
              <m:rPr/>
              <m:t>L</m:t>
            </m:r>
          </m:sub>
        </m:sSub>
        <m:r>
          <m:rPr/>
          <m:t>(y)</m:t>
        </m:r>
      </m:oMath>
      <w:r>
        <w:rPr>
          <w:rFonts w:ascii="Times New Roman" w:hAnsi="Times New Roman" w:eastAsia="方正仿宋_GBK"/>
          <w:b w:val="0"/>
          <w:sz w:val="24"/>
        </w:rPr>
        <w:t>为对应现值因子。替换费用按新购整台容量，扩建主变按独立扩建项目，储能按新增柜数，联络按当年新增项目数计取。</w:t>
      </w:r>
    </w:p>
    <w:p w14:paraId="60AB122E">
      <w:pPr>
        <w:pStyle w:val="2"/>
        <w:widowControl/>
        <w:spacing w:before="0" w:after="0" w:line="348" w:lineRule="exact"/>
        <w:ind w:firstLine="480"/>
        <w:jc w:val="both"/>
      </w:pPr>
      <w:r>
        <w:rPr>
          <w:rFonts w:ascii="Times New Roman" w:hAnsi="Times New Roman" w:eastAsia="方正仿宋_GBK"/>
          <w:b w:val="0"/>
          <w:sz w:val="24"/>
        </w:rPr>
        <w:t>既有联络利用产生的新增建设投资为零。新建线路的正投资通过费用目标与扩容、储能共同比较。配置更多主变可能减少储能柜数和持续支撑需求；增加联络能力可能使负荷转至有余量的站点。优化据此选择满足共同约束的组合。</w:t>
      </w:r>
    </w:p>
    <w:p w14:paraId="6C3932F6">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09434D1F">
      <w:pPr>
        <w:pStyle w:val="115"/>
        <w:widowControl/>
        <w:spacing w:before="0" w:after="0" w:line="348" w:lineRule="exact"/>
        <w:ind w:firstLine="480"/>
        <w:jc w:val="both"/>
      </w:pPr>
      <w:r>
        <w:rPr>
          <w:rFonts w:ascii="Times New Roman" w:hAnsi="Times New Roman" w:eastAsia="方正仿宋_GBK"/>
          <w:b w:val="0"/>
          <w:sz w:val="24"/>
        </w:rPr>
        <w:t>分别建立邳州、市区的刚性和弹性规划方案，同一区县两种方案采用相同的容载比2.00仿真起点、负荷预测和工程价格。刚性方案按2.00上限控制容载比，弹性方案按第5.1.2节的范围寻优。两种方案均可选择主变增容、储能配置和10 kV联络，站间负荷转接限定在各区县内部。</w:t>
      </w:r>
    </w:p>
    <w:p w14:paraId="7C91AC02">
      <w:pPr>
        <w:pStyle w:val="2"/>
        <w:widowControl/>
        <w:spacing w:before="0" w:after="0" w:line="348" w:lineRule="exact"/>
        <w:ind w:firstLine="480"/>
        <w:jc w:val="both"/>
      </w:pPr>
      <w:r>
        <w:rPr>
          <w:rFonts w:ascii="Times New Roman" w:hAnsi="Times New Roman" w:eastAsia="方正仿宋_GBK"/>
          <w:b w:val="0"/>
          <w:sz w:val="24"/>
        </w:rPr>
        <w:t>根据在役主变规格、扩建预留位置和后续负荷需求，设置各站允许的主变增容及扩建候选；储能按整数柜配置，结合正向、反向95%峰值持续时间计算其充放电功率。设备规模和投运年份共同作为规划变量，使新增容量与各年容量需求相衔接。</w:t>
      </w:r>
    </w:p>
    <w:p w14:paraId="56C72B49">
      <w:pPr>
        <w:pStyle w:val="2"/>
        <w:widowControl/>
        <w:spacing w:before="0" w:after="0" w:line="348" w:lineRule="exact"/>
        <w:ind w:firstLine="480"/>
        <w:jc w:val="both"/>
      </w:pPr>
      <w:r>
        <w:rPr>
          <w:rFonts w:ascii="Times New Roman" w:hAnsi="Times New Roman" w:eastAsia="方正仿宋_GBK"/>
          <w:b w:val="0"/>
          <w:sz w:val="24"/>
        </w:rPr>
        <w:t>10 kV联络方案同时考虑既有能力利用与新建联络。市区初始转供率按50.00%设定，邳州按馈线样本测算的28.29%设定，并应用于各自区县站群。既有能力利用按零新增建设投资计取；新增联络以区县内不同站点之间的连接为候选，通过增加项目数提升可转供能力，并计入建设费用。实际转接量由送端可转负荷、受端承接能力及联络能力共同约束。</w:t>
      </w:r>
    </w:p>
    <w:p w14:paraId="2182F473">
      <w:pPr>
        <w:pStyle w:val="2"/>
        <w:widowControl/>
        <w:spacing w:before="0" w:after="0" w:line="348" w:lineRule="exact"/>
        <w:ind w:firstLine="480"/>
        <w:jc w:val="both"/>
      </w:pPr>
      <w:r>
        <w:rPr>
          <w:rFonts w:ascii="Times New Roman" w:hAnsi="Times New Roman" w:eastAsia="方正仿宋_GBK"/>
          <w:b w:val="0"/>
          <w:sz w:val="24"/>
        </w:rPr>
        <w:t>将主变配置、储能柜数、联络项目数与站间转接量共同纳入规划期寻优。每年均校核正常运行的正向供电、反向输送以及主变N-1后的容量需求。转出与转入负荷保持区县总量守恒，转出负荷后的原站反向压力同步校核；设备容量和在役项目逐年衔接，并满足各方案的容载比控制范围。</w:t>
      </w:r>
    </w:p>
    <w:p w14:paraId="2E6A725A">
      <w:pPr>
        <w:pStyle w:val="2"/>
        <w:widowControl/>
        <w:spacing w:before="0" w:after="0" w:line="348" w:lineRule="exact"/>
        <w:ind w:firstLine="480"/>
        <w:jc w:val="both"/>
      </w:pPr>
      <w:r>
        <w:rPr>
          <w:rFonts w:ascii="Times New Roman" w:hAnsi="Times New Roman" w:eastAsia="方正仿宋_GBK"/>
          <w:b w:val="0"/>
          <w:sz w:val="24"/>
        </w:rPr>
        <w:t>对满足上述约束的配置，按第5.3.2节计算主变、储能与新建联络的评价期费用现值，将两地区的刚性和弹性方案一并求解，以费用最小为主要目标确定规划期建设组合。主变新增容量、储能峰段支撑和站间负荷转接可以相互补充，其配置与建设时点由共同的技术约束和费用比较确定。</w:t>
      </w:r>
    </w:p>
    <w:p w14:paraId="60CAD5F3">
      <w:pPr>
        <w:pStyle w:val="2"/>
        <w:widowControl/>
        <w:spacing w:before="0" w:after="0" w:line="348" w:lineRule="exact"/>
        <w:ind w:firstLine="480"/>
        <w:jc w:val="both"/>
      </w:pPr>
      <w:r>
        <w:rPr>
          <w:rFonts w:ascii="Times New Roman" w:hAnsi="Times New Roman" w:eastAsia="方正仿宋_GBK"/>
          <w:b w:val="0"/>
          <w:sz w:val="24"/>
        </w:rPr>
        <w:t>设备配置采用混合整数线性规划求解：主变按允许规格选取，储能和联络按整数工程数量计取，站间转接功率连续取值。年度容载比由公用主变总容量与该年网供最大负荷计算，设备规格决定可行容量的离散变化。</w:t>
      </w:r>
    </w:p>
    <w:p w14:paraId="57C8BDE5">
      <w:pPr>
        <w:pStyle w:val="2"/>
        <w:widowControl/>
        <w:spacing w:before="0" w:after="0" w:line="348" w:lineRule="exact"/>
        <w:ind w:firstLine="480"/>
        <w:jc w:val="both"/>
      </w:pPr>
      <w:r>
        <w:rPr>
          <w:rFonts w:ascii="Times New Roman" w:hAnsi="Times New Roman" w:eastAsia="方正仿宋_GBK"/>
          <w:b w:val="0"/>
          <w:sz w:val="24"/>
        </w:rPr>
        <w:t>以费用最小为主要目标取得方案后，在费用预算内优先保留较多弹性容量储备，再在选定设备布局下减少连续负荷转接。费用相近时可存在不同设备布局，报告列示所选代表方案，其容载比不必是唯一经济取值。按年度汇总主变在役容量、新增储能、联络建设及负荷转接量，计算相应容载比和评价期费用，再比较刚性与弹性方案，形成分区县的规划建议。</w:t>
      </w:r>
    </w:p>
    <w:p w14:paraId="58560B95">
      <w:pPr>
        <w:pStyle w:val="4"/>
        <w:keepNext/>
        <w:numPr>
          <w:ilvl w:val="0"/>
          <w:numId w:val="0"/>
        </w:numPr>
        <w:spacing w:before="160" w:after="120" w:line="480" w:lineRule="exact"/>
        <w:ind w:firstLine="0"/>
      </w:pPr>
      <w:bookmarkStart w:id="194" w:name="寻优结果"/>
      <w:bookmarkStart w:id="195" w:name="h587"/>
      <w:r>
        <w:rPr>
          <w:rFonts w:ascii="Times New Roman" w:hAnsi="Times New Roman" w:eastAsia="方正仿宋_GBK"/>
          <w:b/>
          <w:sz w:val="32"/>
        </w:rPr>
        <w:t>5.4 寻优结果</w:t>
      </w:r>
      <w:bookmarkEnd w:id="194"/>
      <w:bookmarkEnd w:id="195"/>
    </w:p>
    <w:p w14:paraId="05334B34">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57FA2B80">
      <w:pPr>
        <w:pStyle w:val="115"/>
        <w:widowControl/>
        <w:spacing w:before="0" w:after="0" w:line="348" w:lineRule="exact"/>
        <w:ind w:firstLine="480"/>
        <w:jc w:val="both"/>
      </w:pPr>
      <w:r>
        <w:rPr>
          <w:rFonts w:ascii="Times New Roman" w:hAnsi="Times New Roman" w:eastAsia="方正仿宋_GBK"/>
          <w:b w:val="0"/>
          <w:sz w:val="24"/>
        </w:rPr>
        <w:t>邳州采用20站结构，初始转供率为28.29%，后续负荷按年最大净负荷平均增长率8.07%推演。增容、储能与联络在同一约束条件下选取，年度表分别列出主变在役容量、当年采购容量、新增储能和转接量。</w:t>
      </w:r>
    </w:p>
    <w:p w14:paraId="4B081806">
      <w:pPr>
        <w:pStyle w:val="2"/>
        <w:widowControl/>
        <w:spacing w:before="0" w:after="0" w:line="348" w:lineRule="exact"/>
        <w:ind w:firstLine="480"/>
        <w:jc w:val="both"/>
      </w:pPr>
      <w:r>
        <w:rPr>
          <w:rFonts w:ascii="Times New Roman" w:hAnsi="Times New Roman" w:eastAsia="方正仿宋_GBK"/>
          <w:b w:val="0"/>
          <w:sz w:val="24"/>
        </w:rPr>
        <w:t>邳州刚性方案第1—4年容载比分别为2.00、1.99、1.99、1.97，弹性方案分别为2.41、2.35、2.26、2.20。</w:t>
      </w:r>
      <w:r>
        <w:rPr>
          <w:rFonts w:ascii="Times New Roman" w:hAnsi="Times New Roman" w:eastAsia="方正仿宋_GBK"/>
          <w:b w:val="0"/>
          <w:sz w:val="24"/>
          <w:highlight w:val="yellow"/>
          <w:rPrChange w:id="45" w:author="白日梦想家" w:date="2026-10-08T15:45:55Z">
            <w:rPr>
              <w:rFonts w:ascii="Times New Roman" w:hAnsi="Times New Roman" w:eastAsia="方正仿宋_GBK"/>
              <w:b w:val="0"/>
              <w:sz w:val="24"/>
            </w:rPr>
          </w:rPrChange>
        </w:rPr>
        <w:t>刚性新增措施评价期费用</w:t>
      </w:r>
      <w:r>
        <w:rPr>
          <w:rFonts w:ascii="Times New Roman" w:hAnsi="Times New Roman" w:eastAsia="方正仿宋_GBK"/>
          <w:b w:val="0"/>
          <w:sz w:val="24"/>
        </w:rPr>
        <w:t>现值为86143.38万元，弹性为29227.32万元。各年主变容量、储能和联络建设列于下表。</w:t>
      </w:r>
    </w:p>
    <w:p w14:paraId="3D779251">
      <w:pPr>
        <w:pStyle w:val="2"/>
        <w:keepNext/>
        <w:spacing w:before="120" w:after="80" w:line="280" w:lineRule="exact"/>
        <w:ind w:firstLine="0"/>
        <w:jc w:val="center"/>
      </w:pPr>
      <w:r>
        <w:rPr>
          <w:rFonts w:ascii="Times New Roman" w:hAnsi="Times New Roman" w:eastAsia="宋体"/>
          <w:b w:val="0"/>
          <w:sz w:val="21"/>
        </w:rPr>
        <w:t>表5-4 邳州刚性方案逐年措施及容载比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6DEEF0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44C7F294">
            <w:pPr>
              <w:keepNext/>
              <w:spacing w:before="20" w:after="20" w:line="260" w:lineRule="exact"/>
              <w:ind w:firstLine="0" w:firstLineChars="0"/>
              <w:jc w:val="center"/>
              <w:rPr>
                <w:woUserID w:val="2"/>
              </w:rPr>
            </w:pPr>
            <w:commentRangeStart w:id="5"/>
            <w:r>
              <w:rPr>
                <w:rFonts w:ascii="Times New Roman" w:hAnsi="Times New Roman" w:eastAsia="宋体"/>
                <w:b/>
                <w:sz w:val="18"/>
                <w:woUserID w:val="2"/>
              </w:rPr>
              <w:t>规划年序</w:t>
            </w:r>
          </w:p>
        </w:tc>
        <w:tc>
          <w:tcPr>
            <w:tcW w:w="880" w:type="dxa"/>
            <w:tcMar>
              <w:left w:w="70" w:type="dxa"/>
              <w:right w:w="70" w:type="dxa"/>
            </w:tcMar>
            <w:vAlign w:val="center"/>
          </w:tcPr>
          <w:p w14:paraId="47A259DB">
            <w:pPr>
              <w:keepNext/>
              <w:spacing w:before="20" w:after="20" w:line="260" w:lineRule="exact"/>
              <w:ind w:firstLine="0" w:firstLineChars="0"/>
              <w:jc w:val="center"/>
              <w:rPr>
                <w:woUserID w:val="2"/>
              </w:rPr>
            </w:pPr>
            <w:r>
              <w:rPr>
                <w:rFonts w:ascii="Times New Roman" w:hAnsi="Times New Roman" w:eastAsia="宋体"/>
                <w:b/>
                <w:sz w:val="18"/>
                <w:woUserID w:val="2"/>
              </w:rPr>
              <w:t>年网供最大负荷/MW</w:t>
            </w:r>
          </w:p>
        </w:tc>
        <w:tc>
          <w:tcPr>
            <w:tcW w:w="880" w:type="dxa"/>
            <w:tcMar>
              <w:left w:w="70" w:type="dxa"/>
              <w:right w:w="70" w:type="dxa"/>
            </w:tcMar>
            <w:vAlign w:val="center"/>
          </w:tcPr>
          <w:p w14:paraId="3243FCEE">
            <w:pPr>
              <w:keepNext/>
              <w:spacing w:before="20" w:after="20" w:line="260" w:lineRule="exact"/>
              <w:ind w:firstLine="0" w:firstLineChars="0"/>
              <w:jc w:val="center"/>
              <w:rPr>
                <w:woUserID w:val="2"/>
              </w:rPr>
            </w:pPr>
            <w:r>
              <w:rPr>
                <w:rFonts w:ascii="Times New Roman" w:hAnsi="Times New Roman" w:eastAsia="宋体"/>
                <w:b/>
                <w:sz w:val="18"/>
                <w:woUserID w:val="2"/>
              </w:rPr>
              <w:t>公用主变总容量/MVA</w:t>
            </w:r>
          </w:p>
        </w:tc>
        <w:tc>
          <w:tcPr>
            <w:tcW w:w="880" w:type="dxa"/>
            <w:tcMar>
              <w:left w:w="70" w:type="dxa"/>
              <w:right w:w="70" w:type="dxa"/>
            </w:tcMar>
            <w:vAlign w:val="center"/>
          </w:tcPr>
          <w:p w14:paraId="62D19FEF">
            <w:pPr>
              <w:keepNext/>
              <w:spacing w:before="20" w:after="20" w:line="260" w:lineRule="exact"/>
              <w:ind w:firstLine="0" w:firstLineChars="0"/>
              <w:jc w:val="center"/>
              <w:rPr>
                <w:woUserID w:val="2"/>
              </w:rPr>
            </w:pPr>
            <w:r>
              <w:rPr>
                <w:rFonts w:ascii="Times New Roman" w:hAnsi="Times New Roman" w:eastAsia="宋体"/>
                <w:b/>
                <w:sz w:val="18"/>
                <w:woUserID w:val="2"/>
              </w:rPr>
              <w:t>主变净增容量/MVA</w:t>
            </w:r>
          </w:p>
        </w:tc>
        <w:tc>
          <w:tcPr>
            <w:tcW w:w="880" w:type="dxa"/>
            <w:tcMar>
              <w:left w:w="70" w:type="dxa"/>
              <w:right w:w="70" w:type="dxa"/>
            </w:tcMar>
            <w:vAlign w:val="center"/>
          </w:tcPr>
          <w:p w14:paraId="57F15C75">
            <w:pPr>
              <w:keepNext/>
              <w:spacing w:before="20" w:after="20" w:line="260" w:lineRule="exact"/>
              <w:ind w:firstLine="0" w:firstLineChars="0"/>
              <w:jc w:val="center"/>
              <w:rPr>
                <w:woUserID w:val="2"/>
              </w:rPr>
            </w:pPr>
            <w:r>
              <w:rPr>
                <w:rFonts w:ascii="Times New Roman" w:hAnsi="Times New Roman" w:eastAsia="宋体"/>
                <w:b/>
                <w:sz w:val="18"/>
                <w:woUserID w:val="2"/>
              </w:rPr>
              <w:t>主变新购容量/MVA</w:t>
            </w:r>
          </w:p>
        </w:tc>
        <w:tc>
          <w:tcPr>
            <w:tcW w:w="1275" w:type="dxa"/>
            <w:tcMar>
              <w:left w:w="70" w:type="dxa"/>
              <w:right w:w="70" w:type="dxa"/>
            </w:tcMar>
            <w:vAlign w:val="center"/>
          </w:tcPr>
          <w:p w14:paraId="60BC565C">
            <w:pPr>
              <w:keepNext/>
              <w:spacing w:before="20" w:after="20" w:line="260" w:lineRule="exact"/>
              <w:ind w:firstLine="0" w:firstLineChars="0"/>
              <w:jc w:val="center"/>
              <w:rPr>
                <w:woUserID w:val="2"/>
              </w:rPr>
            </w:pPr>
            <w:r>
              <w:rPr>
                <w:rFonts w:ascii="Times New Roman" w:hAnsi="Times New Roman" w:eastAsia="宋体"/>
                <w:b/>
                <w:sz w:val="18"/>
                <w:woUserID w:val="2"/>
              </w:rPr>
              <w:t>新增储能额定功率/能量（MW/MWh）</w:t>
            </w:r>
          </w:p>
        </w:tc>
        <w:tc>
          <w:tcPr>
            <w:tcW w:w="880" w:type="dxa"/>
            <w:tcMar>
              <w:left w:w="70" w:type="dxa"/>
              <w:right w:w="70" w:type="dxa"/>
            </w:tcMar>
            <w:vAlign w:val="center"/>
          </w:tcPr>
          <w:p w14:paraId="1C2A8BFB">
            <w:pPr>
              <w:keepNext/>
              <w:spacing w:before="20" w:after="20" w:line="260" w:lineRule="exact"/>
              <w:ind w:firstLine="0" w:firstLineChars="0"/>
              <w:jc w:val="center"/>
              <w:rPr>
                <w:woUserID w:val="2"/>
              </w:rPr>
            </w:pPr>
            <w:r>
              <w:rPr>
                <w:rFonts w:ascii="Times New Roman" w:hAnsi="Times New Roman" w:eastAsia="宋体"/>
                <w:b/>
                <w:sz w:val="18"/>
                <w:woUserID w:val="2"/>
              </w:rPr>
              <w:t>新增联络项目数/项</w:t>
            </w:r>
          </w:p>
        </w:tc>
        <w:tc>
          <w:tcPr>
            <w:tcW w:w="880" w:type="dxa"/>
            <w:tcMar>
              <w:left w:w="70" w:type="dxa"/>
              <w:right w:w="70" w:type="dxa"/>
            </w:tcMar>
            <w:vAlign w:val="center"/>
          </w:tcPr>
          <w:p w14:paraId="4D4E22A9">
            <w:pPr>
              <w:keepNext/>
              <w:spacing w:before="20" w:after="20" w:line="260" w:lineRule="exact"/>
              <w:ind w:firstLine="0" w:firstLineChars="0"/>
              <w:jc w:val="center"/>
              <w:rPr>
                <w:woUserID w:val="2"/>
              </w:rPr>
            </w:pPr>
            <w:r>
              <w:rPr>
                <w:rFonts w:ascii="Times New Roman" w:hAnsi="Times New Roman" w:eastAsia="宋体"/>
                <w:b/>
                <w:sz w:val="18"/>
                <w:woUserID w:val="2"/>
              </w:rPr>
              <w:t>转接负荷合计/MW</w:t>
            </w:r>
          </w:p>
        </w:tc>
        <w:tc>
          <w:tcPr>
            <w:tcW w:w="880" w:type="dxa"/>
            <w:tcMar>
              <w:left w:w="70" w:type="dxa"/>
              <w:right w:w="70" w:type="dxa"/>
            </w:tcMar>
            <w:vAlign w:val="center"/>
          </w:tcPr>
          <w:p w14:paraId="542B8123">
            <w:pPr>
              <w:keepNext/>
              <w:spacing w:before="20" w:after="20" w:line="260" w:lineRule="exact"/>
              <w:ind w:firstLine="0" w:firstLineChars="0"/>
              <w:jc w:val="center"/>
              <w:rPr>
                <w:woUserID w:val="2"/>
              </w:rPr>
            </w:pPr>
            <w:r>
              <w:rPr>
                <w:rFonts w:ascii="Times New Roman" w:hAnsi="Times New Roman" w:eastAsia="宋体"/>
                <w:b/>
                <w:sz w:val="18"/>
                <w:woUserID w:val="2"/>
              </w:rPr>
              <w:t>容载比</w:t>
            </w:r>
            <w:commentRangeEnd w:id="5"/>
            <w:r>
              <w:rPr>
                <w:woUserID w:val="2"/>
              </w:rPr>
              <w:commentReference w:id="5"/>
            </w:r>
          </w:p>
        </w:tc>
      </w:tr>
      <w:tr w14:paraId="7D49EC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7626247">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32BD7546">
            <w:pPr>
              <w:keepNext/>
              <w:spacing w:before="20" w:after="20" w:line="260" w:lineRule="exact"/>
              <w:ind w:firstLine="0" w:firstLineChars="0"/>
              <w:jc w:val="center"/>
            </w:pPr>
            <w:r>
              <w:rPr>
                <w:rFonts w:ascii="Times New Roman" w:hAnsi="Times New Roman" w:eastAsia="宋体"/>
                <w:b w:val="0"/>
                <w:sz w:val="18"/>
              </w:rPr>
              <w:t>790.83</w:t>
            </w:r>
          </w:p>
        </w:tc>
        <w:tc>
          <w:tcPr>
            <w:tcW w:w="880" w:type="dxa"/>
            <w:tcMar>
              <w:left w:w="70" w:type="dxa"/>
              <w:right w:w="70" w:type="dxa"/>
            </w:tcMar>
            <w:vAlign w:val="center"/>
          </w:tcPr>
          <w:p w14:paraId="4EC3E4B1">
            <w:pPr>
              <w:keepNext/>
              <w:spacing w:before="20" w:after="20" w:line="260" w:lineRule="exact"/>
              <w:ind w:firstLine="0" w:firstLineChars="0"/>
              <w:jc w:val="center"/>
            </w:pPr>
            <w:r>
              <w:rPr>
                <w:rFonts w:ascii="Times New Roman" w:hAnsi="Times New Roman" w:eastAsia="宋体"/>
                <w:b w:val="0"/>
                <w:sz w:val="18"/>
              </w:rPr>
              <w:t>1581.00</w:t>
            </w:r>
          </w:p>
        </w:tc>
        <w:tc>
          <w:tcPr>
            <w:tcW w:w="880" w:type="dxa"/>
            <w:tcMar>
              <w:left w:w="70" w:type="dxa"/>
              <w:right w:w="70" w:type="dxa"/>
            </w:tcMar>
            <w:vAlign w:val="center"/>
          </w:tcPr>
          <w:p w14:paraId="27513849">
            <w:pPr>
              <w:keepNext/>
              <w:spacing w:before="20" w:after="20" w:line="260" w:lineRule="exact"/>
              <w:ind w:firstLine="0" w:firstLineChars="0"/>
              <w:jc w:val="center"/>
            </w:pPr>
            <w:r>
              <w:rPr>
                <w:rFonts w:ascii="Times New Roman" w:hAnsi="Times New Roman" w:eastAsia="宋体"/>
                <w:b w:val="0"/>
                <w:sz w:val="18"/>
              </w:rPr>
              <w:t>117.50</w:t>
            </w:r>
          </w:p>
        </w:tc>
        <w:tc>
          <w:tcPr>
            <w:tcW w:w="880" w:type="dxa"/>
            <w:tcMar>
              <w:left w:w="70" w:type="dxa"/>
              <w:right w:w="70" w:type="dxa"/>
            </w:tcMar>
            <w:vAlign w:val="center"/>
          </w:tcPr>
          <w:p w14:paraId="13A5D81C">
            <w:pPr>
              <w:keepNext/>
              <w:spacing w:before="20" w:after="20" w:line="260" w:lineRule="exact"/>
              <w:ind w:firstLine="0" w:firstLineChars="0"/>
              <w:jc w:val="center"/>
            </w:pPr>
            <w:r>
              <w:rPr>
                <w:rFonts w:ascii="Times New Roman" w:hAnsi="Times New Roman" w:eastAsia="宋体"/>
                <w:b w:val="0"/>
                <w:sz w:val="18"/>
              </w:rPr>
              <w:t>220.50</w:t>
            </w:r>
          </w:p>
        </w:tc>
        <w:tc>
          <w:tcPr>
            <w:tcW w:w="1275" w:type="dxa"/>
            <w:tcMar>
              <w:left w:w="70" w:type="dxa"/>
              <w:right w:w="70" w:type="dxa"/>
            </w:tcMar>
            <w:vAlign w:val="center"/>
          </w:tcPr>
          <w:p w14:paraId="4B17C3FC">
            <w:pPr>
              <w:keepNext/>
              <w:spacing w:before="20" w:after="20" w:line="260" w:lineRule="exact"/>
              <w:ind w:firstLine="0" w:firstLineChars="0"/>
              <w:jc w:val="center"/>
            </w:pPr>
            <w:r>
              <w:rPr>
                <w:rFonts w:ascii="Times New Roman" w:hAnsi="Times New Roman" w:eastAsia="宋体"/>
                <w:b w:val="0"/>
                <w:sz w:val="18"/>
              </w:rPr>
              <w:t>253.00/543.95</w:t>
            </w:r>
          </w:p>
        </w:tc>
        <w:tc>
          <w:tcPr>
            <w:tcW w:w="880" w:type="dxa"/>
            <w:tcMar>
              <w:left w:w="70" w:type="dxa"/>
              <w:right w:w="70" w:type="dxa"/>
            </w:tcMar>
            <w:vAlign w:val="center"/>
          </w:tcPr>
          <w:p w14:paraId="57235C3E">
            <w:pPr>
              <w:keepNext/>
              <w:spacing w:before="20" w:after="20" w:line="260" w:lineRule="exact"/>
              <w:ind w:firstLine="0" w:firstLineChars="0"/>
              <w:jc w:val="center"/>
            </w:pPr>
            <w:r>
              <w:rPr>
                <w:rFonts w:ascii="Times New Roman" w:hAnsi="Times New Roman" w:eastAsia="宋体"/>
                <w:b w:val="0"/>
                <w:sz w:val="18"/>
              </w:rPr>
              <w:t>12</w:t>
            </w:r>
          </w:p>
        </w:tc>
        <w:tc>
          <w:tcPr>
            <w:tcW w:w="880" w:type="dxa"/>
            <w:tcMar>
              <w:left w:w="70" w:type="dxa"/>
              <w:right w:w="70" w:type="dxa"/>
            </w:tcMar>
            <w:vAlign w:val="center"/>
          </w:tcPr>
          <w:p w14:paraId="60447189">
            <w:pPr>
              <w:keepNext/>
              <w:spacing w:before="20" w:after="20" w:line="260" w:lineRule="exact"/>
              <w:ind w:firstLine="0" w:firstLineChars="0"/>
              <w:jc w:val="center"/>
            </w:pPr>
            <w:r>
              <w:rPr>
                <w:rFonts w:ascii="Times New Roman" w:hAnsi="Times New Roman" w:eastAsia="宋体"/>
                <w:b w:val="0"/>
                <w:sz w:val="18"/>
              </w:rPr>
              <w:t>161.42</w:t>
            </w:r>
          </w:p>
        </w:tc>
        <w:tc>
          <w:tcPr>
            <w:tcW w:w="880" w:type="dxa"/>
            <w:tcMar>
              <w:left w:w="70" w:type="dxa"/>
              <w:right w:w="70" w:type="dxa"/>
            </w:tcMar>
            <w:vAlign w:val="center"/>
          </w:tcPr>
          <w:p w14:paraId="2A359B3D">
            <w:pPr>
              <w:keepNext/>
              <w:spacing w:before="20" w:after="20" w:line="260" w:lineRule="exact"/>
              <w:ind w:firstLine="0" w:firstLineChars="0"/>
              <w:jc w:val="center"/>
            </w:pPr>
            <w:r>
              <w:rPr>
                <w:rFonts w:ascii="Times New Roman" w:hAnsi="Times New Roman" w:eastAsia="宋体"/>
                <w:b w:val="0"/>
                <w:sz w:val="18"/>
              </w:rPr>
              <w:t>2.00</w:t>
            </w:r>
          </w:p>
        </w:tc>
      </w:tr>
      <w:tr w14:paraId="5F635A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023185DB">
            <w:pPr>
              <w:keepNext/>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4AD6EBD1">
            <w:pPr>
              <w:keepNext/>
              <w:spacing w:before="20" w:after="20" w:line="260" w:lineRule="exact"/>
              <w:ind w:firstLine="0" w:firstLineChars="0"/>
              <w:jc w:val="center"/>
            </w:pPr>
            <w:r>
              <w:rPr>
                <w:rFonts w:ascii="Times New Roman" w:hAnsi="Times New Roman" w:eastAsia="宋体"/>
                <w:b w:val="0"/>
                <w:sz w:val="18"/>
              </w:rPr>
              <w:t>854.69</w:t>
            </w:r>
          </w:p>
        </w:tc>
        <w:tc>
          <w:tcPr>
            <w:tcW w:w="880" w:type="dxa"/>
            <w:tcMar>
              <w:left w:w="70" w:type="dxa"/>
              <w:right w:w="70" w:type="dxa"/>
            </w:tcMar>
            <w:vAlign w:val="center"/>
          </w:tcPr>
          <w:p w14:paraId="5A689573">
            <w:pPr>
              <w:keepNext/>
              <w:spacing w:before="20" w:after="20" w:line="260" w:lineRule="exact"/>
              <w:ind w:firstLine="0" w:firstLineChars="0"/>
              <w:jc w:val="center"/>
            </w:pPr>
            <w:r>
              <w:rPr>
                <w:rFonts w:ascii="Times New Roman" w:hAnsi="Times New Roman" w:eastAsia="宋体"/>
                <w:b w:val="0"/>
                <w:sz w:val="18"/>
              </w:rPr>
              <w:t>1701.00</w:t>
            </w:r>
          </w:p>
        </w:tc>
        <w:tc>
          <w:tcPr>
            <w:tcW w:w="880" w:type="dxa"/>
            <w:tcMar>
              <w:left w:w="70" w:type="dxa"/>
              <w:right w:w="70" w:type="dxa"/>
            </w:tcMar>
            <w:vAlign w:val="center"/>
          </w:tcPr>
          <w:p w14:paraId="01036C2C">
            <w:pPr>
              <w:keepNext/>
              <w:spacing w:before="20" w:after="20" w:line="260" w:lineRule="exact"/>
              <w:ind w:firstLine="0" w:firstLineChars="0"/>
              <w:jc w:val="center"/>
            </w:pPr>
            <w:r>
              <w:rPr>
                <w:rFonts w:ascii="Times New Roman" w:hAnsi="Times New Roman" w:eastAsia="宋体"/>
                <w:b w:val="0"/>
                <w:sz w:val="18"/>
              </w:rPr>
              <w:t>120.00</w:t>
            </w:r>
          </w:p>
        </w:tc>
        <w:tc>
          <w:tcPr>
            <w:tcW w:w="880" w:type="dxa"/>
            <w:tcMar>
              <w:left w:w="70" w:type="dxa"/>
              <w:right w:w="70" w:type="dxa"/>
            </w:tcMar>
            <w:vAlign w:val="center"/>
          </w:tcPr>
          <w:p w14:paraId="586A2BB9">
            <w:pPr>
              <w:keepNext/>
              <w:spacing w:before="20" w:after="20" w:line="260" w:lineRule="exact"/>
              <w:ind w:firstLine="0" w:firstLineChars="0"/>
              <w:jc w:val="center"/>
            </w:pPr>
            <w:r>
              <w:rPr>
                <w:rFonts w:ascii="Times New Roman" w:hAnsi="Times New Roman" w:eastAsia="宋体"/>
                <w:b w:val="0"/>
                <w:sz w:val="18"/>
              </w:rPr>
              <w:t>140.00</w:t>
            </w:r>
          </w:p>
        </w:tc>
        <w:tc>
          <w:tcPr>
            <w:tcW w:w="1275" w:type="dxa"/>
            <w:tcMar>
              <w:left w:w="70" w:type="dxa"/>
              <w:right w:w="70" w:type="dxa"/>
            </w:tcMar>
            <w:vAlign w:val="center"/>
          </w:tcPr>
          <w:p w14:paraId="34403A50">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46D79E56">
            <w:pPr>
              <w:keepNext/>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23A5378E">
            <w:pPr>
              <w:keepNext/>
              <w:spacing w:before="20" w:after="20" w:line="260" w:lineRule="exact"/>
              <w:ind w:firstLine="0" w:firstLineChars="0"/>
              <w:jc w:val="center"/>
            </w:pPr>
            <w:r>
              <w:rPr>
                <w:rFonts w:ascii="Times New Roman" w:hAnsi="Times New Roman" w:eastAsia="宋体"/>
                <w:b w:val="0"/>
                <w:sz w:val="18"/>
              </w:rPr>
              <w:t>135.49</w:t>
            </w:r>
          </w:p>
        </w:tc>
        <w:tc>
          <w:tcPr>
            <w:tcW w:w="880" w:type="dxa"/>
            <w:tcMar>
              <w:left w:w="70" w:type="dxa"/>
              <w:right w:w="70" w:type="dxa"/>
            </w:tcMar>
            <w:vAlign w:val="center"/>
          </w:tcPr>
          <w:p w14:paraId="7BC833CF">
            <w:pPr>
              <w:keepNext/>
              <w:spacing w:before="20" w:after="20" w:line="260" w:lineRule="exact"/>
              <w:ind w:firstLine="0" w:firstLineChars="0"/>
              <w:jc w:val="center"/>
            </w:pPr>
            <w:r>
              <w:rPr>
                <w:rFonts w:ascii="Times New Roman" w:hAnsi="Times New Roman" w:eastAsia="宋体"/>
                <w:b w:val="0"/>
                <w:sz w:val="18"/>
              </w:rPr>
              <w:t>1.99</w:t>
            </w:r>
          </w:p>
        </w:tc>
      </w:tr>
      <w:tr w14:paraId="1F7794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2E92FC63">
            <w:pPr>
              <w:keepNext/>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7EA9CFA9">
            <w:pPr>
              <w:keepNext/>
              <w:spacing w:before="20" w:after="20" w:line="260" w:lineRule="exact"/>
              <w:ind w:firstLine="0" w:firstLineChars="0"/>
              <w:jc w:val="center"/>
            </w:pPr>
            <w:r>
              <w:rPr>
                <w:rFonts w:ascii="Times New Roman" w:hAnsi="Times New Roman" w:eastAsia="宋体"/>
                <w:b w:val="0"/>
                <w:sz w:val="18"/>
              </w:rPr>
              <w:t>923.70</w:t>
            </w:r>
          </w:p>
        </w:tc>
        <w:tc>
          <w:tcPr>
            <w:tcW w:w="880" w:type="dxa"/>
            <w:tcMar>
              <w:left w:w="70" w:type="dxa"/>
              <w:right w:w="70" w:type="dxa"/>
            </w:tcMar>
            <w:vAlign w:val="center"/>
          </w:tcPr>
          <w:p w14:paraId="5EABA55A">
            <w:pPr>
              <w:keepNext/>
              <w:spacing w:before="20" w:after="20" w:line="260" w:lineRule="exact"/>
              <w:ind w:firstLine="0" w:firstLineChars="0"/>
              <w:jc w:val="center"/>
            </w:pPr>
            <w:r>
              <w:rPr>
                <w:rFonts w:ascii="Times New Roman" w:hAnsi="Times New Roman" w:eastAsia="宋体"/>
                <w:b w:val="0"/>
                <w:sz w:val="18"/>
              </w:rPr>
              <w:t>1842.50</w:t>
            </w:r>
          </w:p>
        </w:tc>
        <w:tc>
          <w:tcPr>
            <w:tcW w:w="880" w:type="dxa"/>
            <w:tcMar>
              <w:left w:w="70" w:type="dxa"/>
              <w:right w:w="70" w:type="dxa"/>
            </w:tcMar>
            <w:vAlign w:val="center"/>
          </w:tcPr>
          <w:p w14:paraId="31521976">
            <w:pPr>
              <w:keepNext/>
              <w:spacing w:before="20" w:after="20" w:line="260" w:lineRule="exact"/>
              <w:ind w:firstLine="0" w:firstLineChars="0"/>
              <w:jc w:val="center"/>
            </w:pPr>
            <w:r>
              <w:rPr>
                <w:rFonts w:ascii="Times New Roman" w:hAnsi="Times New Roman" w:eastAsia="宋体"/>
                <w:b w:val="0"/>
                <w:sz w:val="18"/>
              </w:rPr>
              <w:t>141.50</w:t>
            </w:r>
          </w:p>
        </w:tc>
        <w:tc>
          <w:tcPr>
            <w:tcW w:w="880" w:type="dxa"/>
            <w:tcMar>
              <w:left w:w="70" w:type="dxa"/>
              <w:right w:w="70" w:type="dxa"/>
            </w:tcMar>
            <w:vAlign w:val="center"/>
          </w:tcPr>
          <w:p w14:paraId="3520C528">
            <w:pPr>
              <w:keepNext/>
              <w:spacing w:before="20" w:after="20" w:line="260" w:lineRule="exact"/>
              <w:ind w:firstLine="0" w:firstLineChars="0"/>
              <w:jc w:val="center"/>
            </w:pPr>
            <w:r>
              <w:rPr>
                <w:rFonts w:ascii="Times New Roman" w:hAnsi="Times New Roman" w:eastAsia="宋体"/>
                <w:b w:val="0"/>
                <w:sz w:val="18"/>
              </w:rPr>
              <w:t>181.50</w:t>
            </w:r>
          </w:p>
        </w:tc>
        <w:tc>
          <w:tcPr>
            <w:tcW w:w="1275" w:type="dxa"/>
            <w:tcMar>
              <w:left w:w="70" w:type="dxa"/>
              <w:right w:w="70" w:type="dxa"/>
            </w:tcMar>
            <w:vAlign w:val="center"/>
          </w:tcPr>
          <w:p w14:paraId="704A09C6">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0A1CB662">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4E85DEC7">
            <w:pPr>
              <w:keepNext/>
              <w:spacing w:before="20" w:after="20" w:line="260" w:lineRule="exact"/>
              <w:ind w:firstLine="0" w:firstLineChars="0"/>
              <w:jc w:val="center"/>
            </w:pPr>
            <w:r>
              <w:rPr>
                <w:rFonts w:ascii="Times New Roman" w:hAnsi="Times New Roman" w:eastAsia="宋体"/>
                <w:b w:val="0"/>
                <w:sz w:val="18"/>
              </w:rPr>
              <w:t>149.30</w:t>
            </w:r>
          </w:p>
        </w:tc>
        <w:tc>
          <w:tcPr>
            <w:tcW w:w="880" w:type="dxa"/>
            <w:tcMar>
              <w:left w:w="70" w:type="dxa"/>
              <w:right w:w="70" w:type="dxa"/>
            </w:tcMar>
            <w:vAlign w:val="center"/>
          </w:tcPr>
          <w:p w14:paraId="6FBDCC09">
            <w:pPr>
              <w:keepNext/>
              <w:spacing w:before="20" w:after="20" w:line="260" w:lineRule="exact"/>
              <w:ind w:firstLine="0" w:firstLineChars="0"/>
              <w:jc w:val="center"/>
            </w:pPr>
            <w:r>
              <w:rPr>
                <w:rFonts w:ascii="Times New Roman" w:hAnsi="Times New Roman" w:eastAsia="宋体"/>
                <w:b w:val="0"/>
                <w:sz w:val="18"/>
              </w:rPr>
              <w:t>1.99</w:t>
            </w:r>
          </w:p>
        </w:tc>
      </w:tr>
      <w:tr w14:paraId="5A0EEC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C11526C">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55266CB1">
            <w:pPr>
              <w:keepNext w:val="0"/>
              <w:spacing w:before="20" w:after="20" w:line="260" w:lineRule="exact"/>
              <w:ind w:firstLine="0" w:firstLineChars="0"/>
              <w:jc w:val="center"/>
            </w:pPr>
            <w:r>
              <w:rPr>
                <w:rFonts w:ascii="Times New Roman" w:hAnsi="Times New Roman" w:eastAsia="宋体"/>
                <w:b w:val="0"/>
                <w:sz w:val="18"/>
              </w:rPr>
              <w:t>998.28</w:t>
            </w:r>
          </w:p>
        </w:tc>
        <w:tc>
          <w:tcPr>
            <w:tcW w:w="880" w:type="dxa"/>
            <w:tcMar>
              <w:left w:w="70" w:type="dxa"/>
              <w:right w:w="70" w:type="dxa"/>
            </w:tcMar>
            <w:vAlign w:val="center"/>
          </w:tcPr>
          <w:p w14:paraId="2671D91C">
            <w:pPr>
              <w:keepNext w:val="0"/>
              <w:spacing w:before="20" w:after="20" w:line="260" w:lineRule="exact"/>
              <w:ind w:firstLine="0" w:firstLineChars="0"/>
              <w:jc w:val="center"/>
            </w:pPr>
            <w:r>
              <w:rPr>
                <w:rFonts w:ascii="Times New Roman" w:hAnsi="Times New Roman" w:eastAsia="宋体"/>
                <w:b w:val="0"/>
                <w:sz w:val="18"/>
              </w:rPr>
              <w:t>1962.50</w:t>
            </w:r>
          </w:p>
        </w:tc>
        <w:tc>
          <w:tcPr>
            <w:tcW w:w="880" w:type="dxa"/>
            <w:tcMar>
              <w:left w:w="70" w:type="dxa"/>
              <w:right w:w="70" w:type="dxa"/>
            </w:tcMar>
            <w:vAlign w:val="center"/>
          </w:tcPr>
          <w:p w14:paraId="03C7DE16">
            <w:pPr>
              <w:keepNext w:val="0"/>
              <w:spacing w:before="20" w:after="20" w:line="260" w:lineRule="exact"/>
              <w:ind w:firstLine="0" w:firstLineChars="0"/>
              <w:jc w:val="center"/>
            </w:pPr>
            <w:r>
              <w:rPr>
                <w:rFonts w:ascii="Times New Roman" w:hAnsi="Times New Roman" w:eastAsia="宋体"/>
                <w:b w:val="0"/>
                <w:sz w:val="18"/>
              </w:rPr>
              <w:t>120.00</w:t>
            </w:r>
          </w:p>
        </w:tc>
        <w:tc>
          <w:tcPr>
            <w:tcW w:w="880" w:type="dxa"/>
            <w:tcMar>
              <w:left w:w="70" w:type="dxa"/>
              <w:right w:w="70" w:type="dxa"/>
            </w:tcMar>
            <w:vAlign w:val="center"/>
          </w:tcPr>
          <w:p w14:paraId="1A08B041">
            <w:pPr>
              <w:keepNext w:val="0"/>
              <w:spacing w:before="20" w:after="20" w:line="260" w:lineRule="exact"/>
              <w:ind w:firstLine="0" w:firstLineChars="0"/>
              <w:jc w:val="center"/>
            </w:pPr>
            <w:r>
              <w:rPr>
                <w:rFonts w:ascii="Times New Roman" w:hAnsi="Times New Roman" w:eastAsia="宋体"/>
                <w:b w:val="0"/>
                <w:sz w:val="18"/>
              </w:rPr>
              <w:t>140.00</w:t>
            </w:r>
          </w:p>
        </w:tc>
        <w:tc>
          <w:tcPr>
            <w:tcW w:w="1275" w:type="dxa"/>
            <w:tcMar>
              <w:left w:w="70" w:type="dxa"/>
              <w:right w:w="70" w:type="dxa"/>
            </w:tcMar>
            <w:vAlign w:val="center"/>
          </w:tcPr>
          <w:p w14:paraId="5D5CDA34">
            <w:pPr>
              <w:keepNext w:val="0"/>
              <w:spacing w:before="20" w:after="20" w:line="260" w:lineRule="exact"/>
              <w:ind w:firstLine="0" w:firstLineChars="0"/>
              <w:jc w:val="center"/>
            </w:pPr>
            <w:r>
              <w:rPr>
                <w:rFonts w:ascii="Times New Roman" w:hAnsi="Times New Roman" w:eastAsia="宋体"/>
                <w:b w:val="0"/>
                <w:sz w:val="18"/>
              </w:rPr>
              <w:t>0.10/0.21</w:t>
            </w:r>
          </w:p>
        </w:tc>
        <w:tc>
          <w:tcPr>
            <w:tcW w:w="880" w:type="dxa"/>
            <w:tcMar>
              <w:left w:w="70" w:type="dxa"/>
              <w:right w:w="70" w:type="dxa"/>
            </w:tcMar>
            <w:vAlign w:val="center"/>
          </w:tcPr>
          <w:p w14:paraId="7B905C9D">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6E96AAE6">
            <w:pPr>
              <w:keepNext w:val="0"/>
              <w:spacing w:before="20" w:after="20" w:line="260" w:lineRule="exact"/>
              <w:ind w:firstLine="0" w:firstLineChars="0"/>
              <w:jc w:val="center"/>
            </w:pPr>
            <w:r>
              <w:rPr>
                <w:rFonts w:ascii="Times New Roman" w:hAnsi="Times New Roman" w:eastAsia="宋体"/>
                <w:b w:val="0"/>
                <w:sz w:val="18"/>
              </w:rPr>
              <w:t>197.61</w:t>
            </w:r>
          </w:p>
        </w:tc>
        <w:tc>
          <w:tcPr>
            <w:tcW w:w="880" w:type="dxa"/>
            <w:tcMar>
              <w:left w:w="70" w:type="dxa"/>
              <w:right w:w="70" w:type="dxa"/>
            </w:tcMar>
            <w:vAlign w:val="center"/>
          </w:tcPr>
          <w:p w14:paraId="27D0BBB2">
            <w:pPr>
              <w:keepNext w:val="0"/>
              <w:spacing w:before="20" w:after="20" w:line="260" w:lineRule="exact"/>
              <w:ind w:firstLine="0" w:firstLineChars="0"/>
              <w:jc w:val="center"/>
            </w:pPr>
            <w:r>
              <w:rPr>
                <w:rFonts w:ascii="Times New Roman" w:hAnsi="Times New Roman" w:eastAsia="宋体"/>
                <w:b w:val="0"/>
                <w:sz w:val="18"/>
              </w:rPr>
              <w:t>1.97</w:t>
            </w:r>
          </w:p>
        </w:tc>
      </w:tr>
    </w:tbl>
    <w:p w14:paraId="60C53DDB">
      <w:pPr>
        <w:pStyle w:val="2"/>
        <w:keepNext/>
        <w:spacing w:before="120" w:after="80" w:line="280" w:lineRule="exact"/>
        <w:ind w:firstLine="0"/>
        <w:jc w:val="center"/>
      </w:pPr>
      <w:r>
        <w:rPr>
          <w:rFonts w:ascii="Times New Roman" w:hAnsi="Times New Roman" w:eastAsia="宋体"/>
          <w:b w:val="0"/>
          <w:sz w:val="21"/>
        </w:rPr>
        <w:t>表5-5 邳州弹性方案逐年措施及容载比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2B71E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880" w:type="dxa"/>
            <w:tcMar>
              <w:left w:w="70" w:type="dxa"/>
              <w:right w:w="70" w:type="dxa"/>
            </w:tcMar>
            <w:vAlign w:val="center"/>
          </w:tcPr>
          <w:p w14:paraId="15C8D7C8">
            <w:pPr>
              <w:keepNext/>
              <w:spacing w:before="20" w:after="20" w:line="260" w:lineRule="exact"/>
              <w:ind w:firstLine="0" w:firstLineChars="0"/>
              <w:jc w:val="center"/>
            </w:pPr>
            <w:r>
              <w:rPr>
                <w:rFonts w:ascii="Times New Roman" w:hAnsi="Times New Roman" w:eastAsia="宋体"/>
                <w:b/>
                <w:sz w:val="18"/>
              </w:rPr>
              <w:t>规划年序</w:t>
            </w:r>
          </w:p>
        </w:tc>
        <w:tc>
          <w:tcPr>
            <w:tcW w:w="880" w:type="dxa"/>
            <w:tcMar>
              <w:left w:w="70" w:type="dxa"/>
              <w:right w:w="70" w:type="dxa"/>
            </w:tcMar>
            <w:vAlign w:val="center"/>
          </w:tcPr>
          <w:p w14:paraId="4BC404EA">
            <w:pPr>
              <w:keepNext/>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02F38331">
            <w:pPr>
              <w:keepNext/>
              <w:spacing w:before="20" w:after="20" w:line="260" w:lineRule="exact"/>
              <w:ind w:firstLine="0" w:firstLineChars="0"/>
              <w:jc w:val="center"/>
            </w:pPr>
            <w:r>
              <w:rPr>
                <w:rFonts w:ascii="Times New Roman" w:hAnsi="Times New Roman" w:eastAsia="宋体"/>
                <w:b/>
                <w:sz w:val="18"/>
              </w:rPr>
              <w:t>公用主变总容量/MVA</w:t>
            </w:r>
          </w:p>
        </w:tc>
        <w:tc>
          <w:tcPr>
            <w:tcW w:w="880" w:type="dxa"/>
            <w:tcMar>
              <w:left w:w="70" w:type="dxa"/>
              <w:right w:w="70" w:type="dxa"/>
            </w:tcMar>
            <w:vAlign w:val="center"/>
          </w:tcPr>
          <w:p w14:paraId="65F43F4F">
            <w:pPr>
              <w:keepNext/>
              <w:spacing w:before="20" w:after="20" w:line="260" w:lineRule="exact"/>
              <w:ind w:firstLine="0" w:firstLineChars="0"/>
              <w:jc w:val="center"/>
            </w:pPr>
            <w:r>
              <w:rPr>
                <w:rFonts w:ascii="Times New Roman" w:hAnsi="Times New Roman" w:eastAsia="宋体"/>
                <w:b/>
                <w:sz w:val="18"/>
              </w:rPr>
              <w:t>主变净增容量/MVA</w:t>
            </w:r>
          </w:p>
        </w:tc>
        <w:tc>
          <w:tcPr>
            <w:tcW w:w="880" w:type="dxa"/>
            <w:tcMar>
              <w:left w:w="70" w:type="dxa"/>
              <w:right w:w="70" w:type="dxa"/>
            </w:tcMar>
            <w:vAlign w:val="center"/>
          </w:tcPr>
          <w:p w14:paraId="1E5F29FD">
            <w:pPr>
              <w:keepNext/>
              <w:spacing w:before="20" w:after="20" w:line="260" w:lineRule="exact"/>
              <w:ind w:firstLine="0" w:firstLineChars="0"/>
              <w:jc w:val="center"/>
            </w:pPr>
            <w:r>
              <w:rPr>
                <w:rFonts w:ascii="Times New Roman" w:hAnsi="Times New Roman" w:eastAsia="宋体"/>
                <w:b/>
                <w:sz w:val="18"/>
              </w:rPr>
              <w:t>主变新购容量/MVA</w:t>
            </w:r>
          </w:p>
        </w:tc>
        <w:tc>
          <w:tcPr>
            <w:tcW w:w="1275" w:type="dxa"/>
            <w:tcMar>
              <w:left w:w="70" w:type="dxa"/>
              <w:right w:w="70" w:type="dxa"/>
            </w:tcMar>
            <w:vAlign w:val="center"/>
          </w:tcPr>
          <w:p w14:paraId="7FAC84E9">
            <w:pPr>
              <w:keepNext/>
              <w:spacing w:before="20" w:after="20" w:line="260" w:lineRule="exact"/>
              <w:ind w:firstLine="0" w:firstLineChars="0"/>
              <w:jc w:val="center"/>
            </w:pPr>
            <w:r>
              <w:rPr>
                <w:rFonts w:ascii="Times New Roman" w:hAnsi="Times New Roman" w:eastAsia="宋体"/>
                <w:b/>
                <w:sz w:val="18"/>
              </w:rPr>
              <w:t>新增储能额定功率/能量（MW/MWh）</w:t>
            </w:r>
          </w:p>
        </w:tc>
        <w:tc>
          <w:tcPr>
            <w:tcW w:w="880" w:type="dxa"/>
            <w:tcMar>
              <w:left w:w="70" w:type="dxa"/>
              <w:right w:w="70" w:type="dxa"/>
            </w:tcMar>
            <w:vAlign w:val="center"/>
          </w:tcPr>
          <w:p w14:paraId="3E40818E">
            <w:pPr>
              <w:keepNext/>
              <w:spacing w:before="20" w:after="20" w:line="260" w:lineRule="exact"/>
              <w:ind w:firstLine="0" w:firstLineChars="0"/>
              <w:jc w:val="center"/>
            </w:pPr>
            <w:r>
              <w:rPr>
                <w:rFonts w:ascii="Times New Roman" w:hAnsi="Times New Roman" w:eastAsia="宋体"/>
                <w:b/>
                <w:sz w:val="18"/>
              </w:rPr>
              <w:t>新增联络项目数/项</w:t>
            </w:r>
          </w:p>
        </w:tc>
        <w:tc>
          <w:tcPr>
            <w:tcW w:w="880" w:type="dxa"/>
            <w:tcMar>
              <w:left w:w="70" w:type="dxa"/>
              <w:right w:w="70" w:type="dxa"/>
            </w:tcMar>
            <w:vAlign w:val="center"/>
          </w:tcPr>
          <w:p w14:paraId="73BE5B7A">
            <w:pPr>
              <w:keepNext/>
              <w:spacing w:before="20" w:after="20" w:line="260" w:lineRule="exact"/>
              <w:ind w:firstLine="0" w:firstLineChars="0"/>
              <w:jc w:val="center"/>
            </w:pPr>
            <w:r>
              <w:rPr>
                <w:rFonts w:ascii="Times New Roman" w:hAnsi="Times New Roman" w:eastAsia="宋体"/>
                <w:b/>
                <w:sz w:val="18"/>
              </w:rPr>
              <w:t>转接负荷合计/MW</w:t>
            </w:r>
          </w:p>
        </w:tc>
        <w:tc>
          <w:tcPr>
            <w:tcW w:w="880" w:type="dxa"/>
            <w:tcMar>
              <w:left w:w="70" w:type="dxa"/>
              <w:right w:w="70" w:type="dxa"/>
            </w:tcMar>
            <w:vAlign w:val="center"/>
          </w:tcPr>
          <w:p w14:paraId="154B95AD">
            <w:pPr>
              <w:keepNext/>
              <w:spacing w:before="20" w:after="20" w:line="260" w:lineRule="exact"/>
              <w:ind w:firstLine="0" w:firstLineChars="0"/>
              <w:jc w:val="center"/>
            </w:pPr>
            <w:r>
              <w:rPr>
                <w:rFonts w:ascii="Times New Roman" w:hAnsi="Times New Roman" w:eastAsia="宋体"/>
                <w:b/>
                <w:sz w:val="18"/>
              </w:rPr>
              <w:t>容载比</w:t>
            </w:r>
          </w:p>
        </w:tc>
      </w:tr>
      <w:tr w14:paraId="280230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80" w:type="dxa"/>
            <w:tcMar>
              <w:left w:w="70" w:type="dxa"/>
              <w:right w:w="70" w:type="dxa"/>
            </w:tcMar>
            <w:vAlign w:val="center"/>
          </w:tcPr>
          <w:p w14:paraId="02036BDC">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0617D49F">
            <w:pPr>
              <w:keepNext/>
              <w:spacing w:before="20" w:after="20" w:line="260" w:lineRule="exact"/>
              <w:ind w:firstLine="0" w:firstLineChars="0"/>
              <w:jc w:val="center"/>
            </w:pPr>
            <w:r>
              <w:rPr>
                <w:rFonts w:ascii="Times New Roman" w:hAnsi="Times New Roman" w:eastAsia="宋体"/>
                <w:b w:val="0"/>
                <w:sz w:val="18"/>
              </w:rPr>
              <w:t>790.83</w:t>
            </w:r>
          </w:p>
        </w:tc>
        <w:tc>
          <w:tcPr>
            <w:tcW w:w="880" w:type="dxa"/>
            <w:tcMar>
              <w:left w:w="70" w:type="dxa"/>
              <w:right w:w="70" w:type="dxa"/>
            </w:tcMar>
            <w:vAlign w:val="center"/>
          </w:tcPr>
          <w:p w14:paraId="201911C2">
            <w:pPr>
              <w:keepNext/>
              <w:spacing w:before="20" w:after="20" w:line="260" w:lineRule="exact"/>
              <w:ind w:firstLine="0" w:firstLineChars="0"/>
              <w:jc w:val="center"/>
            </w:pPr>
            <w:r>
              <w:rPr>
                <w:rFonts w:ascii="Times New Roman" w:hAnsi="Times New Roman" w:eastAsia="宋体"/>
                <w:b w:val="0"/>
                <w:sz w:val="18"/>
              </w:rPr>
              <w:t>1905.00</w:t>
            </w:r>
          </w:p>
        </w:tc>
        <w:tc>
          <w:tcPr>
            <w:tcW w:w="880" w:type="dxa"/>
            <w:tcMar>
              <w:left w:w="70" w:type="dxa"/>
              <w:right w:w="70" w:type="dxa"/>
            </w:tcMar>
            <w:vAlign w:val="center"/>
          </w:tcPr>
          <w:p w14:paraId="5F3DA18C">
            <w:pPr>
              <w:keepNext/>
              <w:spacing w:before="20" w:after="20" w:line="260" w:lineRule="exact"/>
              <w:ind w:firstLine="0" w:firstLineChars="0"/>
              <w:jc w:val="center"/>
            </w:pPr>
            <w:r>
              <w:rPr>
                <w:rFonts w:ascii="Times New Roman" w:hAnsi="Times New Roman" w:eastAsia="宋体"/>
                <w:b w:val="0"/>
                <w:sz w:val="18"/>
              </w:rPr>
              <w:t>441.50</w:t>
            </w:r>
          </w:p>
        </w:tc>
        <w:tc>
          <w:tcPr>
            <w:tcW w:w="880" w:type="dxa"/>
            <w:tcMar>
              <w:left w:w="70" w:type="dxa"/>
              <w:right w:w="70" w:type="dxa"/>
            </w:tcMar>
            <w:vAlign w:val="center"/>
          </w:tcPr>
          <w:p w14:paraId="4794314D">
            <w:pPr>
              <w:keepNext/>
              <w:spacing w:before="20" w:after="20" w:line="260" w:lineRule="exact"/>
              <w:ind w:firstLine="0" w:firstLineChars="0"/>
              <w:jc w:val="center"/>
            </w:pPr>
            <w:r>
              <w:rPr>
                <w:rFonts w:ascii="Times New Roman" w:hAnsi="Times New Roman" w:eastAsia="宋体"/>
                <w:b w:val="0"/>
                <w:sz w:val="18"/>
              </w:rPr>
              <w:t>576.00</w:t>
            </w:r>
          </w:p>
        </w:tc>
        <w:tc>
          <w:tcPr>
            <w:tcW w:w="1275" w:type="dxa"/>
            <w:tcMar>
              <w:left w:w="70" w:type="dxa"/>
              <w:right w:w="70" w:type="dxa"/>
            </w:tcMar>
            <w:vAlign w:val="center"/>
          </w:tcPr>
          <w:p w14:paraId="1AAD28E8">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4EEAEBB0">
            <w:pPr>
              <w:keepNext/>
              <w:spacing w:before="20" w:after="20" w:line="260" w:lineRule="exact"/>
              <w:ind w:firstLine="0" w:firstLineChars="0"/>
              <w:jc w:val="center"/>
            </w:pPr>
            <w:r>
              <w:rPr>
                <w:rFonts w:ascii="Times New Roman" w:hAnsi="Times New Roman" w:eastAsia="宋体"/>
                <w:b w:val="0"/>
                <w:sz w:val="18"/>
              </w:rPr>
              <w:t>10</w:t>
            </w:r>
          </w:p>
        </w:tc>
        <w:tc>
          <w:tcPr>
            <w:tcW w:w="880" w:type="dxa"/>
            <w:tcMar>
              <w:left w:w="70" w:type="dxa"/>
              <w:right w:w="70" w:type="dxa"/>
            </w:tcMar>
            <w:vAlign w:val="center"/>
          </w:tcPr>
          <w:p w14:paraId="79A4EBD1">
            <w:pPr>
              <w:keepNext/>
              <w:spacing w:before="20" w:after="20" w:line="260" w:lineRule="exact"/>
              <w:ind w:firstLine="0" w:firstLineChars="0"/>
              <w:jc w:val="center"/>
            </w:pPr>
            <w:r>
              <w:rPr>
                <w:rFonts w:ascii="Times New Roman" w:hAnsi="Times New Roman" w:eastAsia="宋体"/>
                <w:b w:val="0"/>
                <w:sz w:val="18"/>
              </w:rPr>
              <w:t>130.12</w:t>
            </w:r>
          </w:p>
        </w:tc>
        <w:tc>
          <w:tcPr>
            <w:tcW w:w="880" w:type="dxa"/>
            <w:tcMar>
              <w:left w:w="70" w:type="dxa"/>
              <w:right w:w="70" w:type="dxa"/>
            </w:tcMar>
            <w:vAlign w:val="center"/>
          </w:tcPr>
          <w:p w14:paraId="0D5EEBD1">
            <w:pPr>
              <w:keepNext/>
              <w:spacing w:before="20" w:after="20" w:line="260" w:lineRule="exact"/>
              <w:ind w:firstLine="0" w:firstLineChars="0"/>
              <w:jc w:val="center"/>
            </w:pPr>
            <w:r>
              <w:rPr>
                <w:rFonts w:ascii="Times New Roman" w:hAnsi="Times New Roman" w:eastAsia="宋体"/>
                <w:b w:val="0"/>
                <w:sz w:val="18"/>
              </w:rPr>
              <w:t>2.41</w:t>
            </w:r>
          </w:p>
        </w:tc>
      </w:tr>
      <w:tr w14:paraId="25DC7B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80" w:type="dxa"/>
            <w:tcMar>
              <w:left w:w="70" w:type="dxa"/>
              <w:right w:w="70" w:type="dxa"/>
            </w:tcMar>
            <w:vAlign w:val="center"/>
          </w:tcPr>
          <w:p w14:paraId="543C3647">
            <w:pPr>
              <w:keepNext/>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542F2B6C">
            <w:pPr>
              <w:keepNext/>
              <w:spacing w:before="20" w:after="20" w:line="260" w:lineRule="exact"/>
              <w:ind w:firstLine="0" w:firstLineChars="0"/>
              <w:jc w:val="center"/>
            </w:pPr>
            <w:r>
              <w:rPr>
                <w:rFonts w:ascii="Times New Roman" w:hAnsi="Times New Roman" w:eastAsia="宋体"/>
                <w:b w:val="0"/>
                <w:sz w:val="18"/>
              </w:rPr>
              <w:t>854.69</w:t>
            </w:r>
          </w:p>
        </w:tc>
        <w:tc>
          <w:tcPr>
            <w:tcW w:w="880" w:type="dxa"/>
            <w:tcMar>
              <w:left w:w="70" w:type="dxa"/>
              <w:right w:w="70" w:type="dxa"/>
            </w:tcMar>
            <w:vAlign w:val="center"/>
          </w:tcPr>
          <w:p w14:paraId="5854A3CB">
            <w:pPr>
              <w:keepNext/>
              <w:spacing w:before="20" w:after="20" w:line="260" w:lineRule="exact"/>
              <w:ind w:firstLine="0" w:firstLineChars="0"/>
              <w:jc w:val="center"/>
            </w:pPr>
            <w:r>
              <w:rPr>
                <w:rFonts w:ascii="Times New Roman" w:hAnsi="Times New Roman" w:eastAsia="宋体"/>
                <w:b w:val="0"/>
                <w:sz w:val="18"/>
              </w:rPr>
              <w:t>2009.50</w:t>
            </w:r>
          </w:p>
        </w:tc>
        <w:tc>
          <w:tcPr>
            <w:tcW w:w="880" w:type="dxa"/>
            <w:tcMar>
              <w:left w:w="70" w:type="dxa"/>
              <w:right w:w="70" w:type="dxa"/>
            </w:tcMar>
            <w:vAlign w:val="center"/>
          </w:tcPr>
          <w:p w14:paraId="691CD2B1">
            <w:pPr>
              <w:keepNext/>
              <w:spacing w:before="20" w:after="20" w:line="260" w:lineRule="exact"/>
              <w:ind w:firstLine="0" w:firstLineChars="0"/>
              <w:jc w:val="center"/>
            </w:pPr>
            <w:r>
              <w:rPr>
                <w:rFonts w:ascii="Times New Roman" w:hAnsi="Times New Roman" w:eastAsia="宋体"/>
                <w:b w:val="0"/>
                <w:sz w:val="18"/>
              </w:rPr>
              <w:t>104.50</w:t>
            </w:r>
          </w:p>
        </w:tc>
        <w:tc>
          <w:tcPr>
            <w:tcW w:w="880" w:type="dxa"/>
            <w:tcMar>
              <w:left w:w="70" w:type="dxa"/>
              <w:right w:w="70" w:type="dxa"/>
            </w:tcMar>
            <w:vAlign w:val="center"/>
          </w:tcPr>
          <w:p w14:paraId="5FD41932">
            <w:pPr>
              <w:keepNext/>
              <w:spacing w:before="20" w:after="20" w:line="260" w:lineRule="exact"/>
              <w:ind w:firstLine="0" w:firstLineChars="0"/>
              <w:jc w:val="center"/>
            </w:pPr>
            <w:r>
              <w:rPr>
                <w:rFonts w:ascii="Times New Roman" w:hAnsi="Times New Roman" w:eastAsia="宋体"/>
                <w:b w:val="0"/>
                <w:sz w:val="18"/>
              </w:rPr>
              <w:t>144.50</w:t>
            </w:r>
          </w:p>
        </w:tc>
        <w:tc>
          <w:tcPr>
            <w:tcW w:w="1275" w:type="dxa"/>
            <w:tcMar>
              <w:left w:w="70" w:type="dxa"/>
              <w:right w:w="70" w:type="dxa"/>
            </w:tcMar>
            <w:vAlign w:val="center"/>
          </w:tcPr>
          <w:p w14:paraId="6D4D1F7C">
            <w:pPr>
              <w:keepNext/>
              <w:spacing w:before="20" w:after="20" w:line="260" w:lineRule="exact"/>
              <w:ind w:firstLine="0" w:firstLineChars="0"/>
              <w:jc w:val="center"/>
            </w:pPr>
            <w:r>
              <w:rPr>
                <w:rFonts w:ascii="Times New Roman" w:hAnsi="Times New Roman" w:eastAsia="宋体"/>
                <w:b w:val="0"/>
                <w:sz w:val="18"/>
              </w:rPr>
              <w:t>0.20/0.43</w:t>
            </w:r>
          </w:p>
        </w:tc>
        <w:tc>
          <w:tcPr>
            <w:tcW w:w="880" w:type="dxa"/>
            <w:tcMar>
              <w:left w:w="70" w:type="dxa"/>
              <w:right w:w="70" w:type="dxa"/>
            </w:tcMar>
            <w:vAlign w:val="center"/>
          </w:tcPr>
          <w:p w14:paraId="5490EADA">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5FB811AD">
            <w:pPr>
              <w:keepNext/>
              <w:spacing w:before="20" w:after="20" w:line="260" w:lineRule="exact"/>
              <w:ind w:firstLine="0" w:firstLineChars="0"/>
              <w:jc w:val="center"/>
            </w:pPr>
            <w:r>
              <w:rPr>
                <w:rFonts w:ascii="Times New Roman" w:hAnsi="Times New Roman" w:eastAsia="宋体"/>
                <w:b w:val="0"/>
                <w:sz w:val="18"/>
              </w:rPr>
              <w:t>142.04</w:t>
            </w:r>
          </w:p>
        </w:tc>
        <w:tc>
          <w:tcPr>
            <w:tcW w:w="880" w:type="dxa"/>
            <w:tcMar>
              <w:left w:w="70" w:type="dxa"/>
              <w:right w:w="70" w:type="dxa"/>
            </w:tcMar>
            <w:vAlign w:val="center"/>
          </w:tcPr>
          <w:p w14:paraId="0F70792C">
            <w:pPr>
              <w:keepNext/>
              <w:spacing w:before="20" w:after="20" w:line="260" w:lineRule="exact"/>
              <w:ind w:firstLine="0" w:firstLineChars="0"/>
              <w:jc w:val="center"/>
            </w:pPr>
            <w:r>
              <w:rPr>
                <w:rFonts w:ascii="Times New Roman" w:hAnsi="Times New Roman" w:eastAsia="宋体"/>
                <w:b w:val="0"/>
                <w:sz w:val="18"/>
              </w:rPr>
              <w:t>2.35</w:t>
            </w:r>
          </w:p>
        </w:tc>
      </w:tr>
      <w:tr w14:paraId="79CFD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80" w:type="dxa"/>
            <w:tcMar>
              <w:left w:w="70" w:type="dxa"/>
              <w:right w:w="70" w:type="dxa"/>
            </w:tcMar>
            <w:vAlign w:val="center"/>
          </w:tcPr>
          <w:p w14:paraId="300C1B32">
            <w:pPr>
              <w:keepNext/>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1F9B0340">
            <w:pPr>
              <w:keepNext/>
              <w:spacing w:before="20" w:after="20" w:line="260" w:lineRule="exact"/>
              <w:ind w:firstLine="0" w:firstLineChars="0"/>
              <w:jc w:val="center"/>
            </w:pPr>
            <w:r>
              <w:rPr>
                <w:rFonts w:ascii="Times New Roman" w:hAnsi="Times New Roman" w:eastAsia="宋体"/>
                <w:b w:val="0"/>
                <w:sz w:val="18"/>
              </w:rPr>
              <w:t>923.70</w:t>
            </w:r>
          </w:p>
        </w:tc>
        <w:tc>
          <w:tcPr>
            <w:tcW w:w="880" w:type="dxa"/>
            <w:tcMar>
              <w:left w:w="70" w:type="dxa"/>
              <w:right w:w="70" w:type="dxa"/>
            </w:tcMar>
            <w:vAlign w:val="center"/>
          </w:tcPr>
          <w:p w14:paraId="1C637A08">
            <w:pPr>
              <w:keepNext/>
              <w:spacing w:before="20" w:after="20" w:line="260" w:lineRule="exact"/>
              <w:ind w:firstLine="0" w:firstLineChars="0"/>
              <w:jc w:val="center"/>
            </w:pPr>
            <w:r>
              <w:rPr>
                <w:rFonts w:ascii="Times New Roman" w:hAnsi="Times New Roman" w:eastAsia="宋体"/>
                <w:b w:val="0"/>
                <w:sz w:val="18"/>
              </w:rPr>
              <w:t>2089.50</w:t>
            </w:r>
          </w:p>
        </w:tc>
        <w:tc>
          <w:tcPr>
            <w:tcW w:w="880" w:type="dxa"/>
            <w:tcMar>
              <w:left w:w="70" w:type="dxa"/>
              <w:right w:w="70" w:type="dxa"/>
            </w:tcMar>
            <w:vAlign w:val="center"/>
          </w:tcPr>
          <w:p w14:paraId="6A110685">
            <w:pPr>
              <w:keepNext/>
              <w:spacing w:before="20" w:after="20" w:line="260" w:lineRule="exact"/>
              <w:ind w:firstLine="0" w:firstLineChars="0"/>
              <w:jc w:val="center"/>
            </w:pPr>
            <w:r>
              <w:rPr>
                <w:rFonts w:ascii="Times New Roman" w:hAnsi="Times New Roman" w:eastAsia="宋体"/>
                <w:b w:val="0"/>
                <w:sz w:val="18"/>
              </w:rPr>
              <w:t>80.00</w:t>
            </w:r>
          </w:p>
        </w:tc>
        <w:tc>
          <w:tcPr>
            <w:tcW w:w="880" w:type="dxa"/>
            <w:tcMar>
              <w:left w:w="70" w:type="dxa"/>
              <w:right w:w="70" w:type="dxa"/>
            </w:tcMar>
            <w:vAlign w:val="center"/>
          </w:tcPr>
          <w:p w14:paraId="6D58EAC9">
            <w:pPr>
              <w:keepNext/>
              <w:spacing w:before="20" w:after="20" w:line="260" w:lineRule="exact"/>
              <w:ind w:firstLine="0" w:firstLineChars="0"/>
              <w:jc w:val="center"/>
            </w:pPr>
            <w:r>
              <w:rPr>
                <w:rFonts w:ascii="Times New Roman" w:hAnsi="Times New Roman" w:eastAsia="宋体"/>
                <w:b w:val="0"/>
                <w:sz w:val="18"/>
              </w:rPr>
              <w:t>100.00</w:t>
            </w:r>
          </w:p>
        </w:tc>
        <w:tc>
          <w:tcPr>
            <w:tcW w:w="1275" w:type="dxa"/>
            <w:tcMar>
              <w:left w:w="70" w:type="dxa"/>
              <w:right w:w="70" w:type="dxa"/>
            </w:tcMar>
            <w:vAlign w:val="center"/>
          </w:tcPr>
          <w:p w14:paraId="54C47A54">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0CB8B30D">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325FA11A">
            <w:pPr>
              <w:keepNext/>
              <w:spacing w:before="20" w:after="20" w:line="260" w:lineRule="exact"/>
              <w:ind w:firstLine="0" w:firstLineChars="0"/>
              <w:jc w:val="center"/>
            </w:pPr>
            <w:r>
              <w:rPr>
                <w:rFonts w:ascii="Times New Roman" w:hAnsi="Times New Roman" w:eastAsia="宋体"/>
                <w:b w:val="0"/>
                <w:sz w:val="18"/>
              </w:rPr>
              <w:t>160.12</w:t>
            </w:r>
          </w:p>
        </w:tc>
        <w:tc>
          <w:tcPr>
            <w:tcW w:w="880" w:type="dxa"/>
            <w:tcMar>
              <w:left w:w="70" w:type="dxa"/>
              <w:right w:w="70" w:type="dxa"/>
            </w:tcMar>
            <w:vAlign w:val="center"/>
          </w:tcPr>
          <w:p w14:paraId="6B2C7648">
            <w:pPr>
              <w:keepNext/>
              <w:spacing w:before="20" w:after="20" w:line="260" w:lineRule="exact"/>
              <w:ind w:firstLine="0" w:firstLineChars="0"/>
              <w:jc w:val="center"/>
            </w:pPr>
            <w:r>
              <w:rPr>
                <w:rFonts w:ascii="Times New Roman" w:hAnsi="Times New Roman" w:eastAsia="宋体"/>
                <w:b w:val="0"/>
                <w:sz w:val="18"/>
              </w:rPr>
              <w:t>2.26</w:t>
            </w:r>
          </w:p>
        </w:tc>
      </w:tr>
      <w:tr w14:paraId="5A81F3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80" w:type="dxa"/>
            <w:tcMar>
              <w:left w:w="70" w:type="dxa"/>
              <w:right w:w="70" w:type="dxa"/>
            </w:tcMar>
            <w:vAlign w:val="center"/>
          </w:tcPr>
          <w:p w14:paraId="73282195">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03763323">
            <w:pPr>
              <w:keepNext w:val="0"/>
              <w:spacing w:before="20" w:after="20" w:line="260" w:lineRule="exact"/>
              <w:ind w:firstLine="0" w:firstLineChars="0"/>
              <w:jc w:val="center"/>
            </w:pPr>
            <w:r>
              <w:rPr>
                <w:rFonts w:ascii="Times New Roman" w:hAnsi="Times New Roman" w:eastAsia="宋体"/>
                <w:b w:val="0"/>
                <w:sz w:val="18"/>
              </w:rPr>
              <w:t>998.28</w:t>
            </w:r>
          </w:p>
        </w:tc>
        <w:tc>
          <w:tcPr>
            <w:tcW w:w="880" w:type="dxa"/>
            <w:tcMar>
              <w:left w:w="70" w:type="dxa"/>
              <w:right w:w="70" w:type="dxa"/>
            </w:tcMar>
            <w:vAlign w:val="center"/>
          </w:tcPr>
          <w:p w14:paraId="7F5C4E30">
            <w:pPr>
              <w:keepNext w:val="0"/>
              <w:spacing w:before="20" w:after="20" w:line="260" w:lineRule="exact"/>
              <w:ind w:firstLine="0" w:firstLineChars="0"/>
              <w:jc w:val="center"/>
            </w:pPr>
            <w:r>
              <w:rPr>
                <w:rFonts w:ascii="Times New Roman" w:hAnsi="Times New Roman" w:eastAsia="宋体"/>
                <w:b w:val="0"/>
                <w:sz w:val="18"/>
              </w:rPr>
              <w:t>2198.00</w:t>
            </w:r>
          </w:p>
        </w:tc>
        <w:tc>
          <w:tcPr>
            <w:tcW w:w="880" w:type="dxa"/>
            <w:tcMar>
              <w:left w:w="70" w:type="dxa"/>
              <w:right w:w="70" w:type="dxa"/>
            </w:tcMar>
            <w:vAlign w:val="center"/>
          </w:tcPr>
          <w:p w14:paraId="37EC5ED1">
            <w:pPr>
              <w:keepNext w:val="0"/>
              <w:spacing w:before="20" w:after="20" w:line="260" w:lineRule="exact"/>
              <w:ind w:firstLine="0" w:firstLineChars="0"/>
              <w:jc w:val="center"/>
            </w:pPr>
            <w:r>
              <w:rPr>
                <w:rFonts w:ascii="Times New Roman" w:hAnsi="Times New Roman" w:eastAsia="宋体"/>
                <w:b w:val="0"/>
                <w:sz w:val="18"/>
              </w:rPr>
              <w:t>108.50</w:t>
            </w:r>
          </w:p>
        </w:tc>
        <w:tc>
          <w:tcPr>
            <w:tcW w:w="880" w:type="dxa"/>
            <w:tcMar>
              <w:left w:w="70" w:type="dxa"/>
              <w:right w:w="70" w:type="dxa"/>
            </w:tcMar>
            <w:vAlign w:val="center"/>
          </w:tcPr>
          <w:p w14:paraId="39834436">
            <w:pPr>
              <w:keepNext w:val="0"/>
              <w:spacing w:before="20" w:after="20" w:line="260" w:lineRule="exact"/>
              <w:ind w:firstLine="0" w:firstLineChars="0"/>
              <w:jc w:val="center"/>
            </w:pPr>
            <w:r>
              <w:rPr>
                <w:rFonts w:ascii="Times New Roman" w:hAnsi="Times New Roman" w:eastAsia="宋体"/>
                <w:b w:val="0"/>
                <w:sz w:val="18"/>
              </w:rPr>
              <w:t>140.00</w:t>
            </w:r>
          </w:p>
        </w:tc>
        <w:tc>
          <w:tcPr>
            <w:tcW w:w="1275" w:type="dxa"/>
            <w:tcMar>
              <w:left w:w="70" w:type="dxa"/>
              <w:right w:w="70" w:type="dxa"/>
            </w:tcMar>
            <w:vAlign w:val="center"/>
          </w:tcPr>
          <w:p w14:paraId="63B4D28C">
            <w:pPr>
              <w:keepNext w:val="0"/>
              <w:spacing w:before="20" w:after="20" w:line="260" w:lineRule="exact"/>
              <w:ind w:firstLine="0" w:firstLineChars="0"/>
              <w:jc w:val="center"/>
            </w:pPr>
            <w:r>
              <w:rPr>
                <w:rFonts w:ascii="Times New Roman" w:hAnsi="Times New Roman" w:eastAsia="宋体"/>
                <w:b w:val="0"/>
                <w:sz w:val="18"/>
              </w:rPr>
              <w:t>3.10/6.67</w:t>
            </w:r>
          </w:p>
        </w:tc>
        <w:tc>
          <w:tcPr>
            <w:tcW w:w="880" w:type="dxa"/>
            <w:tcMar>
              <w:left w:w="70" w:type="dxa"/>
              <w:right w:w="70" w:type="dxa"/>
            </w:tcMar>
            <w:vAlign w:val="center"/>
          </w:tcPr>
          <w:p w14:paraId="0C32215D">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711CE92D">
            <w:pPr>
              <w:keepNext w:val="0"/>
              <w:spacing w:before="20" w:after="20" w:line="260" w:lineRule="exact"/>
              <w:ind w:firstLine="0" w:firstLineChars="0"/>
              <w:jc w:val="center"/>
            </w:pPr>
            <w:r>
              <w:rPr>
                <w:rFonts w:ascii="Times New Roman" w:hAnsi="Times New Roman" w:eastAsia="宋体"/>
                <w:b w:val="0"/>
                <w:sz w:val="18"/>
              </w:rPr>
              <w:t>184.11</w:t>
            </w:r>
          </w:p>
        </w:tc>
        <w:tc>
          <w:tcPr>
            <w:tcW w:w="880" w:type="dxa"/>
            <w:tcMar>
              <w:left w:w="70" w:type="dxa"/>
              <w:right w:w="70" w:type="dxa"/>
            </w:tcMar>
            <w:vAlign w:val="center"/>
          </w:tcPr>
          <w:p w14:paraId="6809588E">
            <w:pPr>
              <w:keepNext w:val="0"/>
              <w:spacing w:before="20" w:after="20" w:line="260" w:lineRule="exact"/>
              <w:ind w:firstLine="0" w:firstLineChars="0"/>
              <w:jc w:val="center"/>
            </w:pPr>
            <w:r>
              <w:rPr>
                <w:rFonts w:ascii="Times New Roman" w:hAnsi="Times New Roman" w:eastAsia="宋体"/>
                <w:b w:val="0"/>
                <w:sz w:val="18"/>
              </w:rPr>
              <w:t>2.20</w:t>
            </w:r>
          </w:p>
        </w:tc>
      </w:tr>
    </w:tbl>
    <w:p w14:paraId="5FD1BE10">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254D1EA2">
      <w:pPr>
        <w:pStyle w:val="115"/>
        <w:widowControl/>
        <w:spacing w:before="0" w:after="0" w:line="348" w:lineRule="exact"/>
        <w:ind w:firstLine="480"/>
        <w:jc w:val="both"/>
      </w:pPr>
      <w:r>
        <w:rPr>
          <w:rFonts w:ascii="Times New Roman" w:hAnsi="Times New Roman" w:eastAsia="方正仿宋_GBK"/>
          <w:b w:val="0"/>
          <w:sz w:val="24"/>
          <w:highlight w:val="yellow"/>
          <w:rPrChange w:id="46" w:author="白日梦想家" w:date="2026-10-08T15:40:15Z">
            <w:rPr>
              <w:rFonts w:ascii="Times New Roman" w:hAnsi="Times New Roman" w:eastAsia="方正仿宋_GBK"/>
              <w:b w:val="0"/>
              <w:sz w:val="24"/>
            </w:rPr>
          </w:rPrChange>
        </w:rPr>
        <w:t>市区采用29站结构，供电区域统一按A类规划，初始转供率假定为50%，</w:t>
      </w:r>
      <w:r>
        <w:rPr>
          <w:rFonts w:ascii="Times New Roman" w:hAnsi="Times New Roman" w:eastAsia="方正仿宋_GBK"/>
          <w:b w:val="0"/>
          <w:sz w:val="24"/>
        </w:rPr>
        <w:t>后续负荷按年最大净负荷平均增长率1.80%推演。主变N-1工况校核全部转接后负荷，新增联络可使站级能力提高至研究上限。</w:t>
      </w:r>
    </w:p>
    <w:p w14:paraId="73A4B0F3">
      <w:pPr>
        <w:pStyle w:val="2"/>
        <w:widowControl/>
        <w:spacing w:before="0" w:after="0" w:line="348" w:lineRule="exact"/>
        <w:ind w:firstLine="480"/>
        <w:jc w:val="both"/>
      </w:pPr>
      <w:r>
        <w:rPr>
          <w:rFonts w:ascii="Times New Roman" w:hAnsi="Times New Roman" w:eastAsia="方正仿宋_GBK"/>
          <w:b w:val="0"/>
          <w:sz w:val="24"/>
        </w:rPr>
        <w:t>市区刚性方案第1—4年容载比分别为1.99、1.98、1.99、1.95，弹性方案分别为2.26、2.26、2.22、2.20。刚性新增措施评价期费用现值为73047.96万元，弹性为18432.29万元。各年主变容量、储能和联络建设列于下表。</w:t>
      </w:r>
    </w:p>
    <w:p w14:paraId="4EE32A0B">
      <w:pPr>
        <w:pStyle w:val="2"/>
        <w:keepNext/>
        <w:spacing w:before="120" w:after="80" w:line="280" w:lineRule="exact"/>
        <w:ind w:firstLine="0"/>
        <w:jc w:val="center"/>
      </w:pPr>
      <w:r>
        <w:rPr>
          <w:rFonts w:ascii="Times New Roman" w:hAnsi="Times New Roman" w:eastAsia="宋体"/>
          <w:b w:val="0"/>
          <w:sz w:val="21"/>
        </w:rPr>
        <w:t>表5-6 市区刚性方案逐年措施及容载比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68E40E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119AC49C">
            <w:pPr>
              <w:keepNext/>
              <w:spacing w:before="20" w:after="20" w:line="260" w:lineRule="exact"/>
              <w:ind w:firstLine="0" w:firstLineChars="0"/>
              <w:jc w:val="center"/>
            </w:pPr>
            <w:r>
              <w:rPr>
                <w:rFonts w:ascii="Times New Roman" w:hAnsi="Times New Roman" w:eastAsia="宋体"/>
                <w:b/>
                <w:sz w:val="18"/>
              </w:rPr>
              <w:t>规划年序</w:t>
            </w:r>
          </w:p>
        </w:tc>
        <w:tc>
          <w:tcPr>
            <w:tcW w:w="880" w:type="dxa"/>
            <w:tcMar>
              <w:left w:w="70" w:type="dxa"/>
              <w:right w:w="70" w:type="dxa"/>
            </w:tcMar>
            <w:vAlign w:val="center"/>
          </w:tcPr>
          <w:p w14:paraId="417EC65E">
            <w:pPr>
              <w:keepNext/>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539A67D7">
            <w:pPr>
              <w:keepNext/>
              <w:spacing w:before="20" w:after="20" w:line="260" w:lineRule="exact"/>
              <w:ind w:firstLine="0" w:firstLineChars="0"/>
              <w:jc w:val="center"/>
            </w:pPr>
            <w:r>
              <w:rPr>
                <w:rFonts w:ascii="Times New Roman" w:hAnsi="Times New Roman" w:eastAsia="宋体"/>
                <w:b/>
                <w:sz w:val="18"/>
              </w:rPr>
              <w:t>公用主变总容量/MVA</w:t>
            </w:r>
          </w:p>
        </w:tc>
        <w:tc>
          <w:tcPr>
            <w:tcW w:w="880" w:type="dxa"/>
            <w:tcMar>
              <w:left w:w="70" w:type="dxa"/>
              <w:right w:w="70" w:type="dxa"/>
            </w:tcMar>
            <w:vAlign w:val="center"/>
          </w:tcPr>
          <w:p w14:paraId="30AA5B4A">
            <w:pPr>
              <w:keepNext/>
              <w:spacing w:before="20" w:after="20" w:line="260" w:lineRule="exact"/>
              <w:ind w:firstLine="0" w:firstLineChars="0"/>
              <w:jc w:val="center"/>
            </w:pPr>
            <w:r>
              <w:rPr>
                <w:rFonts w:ascii="Times New Roman" w:hAnsi="Times New Roman" w:eastAsia="宋体"/>
                <w:b/>
                <w:sz w:val="18"/>
              </w:rPr>
              <w:t>主变净增容量/MVA</w:t>
            </w:r>
          </w:p>
        </w:tc>
        <w:tc>
          <w:tcPr>
            <w:tcW w:w="880" w:type="dxa"/>
            <w:tcMar>
              <w:left w:w="70" w:type="dxa"/>
              <w:right w:w="70" w:type="dxa"/>
            </w:tcMar>
            <w:vAlign w:val="center"/>
          </w:tcPr>
          <w:p w14:paraId="18D7A484">
            <w:pPr>
              <w:keepNext/>
              <w:spacing w:before="20" w:after="20" w:line="260" w:lineRule="exact"/>
              <w:ind w:firstLine="0" w:firstLineChars="0"/>
              <w:jc w:val="center"/>
            </w:pPr>
            <w:r>
              <w:rPr>
                <w:rFonts w:ascii="Times New Roman" w:hAnsi="Times New Roman" w:eastAsia="宋体"/>
                <w:b/>
                <w:sz w:val="18"/>
              </w:rPr>
              <w:t>主变新购容量/MVA</w:t>
            </w:r>
          </w:p>
        </w:tc>
        <w:tc>
          <w:tcPr>
            <w:tcW w:w="1275" w:type="dxa"/>
            <w:tcMar>
              <w:left w:w="70" w:type="dxa"/>
              <w:right w:w="70" w:type="dxa"/>
            </w:tcMar>
            <w:vAlign w:val="center"/>
          </w:tcPr>
          <w:p w14:paraId="4AFF6CB3">
            <w:pPr>
              <w:keepNext/>
              <w:spacing w:before="20" w:after="20" w:line="260" w:lineRule="exact"/>
              <w:ind w:firstLine="0" w:firstLineChars="0"/>
              <w:jc w:val="center"/>
            </w:pPr>
            <w:r>
              <w:rPr>
                <w:rFonts w:ascii="Times New Roman" w:hAnsi="Times New Roman" w:eastAsia="宋体"/>
                <w:b/>
                <w:sz w:val="18"/>
              </w:rPr>
              <w:t>新增储能额定功率/能量（MW/MWh）</w:t>
            </w:r>
          </w:p>
        </w:tc>
        <w:tc>
          <w:tcPr>
            <w:tcW w:w="880" w:type="dxa"/>
            <w:tcMar>
              <w:left w:w="70" w:type="dxa"/>
              <w:right w:w="70" w:type="dxa"/>
            </w:tcMar>
            <w:vAlign w:val="center"/>
          </w:tcPr>
          <w:p w14:paraId="5E8D0DAE">
            <w:pPr>
              <w:keepNext/>
              <w:spacing w:before="20" w:after="20" w:line="260" w:lineRule="exact"/>
              <w:ind w:firstLine="0" w:firstLineChars="0"/>
              <w:jc w:val="center"/>
            </w:pPr>
            <w:r>
              <w:rPr>
                <w:rFonts w:ascii="Times New Roman" w:hAnsi="Times New Roman" w:eastAsia="宋体"/>
                <w:b/>
                <w:sz w:val="18"/>
              </w:rPr>
              <w:t>新增联络项目数/项</w:t>
            </w:r>
          </w:p>
        </w:tc>
        <w:tc>
          <w:tcPr>
            <w:tcW w:w="880" w:type="dxa"/>
            <w:tcMar>
              <w:left w:w="70" w:type="dxa"/>
              <w:right w:w="70" w:type="dxa"/>
            </w:tcMar>
            <w:vAlign w:val="center"/>
          </w:tcPr>
          <w:p w14:paraId="742A9786">
            <w:pPr>
              <w:keepNext/>
              <w:spacing w:before="20" w:after="20" w:line="260" w:lineRule="exact"/>
              <w:ind w:firstLine="0" w:firstLineChars="0"/>
              <w:jc w:val="center"/>
            </w:pPr>
            <w:r>
              <w:rPr>
                <w:rFonts w:ascii="Times New Roman" w:hAnsi="Times New Roman" w:eastAsia="宋体"/>
                <w:b/>
                <w:sz w:val="18"/>
              </w:rPr>
              <w:t>转接负荷合计/MW</w:t>
            </w:r>
          </w:p>
        </w:tc>
        <w:tc>
          <w:tcPr>
            <w:tcW w:w="880" w:type="dxa"/>
            <w:tcMar>
              <w:left w:w="70" w:type="dxa"/>
              <w:right w:w="70" w:type="dxa"/>
            </w:tcMar>
            <w:vAlign w:val="center"/>
          </w:tcPr>
          <w:p w14:paraId="47BFAAE5">
            <w:pPr>
              <w:keepNext/>
              <w:spacing w:before="20" w:after="20" w:line="260" w:lineRule="exact"/>
              <w:ind w:firstLine="0" w:firstLineChars="0"/>
              <w:jc w:val="center"/>
            </w:pPr>
            <w:r>
              <w:rPr>
                <w:rFonts w:ascii="Times New Roman" w:hAnsi="Times New Roman" w:eastAsia="宋体"/>
                <w:b/>
                <w:sz w:val="18"/>
              </w:rPr>
              <w:t>容载比</w:t>
            </w:r>
          </w:p>
        </w:tc>
      </w:tr>
      <w:tr w14:paraId="6D4CC8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56CBA88F">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5F09D91E">
            <w:pPr>
              <w:keepNext/>
              <w:spacing w:before="20" w:after="20" w:line="260" w:lineRule="exact"/>
              <w:ind w:firstLine="0" w:firstLineChars="0"/>
              <w:jc w:val="center"/>
            </w:pPr>
            <w:r>
              <w:rPr>
                <w:rFonts w:ascii="Times New Roman" w:hAnsi="Times New Roman" w:eastAsia="宋体"/>
                <w:b w:val="0"/>
                <w:sz w:val="18"/>
              </w:rPr>
              <w:t>1253.16</w:t>
            </w:r>
          </w:p>
        </w:tc>
        <w:tc>
          <w:tcPr>
            <w:tcW w:w="880" w:type="dxa"/>
            <w:tcMar>
              <w:left w:w="70" w:type="dxa"/>
              <w:right w:w="70" w:type="dxa"/>
            </w:tcMar>
            <w:vAlign w:val="center"/>
          </w:tcPr>
          <w:p w14:paraId="1A7CAD68">
            <w:pPr>
              <w:keepNext/>
              <w:spacing w:before="20" w:after="20" w:line="260" w:lineRule="exact"/>
              <w:ind w:firstLine="0" w:firstLineChars="0"/>
              <w:jc w:val="center"/>
            </w:pPr>
            <w:r>
              <w:rPr>
                <w:rFonts w:ascii="Times New Roman" w:hAnsi="Times New Roman" w:eastAsia="宋体"/>
                <w:b w:val="0"/>
                <w:sz w:val="18"/>
              </w:rPr>
              <w:t>2498.00</w:t>
            </w:r>
          </w:p>
        </w:tc>
        <w:tc>
          <w:tcPr>
            <w:tcW w:w="880" w:type="dxa"/>
            <w:tcMar>
              <w:left w:w="70" w:type="dxa"/>
              <w:right w:w="70" w:type="dxa"/>
            </w:tcMar>
            <w:vAlign w:val="center"/>
          </w:tcPr>
          <w:p w14:paraId="08CEFADC">
            <w:pPr>
              <w:keepNext/>
              <w:spacing w:before="20" w:after="20" w:line="260" w:lineRule="exact"/>
              <w:ind w:firstLine="0" w:firstLineChars="0"/>
              <w:jc w:val="center"/>
            </w:pPr>
            <w:r>
              <w:rPr>
                <w:rFonts w:ascii="Times New Roman" w:hAnsi="Times New Roman" w:eastAsia="宋体"/>
                <w:b w:val="0"/>
                <w:sz w:val="18"/>
              </w:rPr>
              <w:t>36.00</w:t>
            </w:r>
          </w:p>
        </w:tc>
        <w:tc>
          <w:tcPr>
            <w:tcW w:w="880" w:type="dxa"/>
            <w:tcMar>
              <w:left w:w="70" w:type="dxa"/>
              <w:right w:w="70" w:type="dxa"/>
            </w:tcMar>
            <w:vAlign w:val="center"/>
          </w:tcPr>
          <w:p w14:paraId="5DFA275E">
            <w:pPr>
              <w:keepNext/>
              <w:spacing w:before="20" w:after="20" w:line="260" w:lineRule="exact"/>
              <w:ind w:firstLine="0" w:firstLineChars="0"/>
              <w:jc w:val="center"/>
            </w:pPr>
            <w:r>
              <w:rPr>
                <w:rFonts w:ascii="Times New Roman" w:hAnsi="Times New Roman" w:eastAsia="宋体"/>
                <w:b w:val="0"/>
                <w:sz w:val="18"/>
              </w:rPr>
              <w:t>126.00</w:t>
            </w:r>
          </w:p>
        </w:tc>
        <w:tc>
          <w:tcPr>
            <w:tcW w:w="1275" w:type="dxa"/>
            <w:tcMar>
              <w:left w:w="70" w:type="dxa"/>
              <w:right w:w="70" w:type="dxa"/>
            </w:tcMar>
            <w:vAlign w:val="center"/>
          </w:tcPr>
          <w:p w14:paraId="3DC6D5CA">
            <w:pPr>
              <w:keepNext/>
              <w:spacing w:before="20" w:after="20" w:line="260" w:lineRule="exact"/>
              <w:ind w:firstLine="0" w:firstLineChars="0"/>
              <w:jc w:val="center"/>
            </w:pPr>
            <w:r>
              <w:rPr>
                <w:rFonts w:ascii="Times New Roman" w:hAnsi="Times New Roman" w:eastAsia="宋体"/>
                <w:b w:val="0"/>
                <w:sz w:val="18"/>
              </w:rPr>
              <w:t>250.00/537.50</w:t>
            </w:r>
          </w:p>
        </w:tc>
        <w:tc>
          <w:tcPr>
            <w:tcW w:w="880" w:type="dxa"/>
            <w:tcMar>
              <w:left w:w="70" w:type="dxa"/>
              <w:right w:w="70" w:type="dxa"/>
            </w:tcMar>
            <w:vAlign w:val="center"/>
          </w:tcPr>
          <w:p w14:paraId="780FFD13">
            <w:pPr>
              <w:keepNext/>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24841FAD">
            <w:pPr>
              <w:keepNext/>
              <w:spacing w:before="20" w:after="20" w:line="260" w:lineRule="exact"/>
              <w:ind w:firstLine="0" w:firstLineChars="0"/>
              <w:jc w:val="center"/>
            </w:pPr>
            <w:r>
              <w:rPr>
                <w:rFonts w:ascii="Times New Roman" w:hAnsi="Times New Roman" w:eastAsia="宋体"/>
                <w:b w:val="0"/>
                <w:sz w:val="18"/>
              </w:rPr>
              <w:t>354.94</w:t>
            </w:r>
          </w:p>
        </w:tc>
        <w:tc>
          <w:tcPr>
            <w:tcW w:w="880" w:type="dxa"/>
            <w:tcMar>
              <w:left w:w="70" w:type="dxa"/>
              <w:right w:w="70" w:type="dxa"/>
            </w:tcMar>
            <w:vAlign w:val="center"/>
          </w:tcPr>
          <w:p w14:paraId="3A06D4D9">
            <w:pPr>
              <w:keepNext/>
              <w:spacing w:before="20" w:after="20" w:line="260" w:lineRule="exact"/>
              <w:ind w:firstLine="0" w:firstLineChars="0"/>
              <w:jc w:val="center"/>
            </w:pPr>
            <w:r>
              <w:rPr>
                <w:rFonts w:ascii="Times New Roman" w:hAnsi="Times New Roman" w:eastAsia="宋体"/>
                <w:b w:val="0"/>
                <w:sz w:val="18"/>
              </w:rPr>
              <w:t>1.99</w:t>
            </w:r>
          </w:p>
        </w:tc>
      </w:tr>
      <w:tr w14:paraId="22F226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16222332">
            <w:pPr>
              <w:keepNext/>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255D01CF">
            <w:pPr>
              <w:keepNext/>
              <w:spacing w:before="20" w:after="20" w:line="260" w:lineRule="exact"/>
              <w:ind w:firstLine="0" w:firstLineChars="0"/>
              <w:jc w:val="center"/>
            </w:pPr>
            <w:r>
              <w:rPr>
                <w:rFonts w:ascii="Times New Roman" w:hAnsi="Times New Roman" w:eastAsia="宋体"/>
                <w:b w:val="0"/>
                <w:sz w:val="18"/>
              </w:rPr>
              <w:t>1275.72</w:t>
            </w:r>
          </w:p>
        </w:tc>
        <w:tc>
          <w:tcPr>
            <w:tcW w:w="880" w:type="dxa"/>
            <w:tcMar>
              <w:left w:w="70" w:type="dxa"/>
              <w:right w:w="70" w:type="dxa"/>
            </w:tcMar>
            <w:vAlign w:val="center"/>
          </w:tcPr>
          <w:p w14:paraId="5FC5A4F1">
            <w:pPr>
              <w:keepNext/>
              <w:spacing w:before="20" w:after="20" w:line="260" w:lineRule="exact"/>
              <w:ind w:firstLine="0" w:firstLineChars="0"/>
              <w:jc w:val="center"/>
            </w:pPr>
            <w:r>
              <w:rPr>
                <w:rFonts w:ascii="Times New Roman" w:hAnsi="Times New Roman" w:eastAsia="宋体"/>
                <w:b w:val="0"/>
                <w:sz w:val="18"/>
              </w:rPr>
              <w:t>2531.00</w:t>
            </w:r>
          </w:p>
        </w:tc>
        <w:tc>
          <w:tcPr>
            <w:tcW w:w="880" w:type="dxa"/>
            <w:tcMar>
              <w:left w:w="70" w:type="dxa"/>
              <w:right w:w="70" w:type="dxa"/>
            </w:tcMar>
            <w:vAlign w:val="center"/>
          </w:tcPr>
          <w:p w14:paraId="1557822D">
            <w:pPr>
              <w:keepNext/>
              <w:spacing w:before="20" w:after="20" w:line="260" w:lineRule="exact"/>
              <w:ind w:firstLine="0" w:firstLineChars="0"/>
              <w:jc w:val="center"/>
            </w:pPr>
            <w:r>
              <w:rPr>
                <w:rFonts w:ascii="Times New Roman" w:hAnsi="Times New Roman" w:eastAsia="宋体"/>
                <w:b w:val="0"/>
                <w:sz w:val="18"/>
              </w:rPr>
              <w:t>33.00</w:t>
            </w:r>
          </w:p>
        </w:tc>
        <w:tc>
          <w:tcPr>
            <w:tcW w:w="880" w:type="dxa"/>
            <w:tcMar>
              <w:left w:w="70" w:type="dxa"/>
              <w:right w:w="70" w:type="dxa"/>
            </w:tcMar>
            <w:vAlign w:val="center"/>
          </w:tcPr>
          <w:p w14:paraId="3AA2184D">
            <w:pPr>
              <w:keepNext/>
              <w:spacing w:before="20" w:after="20" w:line="260" w:lineRule="exact"/>
              <w:ind w:firstLine="0" w:firstLineChars="0"/>
              <w:jc w:val="center"/>
            </w:pPr>
            <w:r>
              <w:rPr>
                <w:rFonts w:ascii="Times New Roman" w:hAnsi="Times New Roman" w:eastAsia="宋体"/>
                <w:b w:val="0"/>
                <w:sz w:val="18"/>
              </w:rPr>
              <w:t>113.00</w:t>
            </w:r>
          </w:p>
        </w:tc>
        <w:tc>
          <w:tcPr>
            <w:tcW w:w="1275" w:type="dxa"/>
            <w:tcMar>
              <w:left w:w="70" w:type="dxa"/>
              <w:right w:w="70" w:type="dxa"/>
            </w:tcMar>
            <w:vAlign w:val="center"/>
          </w:tcPr>
          <w:p w14:paraId="5AF5C78D">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7FDEA54C">
            <w:pPr>
              <w:keepNext/>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4AF86483">
            <w:pPr>
              <w:keepNext/>
              <w:spacing w:before="20" w:after="20" w:line="260" w:lineRule="exact"/>
              <w:ind w:firstLine="0" w:firstLineChars="0"/>
              <w:jc w:val="center"/>
            </w:pPr>
            <w:r>
              <w:rPr>
                <w:rFonts w:ascii="Times New Roman" w:hAnsi="Times New Roman" w:eastAsia="宋体"/>
                <w:b w:val="0"/>
                <w:sz w:val="18"/>
              </w:rPr>
              <w:t>363.46</w:t>
            </w:r>
          </w:p>
        </w:tc>
        <w:tc>
          <w:tcPr>
            <w:tcW w:w="880" w:type="dxa"/>
            <w:tcMar>
              <w:left w:w="70" w:type="dxa"/>
              <w:right w:w="70" w:type="dxa"/>
            </w:tcMar>
            <w:vAlign w:val="center"/>
          </w:tcPr>
          <w:p w14:paraId="7F401CA1">
            <w:pPr>
              <w:keepNext/>
              <w:spacing w:before="20" w:after="20" w:line="260" w:lineRule="exact"/>
              <w:ind w:firstLine="0" w:firstLineChars="0"/>
              <w:jc w:val="center"/>
            </w:pPr>
            <w:r>
              <w:rPr>
                <w:rFonts w:ascii="Times New Roman" w:hAnsi="Times New Roman" w:eastAsia="宋体"/>
                <w:b w:val="0"/>
                <w:sz w:val="18"/>
              </w:rPr>
              <w:t>1.98</w:t>
            </w:r>
          </w:p>
        </w:tc>
      </w:tr>
      <w:tr w14:paraId="0E44D9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55E141BC">
            <w:pPr>
              <w:keepNext/>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7BC9198E">
            <w:pPr>
              <w:keepNext/>
              <w:spacing w:before="20" w:after="20" w:line="260" w:lineRule="exact"/>
              <w:ind w:firstLine="0" w:firstLineChars="0"/>
              <w:jc w:val="center"/>
            </w:pPr>
            <w:r>
              <w:rPr>
                <w:rFonts w:ascii="Times New Roman" w:hAnsi="Times New Roman" w:eastAsia="宋体"/>
                <w:b w:val="0"/>
                <w:sz w:val="18"/>
              </w:rPr>
              <w:t>1298.68</w:t>
            </w:r>
          </w:p>
        </w:tc>
        <w:tc>
          <w:tcPr>
            <w:tcW w:w="880" w:type="dxa"/>
            <w:tcMar>
              <w:left w:w="70" w:type="dxa"/>
              <w:right w:w="70" w:type="dxa"/>
            </w:tcMar>
            <w:vAlign w:val="center"/>
          </w:tcPr>
          <w:p w14:paraId="063BB6F6">
            <w:pPr>
              <w:keepNext/>
              <w:spacing w:before="20" w:after="20" w:line="260" w:lineRule="exact"/>
              <w:ind w:firstLine="0" w:firstLineChars="0"/>
              <w:jc w:val="center"/>
            </w:pPr>
            <w:r>
              <w:rPr>
                <w:rFonts w:ascii="Times New Roman" w:hAnsi="Times New Roman" w:eastAsia="宋体"/>
                <w:b w:val="0"/>
                <w:sz w:val="18"/>
              </w:rPr>
              <w:t>2581.00</w:t>
            </w:r>
          </w:p>
        </w:tc>
        <w:tc>
          <w:tcPr>
            <w:tcW w:w="880" w:type="dxa"/>
            <w:tcMar>
              <w:left w:w="70" w:type="dxa"/>
              <w:right w:w="70" w:type="dxa"/>
            </w:tcMar>
            <w:vAlign w:val="center"/>
          </w:tcPr>
          <w:p w14:paraId="725A5720">
            <w:pPr>
              <w:keepNext/>
              <w:spacing w:before="20" w:after="20" w:line="260" w:lineRule="exact"/>
              <w:ind w:firstLine="0" w:firstLineChars="0"/>
              <w:jc w:val="center"/>
            </w:pPr>
            <w:r>
              <w:rPr>
                <w:rFonts w:ascii="Times New Roman" w:hAnsi="Times New Roman" w:eastAsia="宋体"/>
                <w:b w:val="0"/>
                <w:sz w:val="18"/>
              </w:rPr>
              <w:t>50.00</w:t>
            </w:r>
          </w:p>
        </w:tc>
        <w:tc>
          <w:tcPr>
            <w:tcW w:w="880" w:type="dxa"/>
            <w:tcMar>
              <w:left w:w="70" w:type="dxa"/>
              <w:right w:w="70" w:type="dxa"/>
            </w:tcMar>
            <w:vAlign w:val="center"/>
          </w:tcPr>
          <w:p w14:paraId="75A2FF9B">
            <w:pPr>
              <w:keepNext/>
              <w:spacing w:before="20" w:after="20" w:line="260" w:lineRule="exact"/>
              <w:ind w:firstLine="0" w:firstLineChars="0"/>
              <w:jc w:val="center"/>
            </w:pPr>
            <w:r>
              <w:rPr>
                <w:rFonts w:ascii="Times New Roman" w:hAnsi="Times New Roman" w:eastAsia="宋体"/>
                <w:b w:val="0"/>
                <w:sz w:val="18"/>
              </w:rPr>
              <w:t>50.00</w:t>
            </w:r>
          </w:p>
        </w:tc>
        <w:tc>
          <w:tcPr>
            <w:tcW w:w="1275" w:type="dxa"/>
            <w:tcMar>
              <w:left w:w="70" w:type="dxa"/>
              <w:right w:w="70" w:type="dxa"/>
            </w:tcMar>
            <w:vAlign w:val="center"/>
          </w:tcPr>
          <w:p w14:paraId="2532DC3C">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61287741">
            <w:pPr>
              <w:keepNext/>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357B33E6">
            <w:pPr>
              <w:keepNext/>
              <w:spacing w:before="20" w:after="20" w:line="260" w:lineRule="exact"/>
              <w:ind w:firstLine="0" w:firstLineChars="0"/>
              <w:jc w:val="center"/>
            </w:pPr>
            <w:r>
              <w:rPr>
                <w:rFonts w:ascii="Times New Roman" w:hAnsi="Times New Roman" w:eastAsia="宋体"/>
                <w:b w:val="0"/>
                <w:sz w:val="18"/>
              </w:rPr>
              <w:t>382.29</w:t>
            </w:r>
          </w:p>
        </w:tc>
        <w:tc>
          <w:tcPr>
            <w:tcW w:w="880" w:type="dxa"/>
            <w:tcMar>
              <w:left w:w="70" w:type="dxa"/>
              <w:right w:w="70" w:type="dxa"/>
            </w:tcMar>
            <w:vAlign w:val="center"/>
          </w:tcPr>
          <w:p w14:paraId="32E5AC3A">
            <w:pPr>
              <w:keepNext/>
              <w:spacing w:before="20" w:after="20" w:line="260" w:lineRule="exact"/>
              <w:ind w:firstLine="0" w:firstLineChars="0"/>
              <w:jc w:val="center"/>
            </w:pPr>
            <w:r>
              <w:rPr>
                <w:rFonts w:ascii="Times New Roman" w:hAnsi="Times New Roman" w:eastAsia="宋体"/>
                <w:b w:val="0"/>
                <w:sz w:val="18"/>
              </w:rPr>
              <w:t>1.99</w:t>
            </w:r>
          </w:p>
        </w:tc>
      </w:tr>
      <w:tr w14:paraId="33C12B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0E2B2B71">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2CEB2F97">
            <w:pPr>
              <w:keepNext w:val="0"/>
              <w:spacing w:before="20" w:after="20" w:line="260" w:lineRule="exact"/>
              <w:ind w:firstLine="0" w:firstLineChars="0"/>
              <w:jc w:val="center"/>
            </w:pPr>
            <w:r>
              <w:rPr>
                <w:rFonts w:ascii="Times New Roman" w:hAnsi="Times New Roman" w:eastAsia="宋体"/>
                <w:b w:val="0"/>
                <w:sz w:val="18"/>
              </w:rPr>
              <w:t>1322.06</w:t>
            </w:r>
          </w:p>
        </w:tc>
        <w:tc>
          <w:tcPr>
            <w:tcW w:w="880" w:type="dxa"/>
            <w:tcMar>
              <w:left w:w="70" w:type="dxa"/>
              <w:right w:w="70" w:type="dxa"/>
            </w:tcMar>
            <w:vAlign w:val="center"/>
          </w:tcPr>
          <w:p w14:paraId="5323EB9C">
            <w:pPr>
              <w:keepNext w:val="0"/>
              <w:spacing w:before="20" w:after="20" w:line="260" w:lineRule="exact"/>
              <w:ind w:firstLine="0" w:firstLineChars="0"/>
              <w:jc w:val="center"/>
            </w:pPr>
            <w:r>
              <w:rPr>
                <w:rFonts w:ascii="Times New Roman" w:hAnsi="Times New Roman" w:eastAsia="宋体"/>
                <w:b w:val="0"/>
                <w:sz w:val="18"/>
              </w:rPr>
              <w:t>2581.00</w:t>
            </w:r>
          </w:p>
        </w:tc>
        <w:tc>
          <w:tcPr>
            <w:tcW w:w="880" w:type="dxa"/>
            <w:tcMar>
              <w:left w:w="70" w:type="dxa"/>
              <w:right w:w="70" w:type="dxa"/>
            </w:tcMar>
            <w:vAlign w:val="center"/>
          </w:tcPr>
          <w:p w14:paraId="7B525703">
            <w:pPr>
              <w:keepNext w:val="0"/>
              <w:spacing w:before="20" w:after="20" w:line="260" w:lineRule="exact"/>
              <w:ind w:firstLine="0" w:firstLineChars="0"/>
              <w:jc w:val="center"/>
            </w:pPr>
            <w:r>
              <w:rPr>
                <w:rFonts w:ascii="Times New Roman" w:hAnsi="Times New Roman" w:eastAsia="宋体"/>
                <w:b w:val="0"/>
                <w:sz w:val="18"/>
              </w:rPr>
              <w:t>0.00</w:t>
            </w:r>
          </w:p>
        </w:tc>
        <w:tc>
          <w:tcPr>
            <w:tcW w:w="880" w:type="dxa"/>
            <w:tcMar>
              <w:left w:w="70" w:type="dxa"/>
              <w:right w:w="70" w:type="dxa"/>
            </w:tcMar>
            <w:vAlign w:val="center"/>
          </w:tcPr>
          <w:p w14:paraId="7114BA79">
            <w:pPr>
              <w:keepNext w:val="0"/>
              <w:spacing w:before="20" w:after="20" w:line="260" w:lineRule="exact"/>
              <w:ind w:firstLine="0" w:firstLineChars="0"/>
              <w:jc w:val="center"/>
            </w:pPr>
            <w:r>
              <w:rPr>
                <w:rFonts w:ascii="Times New Roman" w:hAnsi="Times New Roman" w:eastAsia="宋体"/>
                <w:b w:val="0"/>
                <w:sz w:val="18"/>
              </w:rPr>
              <w:t>0.00</w:t>
            </w:r>
          </w:p>
        </w:tc>
        <w:tc>
          <w:tcPr>
            <w:tcW w:w="1275" w:type="dxa"/>
            <w:tcMar>
              <w:left w:w="70" w:type="dxa"/>
              <w:right w:w="70" w:type="dxa"/>
            </w:tcMar>
            <w:vAlign w:val="center"/>
          </w:tcPr>
          <w:p w14:paraId="3BE55979">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4B5D584E">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5E76F60C">
            <w:pPr>
              <w:keepNext w:val="0"/>
              <w:spacing w:before="20" w:after="20" w:line="260" w:lineRule="exact"/>
              <w:ind w:firstLine="0" w:firstLineChars="0"/>
              <w:jc w:val="center"/>
            </w:pPr>
            <w:r>
              <w:rPr>
                <w:rFonts w:ascii="Times New Roman" w:hAnsi="Times New Roman" w:eastAsia="宋体"/>
                <w:b w:val="0"/>
                <w:sz w:val="18"/>
              </w:rPr>
              <w:t>401.91</w:t>
            </w:r>
          </w:p>
        </w:tc>
        <w:tc>
          <w:tcPr>
            <w:tcW w:w="880" w:type="dxa"/>
            <w:tcMar>
              <w:left w:w="70" w:type="dxa"/>
              <w:right w:w="70" w:type="dxa"/>
            </w:tcMar>
            <w:vAlign w:val="center"/>
          </w:tcPr>
          <w:p w14:paraId="07B8D67E">
            <w:pPr>
              <w:keepNext w:val="0"/>
              <w:spacing w:before="20" w:after="20" w:line="260" w:lineRule="exact"/>
              <w:ind w:firstLine="0" w:firstLineChars="0"/>
              <w:jc w:val="center"/>
            </w:pPr>
            <w:r>
              <w:rPr>
                <w:rFonts w:ascii="Times New Roman" w:hAnsi="Times New Roman" w:eastAsia="宋体"/>
                <w:b w:val="0"/>
                <w:sz w:val="18"/>
              </w:rPr>
              <w:t>1.95</w:t>
            </w:r>
          </w:p>
        </w:tc>
      </w:tr>
    </w:tbl>
    <w:p w14:paraId="7DDFEF5E">
      <w:pPr>
        <w:pStyle w:val="2"/>
        <w:keepNext/>
        <w:spacing w:before="120" w:after="80" w:line="280" w:lineRule="exact"/>
        <w:ind w:firstLine="0"/>
        <w:jc w:val="center"/>
      </w:pPr>
      <w:r>
        <w:rPr>
          <w:rFonts w:ascii="Times New Roman" w:hAnsi="Times New Roman" w:eastAsia="宋体"/>
          <w:b w:val="0"/>
          <w:sz w:val="21"/>
        </w:rPr>
        <w:t>表5-7 市区弹性方案逐年措施及容载比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18E24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540624E0">
            <w:pPr>
              <w:keepNext/>
              <w:spacing w:before="20" w:after="20" w:line="260" w:lineRule="exact"/>
              <w:ind w:firstLine="0" w:firstLineChars="0"/>
              <w:jc w:val="center"/>
            </w:pPr>
            <w:r>
              <w:rPr>
                <w:rFonts w:ascii="Times New Roman" w:hAnsi="Times New Roman" w:eastAsia="宋体"/>
                <w:b/>
                <w:sz w:val="18"/>
              </w:rPr>
              <w:t>规划年序</w:t>
            </w:r>
          </w:p>
        </w:tc>
        <w:tc>
          <w:tcPr>
            <w:tcW w:w="880" w:type="dxa"/>
            <w:tcMar>
              <w:left w:w="70" w:type="dxa"/>
              <w:right w:w="70" w:type="dxa"/>
            </w:tcMar>
            <w:vAlign w:val="center"/>
          </w:tcPr>
          <w:p w14:paraId="3053E0DF">
            <w:pPr>
              <w:keepNext/>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2703AF19">
            <w:pPr>
              <w:keepNext/>
              <w:spacing w:before="20" w:after="20" w:line="260" w:lineRule="exact"/>
              <w:ind w:firstLine="0" w:firstLineChars="0"/>
              <w:jc w:val="center"/>
            </w:pPr>
            <w:r>
              <w:rPr>
                <w:rFonts w:ascii="Times New Roman" w:hAnsi="Times New Roman" w:eastAsia="宋体"/>
                <w:b/>
                <w:sz w:val="18"/>
              </w:rPr>
              <w:t>公用主变总容量/MVA</w:t>
            </w:r>
          </w:p>
        </w:tc>
        <w:tc>
          <w:tcPr>
            <w:tcW w:w="880" w:type="dxa"/>
            <w:tcMar>
              <w:left w:w="70" w:type="dxa"/>
              <w:right w:w="70" w:type="dxa"/>
            </w:tcMar>
            <w:vAlign w:val="center"/>
          </w:tcPr>
          <w:p w14:paraId="4E6A4E33">
            <w:pPr>
              <w:keepNext/>
              <w:spacing w:before="20" w:after="20" w:line="260" w:lineRule="exact"/>
              <w:ind w:firstLine="0" w:firstLineChars="0"/>
              <w:jc w:val="center"/>
            </w:pPr>
            <w:r>
              <w:rPr>
                <w:rFonts w:ascii="Times New Roman" w:hAnsi="Times New Roman" w:eastAsia="宋体"/>
                <w:b/>
                <w:sz w:val="18"/>
              </w:rPr>
              <w:t>主变净增容量/MVA</w:t>
            </w:r>
          </w:p>
        </w:tc>
        <w:tc>
          <w:tcPr>
            <w:tcW w:w="880" w:type="dxa"/>
            <w:tcMar>
              <w:left w:w="70" w:type="dxa"/>
              <w:right w:w="70" w:type="dxa"/>
            </w:tcMar>
            <w:vAlign w:val="center"/>
          </w:tcPr>
          <w:p w14:paraId="648207EB">
            <w:pPr>
              <w:keepNext/>
              <w:spacing w:before="20" w:after="20" w:line="260" w:lineRule="exact"/>
              <w:ind w:firstLine="0" w:firstLineChars="0"/>
              <w:jc w:val="center"/>
            </w:pPr>
            <w:r>
              <w:rPr>
                <w:rFonts w:ascii="Times New Roman" w:hAnsi="Times New Roman" w:eastAsia="宋体"/>
                <w:b/>
                <w:sz w:val="18"/>
              </w:rPr>
              <w:t>主变新购容量/MVA</w:t>
            </w:r>
          </w:p>
        </w:tc>
        <w:tc>
          <w:tcPr>
            <w:tcW w:w="1275" w:type="dxa"/>
            <w:tcMar>
              <w:left w:w="70" w:type="dxa"/>
              <w:right w:w="70" w:type="dxa"/>
            </w:tcMar>
            <w:vAlign w:val="center"/>
          </w:tcPr>
          <w:p w14:paraId="7738518A">
            <w:pPr>
              <w:keepNext/>
              <w:spacing w:before="20" w:after="20" w:line="260" w:lineRule="exact"/>
              <w:ind w:firstLine="0" w:firstLineChars="0"/>
              <w:jc w:val="center"/>
            </w:pPr>
            <w:r>
              <w:rPr>
                <w:rFonts w:ascii="Times New Roman" w:hAnsi="Times New Roman" w:eastAsia="宋体"/>
                <w:b/>
                <w:sz w:val="18"/>
              </w:rPr>
              <w:t>新增储能额定功率/能量（MW/MWh）</w:t>
            </w:r>
          </w:p>
        </w:tc>
        <w:tc>
          <w:tcPr>
            <w:tcW w:w="880" w:type="dxa"/>
            <w:tcMar>
              <w:left w:w="70" w:type="dxa"/>
              <w:right w:w="70" w:type="dxa"/>
            </w:tcMar>
            <w:vAlign w:val="center"/>
          </w:tcPr>
          <w:p w14:paraId="66D50BED">
            <w:pPr>
              <w:keepNext/>
              <w:spacing w:before="20" w:after="20" w:line="260" w:lineRule="exact"/>
              <w:ind w:firstLine="0" w:firstLineChars="0"/>
              <w:jc w:val="center"/>
            </w:pPr>
            <w:r>
              <w:rPr>
                <w:rFonts w:ascii="Times New Roman" w:hAnsi="Times New Roman" w:eastAsia="宋体"/>
                <w:b/>
                <w:sz w:val="18"/>
              </w:rPr>
              <w:t>新增联络项目数/项</w:t>
            </w:r>
          </w:p>
        </w:tc>
        <w:tc>
          <w:tcPr>
            <w:tcW w:w="880" w:type="dxa"/>
            <w:tcMar>
              <w:left w:w="70" w:type="dxa"/>
              <w:right w:w="70" w:type="dxa"/>
            </w:tcMar>
            <w:vAlign w:val="center"/>
          </w:tcPr>
          <w:p w14:paraId="475AE5F9">
            <w:pPr>
              <w:keepNext/>
              <w:spacing w:before="20" w:after="20" w:line="260" w:lineRule="exact"/>
              <w:ind w:firstLine="0" w:firstLineChars="0"/>
              <w:jc w:val="center"/>
            </w:pPr>
            <w:r>
              <w:rPr>
                <w:rFonts w:ascii="Times New Roman" w:hAnsi="Times New Roman" w:eastAsia="宋体"/>
                <w:b/>
                <w:sz w:val="18"/>
              </w:rPr>
              <w:t>转接负荷合计/MW</w:t>
            </w:r>
          </w:p>
        </w:tc>
        <w:tc>
          <w:tcPr>
            <w:tcW w:w="880" w:type="dxa"/>
            <w:tcMar>
              <w:left w:w="70" w:type="dxa"/>
              <w:right w:w="70" w:type="dxa"/>
            </w:tcMar>
            <w:vAlign w:val="center"/>
          </w:tcPr>
          <w:p w14:paraId="4402C487">
            <w:pPr>
              <w:keepNext/>
              <w:spacing w:before="20" w:after="20" w:line="260" w:lineRule="exact"/>
              <w:ind w:firstLine="0" w:firstLineChars="0"/>
              <w:jc w:val="center"/>
            </w:pPr>
            <w:r>
              <w:rPr>
                <w:rFonts w:ascii="Times New Roman" w:hAnsi="Times New Roman" w:eastAsia="宋体"/>
                <w:b/>
                <w:sz w:val="18"/>
              </w:rPr>
              <w:t>容载比</w:t>
            </w:r>
          </w:p>
        </w:tc>
      </w:tr>
      <w:tr w14:paraId="3C080A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0FD8459">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696A3086">
            <w:pPr>
              <w:keepNext/>
              <w:spacing w:before="20" w:after="20" w:line="260" w:lineRule="exact"/>
              <w:ind w:firstLine="0" w:firstLineChars="0"/>
              <w:jc w:val="center"/>
            </w:pPr>
            <w:r>
              <w:rPr>
                <w:rFonts w:ascii="Times New Roman" w:hAnsi="Times New Roman" w:eastAsia="宋体"/>
                <w:b w:val="0"/>
                <w:sz w:val="18"/>
              </w:rPr>
              <w:t>1253.16</w:t>
            </w:r>
          </w:p>
        </w:tc>
        <w:tc>
          <w:tcPr>
            <w:tcW w:w="880" w:type="dxa"/>
            <w:tcMar>
              <w:left w:w="70" w:type="dxa"/>
              <w:right w:w="70" w:type="dxa"/>
            </w:tcMar>
            <w:vAlign w:val="center"/>
          </w:tcPr>
          <w:p w14:paraId="32FC760A">
            <w:pPr>
              <w:keepNext/>
              <w:spacing w:before="20" w:after="20" w:line="260" w:lineRule="exact"/>
              <w:ind w:firstLine="0" w:firstLineChars="0"/>
              <w:jc w:val="center"/>
            </w:pPr>
            <w:r>
              <w:rPr>
                <w:rFonts w:ascii="Times New Roman" w:hAnsi="Times New Roman" w:eastAsia="宋体"/>
                <w:b w:val="0"/>
                <w:sz w:val="18"/>
              </w:rPr>
              <w:t>2835.00</w:t>
            </w:r>
          </w:p>
        </w:tc>
        <w:tc>
          <w:tcPr>
            <w:tcW w:w="880" w:type="dxa"/>
            <w:tcMar>
              <w:left w:w="70" w:type="dxa"/>
              <w:right w:w="70" w:type="dxa"/>
            </w:tcMar>
            <w:vAlign w:val="center"/>
          </w:tcPr>
          <w:p w14:paraId="102366A9">
            <w:pPr>
              <w:keepNext/>
              <w:spacing w:before="20" w:after="20" w:line="260" w:lineRule="exact"/>
              <w:ind w:firstLine="0" w:firstLineChars="0"/>
              <w:jc w:val="center"/>
            </w:pPr>
            <w:r>
              <w:rPr>
                <w:rFonts w:ascii="Times New Roman" w:hAnsi="Times New Roman" w:eastAsia="宋体"/>
                <w:b w:val="0"/>
                <w:sz w:val="18"/>
              </w:rPr>
              <w:t>373.00</w:t>
            </w:r>
          </w:p>
        </w:tc>
        <w:tc>
          <w:tcPr>
            <w:tcW w:w="880" w:type="dxa"/>
            <w:tcMar>
              <w:left w:w="70" w:type="dxa"/>
              <w:right w:w="70" w:type="dxa"/>
            </w:tcMar>
            <w:vAlign w:val="center"/>
          </w:tcPr>
          <w:p w14:paraId="392B2157">
            <w:pPr>
              <w:keepNext/>
              <w:spacing w:before="20" w:after="20" w:line="260" w:lineRule="exact"/>
              <w:ind w:firstLine="0" w:firstLineChars="0"/>
              <w:jc w:val="center"/>
            </w:pPr>
            <w:r>
              <w:rPr>
                <w:rFonts w:ascii="Times New Roman" w:hAnsi="Times New Roman" w:eastAsia="宋体"/>
                <w:b w:val="0"/>
                <w:sz w:val="18"/>
              </w:rPr>
              <w:t>413.00</w:t>
            </w:r>
          </w:p>
        </w:tc>
        <w:tc>
          <w:tcPr>
            <w:tcW w:w="1275" w:type="dxa"/>
            <w:tcMar>
              <w:left w:w="70" w:type="dxa"/>
              <w:right w:w="70" w:type="dxa"/>
            </w:tcMar>
            <w:vAlign w:val="center"/>
          </w:tcPr>
          <w:p w14:paraId="2B74A75A">
            <w:pPr>
              <w:keepNext/>
              <w:spacing w:before="20" w:after="20" w:line="260" w:lineRule="exact"/>
              <w:ind w:firstLine="0" w:firstLineChars="0"/>
              <w:jc w:val="center"/>
            </w:pPr>
            <w:r>
              <w:rPr>
                <w:rFonts w:ascii="Times New Roman" w:hAnsi="Times New Roman" w:eastAsia="宋体"/>
                <w:b w:val="0"/>
                <w:sz w:val="18"/>
              </w:rPr>
              <w:t>0.20/0.43</w:t>
            </w:r>
          </w:p>
        </w:tc>
        <w:tc>
          <w:tcPr>
            <w:tcW w:w="880" w:type="dxa"/>
            <w:tcMar>
              <w:left w:w="70" w:type="dxa"/>
              <w:right w:w="70" w:type="dxa"/>
            </w:tcMar>
            <w:vAlign w:val="center"/>
          </w:tcPr>
          <w:p w14:paraId="4551F6F5">
            <w:pPr>
              <w:keepNext/>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63409621">
            <w:pPr>
              <w:keepNext/>
              <w:spacing w:before="20" w:after="20" w:line="260" w:lineRule="exact"/>
              <w:ind w:firstLine="0" w:firstLineChars="0"/>
              <w:jc w:val="center"/>
            </w:pPr>
            <w:r>
              <w:rPr>
                <w:rFonts w:ascii="Times New Roman" w:hAnsi="Times New Roman" w:eastAsia="宋体"/>
                <w:b w:val="0"/>
                <w:sz w:val="18"/>
              </w:rPr>
              <w:t>364.43</w:t>
            </w:r>
          </w:p>
        </w:tc>
        <w:tc>
          <w:tcPr>
            <w:tcW w:w="880" w:type="dxa"/>
            <w:tcMar>
              <w:left w:w="70" w:type="dxa"/>
              <w:right w:w="70" w:type="dxa"/>
            </w:tcMar>
            <w:vAlign w:val="center"/>
          </w:tcPr>
          <w:p w14:paraId="10FE273F">
            <w:pPr>
              <w:keepNext/>
              <w:spacing w:before="20" w:after="20" w:line="260" w:lineRule="exact"/>
              <w:ind w:firstLine="0" w:firstLineChars="0"/>
              <w:jc w:val="center"/>
            </w:pPr>
            <w:r>
              <w:rPr>
                <w:rFonts w:ascii="Times New Roman" w:hAnsi="Times New Roman" w:eastAsia="宋体"/>
                <w:b w:val="0"/>
                <w:sz w:val="18"/>
              </w:rPr>
              <w:t>2.26</w:t>
            </w:r>
          </w:p>
        </w:tc>
      </w:tr>
      <w:tr w14:paraId="37A2A0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43D2EA25">
            <w:pPr>
              <w:keepNext/>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4D1E61EB">
            <w:pPr>
              <w:keepNext/>
              <w:spacing w:before="20" w:after="20" w:line="260" w:lineRule="exact"/>
              <w:ind w:firstLine="0" w:firstLineChars="0"/>
              <w:jc w:val="center"/>
            </w:pPr>
            <w:r>
              <w:rPr>
                <w:rFonts w:ascii="Times New Roman" w:hAnsi="Times New Roman" w:eastAsia="宋体"/>
                <w:b w:val="0"/>
                <w:sz w:val="18"/>
              </w:rPr>
              <w:t>1275.72</w:t>
            </w:r>
          </w:p>
        </w:tc>
        <w:tc>
          <w:tcPr>
            <w:tcW w:w="880" w:type="dxa"/>
            <w:tcMar>
              <w:left w:w="70" w:type="dxa"/>
              <w:right w:w="70" w:type="dxa"/>
            </w:tcMar>
            <w:vAlign w:val="center"/>
          </w:tcPr>
          <w:p w14:paraId="0296C4F6">
            <w:pPr>
              <w:keepNext/>
              <w:spacing w:before="20" w:after="20" w:line="260" w:lineRule="exact"/>
              <w:ind w:firstLine="0" w:firstLineChars="0"/>
              <w:jc w:val="center"/>
            </w:pPr>
            <w:r>
              <w:rPr>
                <w:rFonts w:ascii="Times New Roman" w:hAnsi="Times New Roman" w:eastAsia="宋体"/>
                <w:b w:val="0"/>
                <w:sz w:val="18"/>
              </w:rPr>
              <w:t>2885.00</w:t>
            </w:r>
          </w:p>
        </w:tc>
        <w:tc>
          <w:tcPr>
            <w:tcW w:w="880" w:type="dxa"/>
            <w:tcMar>
              <w:left w:w="70" w:type="dxa"/>
              <w:right w:w="70" w:type="dxa"/>
            </w:tcMar>
            <w:vAlign w:val="center"/>
          </w:tcPr>
          <w:p w14:paraId="24FEF0E0">
            <w:pPr>
              <w:keepNext/>
              <w:spacing w:before="20" w:after="20" w:line="260" w:lineRule="exact"/>
              <w:ind w:firstLine="0" w:firstLineChars="0"/>
              <w:jc w:val="center"/>
            </w:pPr>
            <w:r>
              <w:rPr>
                <w:rFonts w:ascii="Times New Roman" w:hAnsi="Times New Roman" w:eastAsia="宋体"/>
                <w:b w:val="0"/>
                <w:sz w:val="18"/>
              </w:rPr>
              <w:t>50.00</w:t>
            </w:r>
          </w:p>
        </w:tc>
        <w:tc>
          <w:tcPr>
            <w:tcW w:w="880" w:type="dxa"/>
            <w:tcMar>
              <w:left w:w="70" w:type="dxa"/>
              <w:right w:w="70" w:type="dxa"/>
            </w:tcMar>
            <w:vAlign w:val="center"/>
          </w:tcPr>
          <w:p w14:paraId="700D4170">
            <w:pPr>
              <w:keepNext/>
              <w:spacing w:before="20" w:after="20" w:line="260" w:lineRule="exact"/>
              <w:ind w:firstLine="0" w:firstLineChars="0"/>
              <w:jc w:val="center"/>
            </w:pPr>
            <w:r>
              <w:rPr>
                <w:rFonts w:ascii="Times New Roman" w:hAnsi="Times New Roman" w:eastAsia="宋体"/>
                <w:b w:val="0"/>
                <w:sz w:val="18"/>
              </w:rPr>
              <w:t>50.00</w:t>
            </w:r>
          </w:p>
        </w:tc>
        <w:tc>
          <w:tcPr>
            <w:tcW w:w="1275" w:type="dxa"/>
            <w:tcMar>
              <w:left w:w="70" w:type="dxa"/>
              <w:right w:w="70" w:type="dxa"/>
            </w:tcMar>
            <w:vAlign w:val="center"/>
          </w:tcPr>
          <w:p w14:paraId="08FDB8DC">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3C0D290E">
            <w:pPr>
              <w:keepNext/>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0FB55BEC">
            <w:pPr>
              <w:keepNext/>
              <w:spacing w:before="20" w:after="20" w:line="260" w:lineRule="exact"/>
              <w:ind w:firstLine="0" w:firstLineChars="0"/>
              <w:jc w:val="center"/>
            </w:pPr>
            <w:r>
              <w:rPr>
                <w:rFonts w:ascii="Times New Roman" w:hAnsi="Times New Roman" w:eastAsia="宋体"/>
                <w:b w:val="0"/>
                <w:sz w:val="18"/>
              </w:rPr>
              <w:t>380.20</w:t>
            </w:r>
          </w:p>
        </w:tc>
        <w:tc>
          <w:tcPr>
            <w:tcW w:w="880" w:type="dxa"/>
            <w:tcMar>
              <w:left w:w="70" w:type="dxa"/>
              <w:right w:w="70" w:type="dxa"/>
            </w:tcMar>
            <w:vAlign w:val="center"/>
          </w:tcPr>
          <w:p w14:paraId="23A6BDEA">
            <w:pPr>
              <w:keepNext/>
              <w:spacing w:before="20" w:after="20" w:line="260" w:lineRule="exact"/>
              <w:ind w:firstLine="0" w:firstLineChars="0"/>
              <w:jc w:val="center"/>
            </w:pPr>
            <w:r>
              <w:rPr>
                <w:rFonts w:ascii="Times New Roman" w:hAnsi="Times New Roman" w:eastAsia="宋体"/>
                <w:b w:val="0"/>
                <w:sz w:val="18"/>
              </w:rPr>
              <w:t>2.26</w:t>
            </w:r>
          </w:p>
        </w:tc>
      </w:tr>
      <w:tr w14:paraId="10C273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112AF3B7">
            <w:pPr>
              <w:keepNext/>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32B96161">
            <w:pPr>
              <w:keepNext/>
              <w:spacing w:before="20" w:after="20" w:line="260" w:lineRule="exact"/>
              <w:ind w:firstLine="0" w:firstLineChars="0"/>
              <w:jc w:val="center"/>
            </w:pPr>
            <w:r>
              <w:rPr>
                <w:rFonts w:ascii="Times New Roman" w:hAnsi="Times New Roman" w:eastAsia="宋体"/>
                <w:b w:val="0"/>
                <w:sz w:val="18"/>
              </w:rPr>
              <w:t>1298.68</w:t>
            </w:r>
          </w:p>
        </w:tc>
        <w:tc>
          <w:tcPr>
            <w:tcW w:w="880" w:type="dxa"/>
            <w:tcMar>
              <w:left w:w="70" w:type="dxa"/>
              <w:right w:w="70" w:type="dxa"/>
            </w:tcMar>
            <w:vAlign w:val="center"/>
          </w:tcPr>
          <w:p w14:paraId="5BA81318">
            <w:pPr>
              <w:keepNext/>
              <w:spacing w:before="20" w:after="20" w:line="260" w:lineRule="exact"/>
              <w:ind w:firstLine="0" w:firstLineChars="0"/>
              <w:jc w:val="center"/>
            </w:pPr>
            <w:r>
              <w:rPr>
                <w:rFonts w:ascii="Times New Roman" w:hAnsi="Times New Roman" w:eastAsia="宋体"/>
                <w:b w:val="0"/>
                <w:sz w:val="18"/>
              </w:rPr>
              <w:t>2885.00</w:t>
            </w:r>
          </w:p>
        </w:tc>
        <w:tc>
          <w:tcPr>
            <w:tcW w:w="880" w:type="dxa"/>
            <w:tcMar>
              <w:left w:w="70" w:type="dxa"/>
              <w:right w:w="70" w:type="dxa"/>
            </w:tcMar>
            <w:vAlign w:val="center"/>
          </w:tcPr>
          <w:p w14:paraId="5B6A9963">
            <w:pPr>
              <w:keepNext/>
              <w:spacing w:before="20" w:after="20" w:line="260" w:lineRule="exact"/>
              <w:ind w:firstLine="0" w:firstLineChars="0"/>
              <w:jc w:val="center"/>
            </w:pPr>
            <w:r>
              <w:rPr>
                <w:rFonts w:ascii="Times New Roman" w:hAnsi="Times New Roman" w:eastAsia="宋体"/>
                <w:b w:val="0"/>
                <w:sz w:val="18"/>
              </w:rPr>
              <w:t>0.00</w:t>
            </w:r>
          </w:p>
        </w:tc>
        <w:tc>
          <w:tcPr>
            <w:tcW w:w="880" w:type="dxa"/>
            <w:tcMar>
              <w:left w:w="70" w:type="dxa"/>
              <w:right w:w="70" w:type="dxa"/>
            </w:tcMar>
            <w:vAlign w:val="center"/>
          </w:tcPr>
          <w:p w14:paraId="41FE35D3">
            <w:pPr>
              <w:keepNext/>
              <w:spacing w:before="20" w:after="20" w:line="260" w:lineRule="exact"/>
              <w:ind w:firstLine="0" w:firstLineChars="0"/>
              <w:jc w:val="center"/>
            </w:pPr>
            <w:r>
              <w:rPr>
                <w:rFonts w:ascii="Times New Roman" w:hAnsi="Times New Roman" w:eastAsia="宋体"/>
                <w:b w:val="0"/>
                <w:sz w:val="18"/>
              </w:rPr>
              <w:t>0.00</w:t>
            </w:r>
          </w:p>
        </w:tc>
        <w:tc>
          <w:tcPr>
            <w:tcW w:w="1275" w:type="dxa"/>
            <w:tcMar>
              <w:left w:w="70" w:type="dxa"/>
              <w:right w:w="70" w:type="dxa"/>
            </w:tcMar>
            <w:vAlign w:val="center"/>
          </w:tcPr>
          <w:p w14:paraId="6E5F1785">
            <w:pPr>
              <w:keepNext/>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5A47CCEA">
            <w:pPr>
              <w:keepNext/>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4F538076">
            <w:pPr>
              <w:keepNext/>
              <w:spacing w:before="20" w:after="20" w:line="260" w:lineRule="exact"/>
              <w:ind w:firstLine="0" w:firstLineChars="0"/>
              <w:jc w:val="center"/>
            </w:pPr>
            <w:r>
              <w:rPr>
                <w:rFonts w:ascii="Times New Roman" w:hAnsi="Times New Roman" w:eastAsia="宋体"/>
                <w:b w:val="0"/>
                <w:sz w:val="18"/>
              </w:rPr>
              <w:t>396.75</w:t>
            </w:r>
          </w:p>
        </w:tc>
        <w:tc>
          <w:tcPr>
            <w:tcW w:w="880" w:type="dxa"/>
            <w:tcMar>
              <w:left w:w="70" w:type="dxa"/>
              <w:right w:w="70" w:type="dxa"/>
            </w:tcMar>
            <w:vAlign w:val="center"/>
          </w:tcPr>
          <w:p w14:paraId="066A77EF">
            <w:pPr>
              <w:keepNext/>
              <w:spacing w:before="20" w:after="20" w:line="260" w:lineRule="exact"/>
              <w:ind w:firstLine="0" w:firstLineChars="0"/>
              <w:jc w:val="center"/>
            </w:pPr>
            <w:r>
              <w:rPr>
                <w:rFonts w:ascii="Times New Roman" w:hAnsi="Times New Roman" w:eastAsia="宋体"/>
                <w:b w:val="0"/>
                <w:sz w:val="18"/>
              </w:rPr>
              <w:t>2.22</w:t>
            </w:r>
          </w:p>
        </w:tc>
      </w:tr>
      <w:tr w14:paraId="29542C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80C98E4">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58A9C3F3">
            <w:pPr>
              <w:keepNext w:val="0"/>
              <w:spacing w:before="20" w:after="20" w:line="260" w:lineRule="exact"/>
              <w:ind w:firstLine="0" w:firstLineChars="0"/>
              <w:jc w:val="center"/>
            </w:pPr>
            <w:r>
              <w:rPr>
                <w:rFonts w:ascii="Times New Roman" w:hAnsi="Times New Roman" w:eastAsia="宋体"/>
                <w:b w:val="0"/>
                <w:sz w:val="18"/>
              </w:rPr>
              <w:t>1322.06</w:t>
            </w:r>
          </w:p>
        </w:tc>
        <w:tc>
          <w:tcPr>
            <w:tcW w:w="880" w:type="dxa"/>
            <w:tcMar>
              <w:left w:w="70" w:type="dxa"/>
              <w:right w:w="70" w:type="dxa"/>
            </w:tcMar>
            <w:vAlign w:val="center"/>
          </w:tcPr>
          <w:p w14:paraId="0552260F">
            <w:pPr>
              <w:keepNext w:val="0"/>
              <w:spacing w:before="20" w:after="20" w:line="260" w:lineRule="exact"/>
              <w:ind w:firstLine="0" w:firstLineChars="0"/>
              <w:jc w:val="center"/>
            </w:pPr>
            <w:r>
              <w:rPr>
                <w:rFonts w:ascii="Times New Roman" w:hAnsi="Times New Roman" w:eastAsia="宋体"/>
                <w:b w:val="0"/>
                <w:sz w:val="18"/>
              </w:rPr>
              <w:t>2908.00</w:t>
            </w:r>
          </w:p>
        </w:tc>
        <w:tc>
          <w:tcPr>
            <w:tcW w:w="880" w:type="dxa"/>
            <w:tcMar>
              <w:left w:w="70" w:type="dxa"/>
              <w:right w:w="70" w:type="dxa"/>
            </w:tcMar>
            <w:vAlign w:val="center"/>
          </w:tcPr>
          <w:p w14:paraId="680EAB1B">
            <w:pPr>
              <w:keepNext w:val="0"/>
              <w:spacing w:before="20" w:after="20" w:line="260" w:lineRule="exact"/>
              <w:ind w:firstLine="0" w:firstLineChars="0"/>
              <w:jc w:val="center"/>
            </w:pPr>
            <w:r>
              <w:rPr>
                <w:rFonts w:ascii="Times New Roman" w:hAnsi="Times New Roman" w:eastAsia="宋体"/>
                <w:b w:val="0"/>
                <w:sz w:val="18"/>
              </w:rPr>
              <w:t>23.00</w:t>
            </w:r>
          </w:p>
        </w:tc>
        <w:tc>
          <w:tcPr>
            <w:tcW w:w="880" w:type="dxa"/>
            <w:tcMar>
              <w:left w:w="70" w:type="dxa"/>
              <w:right w:w="70" w:type="dxa"/>
            </w:tcMar>
            <w:vAlign w:val="center"/>
          </w:tcPr>
          <w:p w14:paraId="7158363B">
            <w:pPr>
              <w:keepNext w:val="0"/>
              <w:spacing w:before="20" w:after="20" w:line="260" w:lineRule="exact"/>
              <w:ind w:firstLine="0" w:firstLineChars="0"/>
              <w:jc w:val="center"/>
            </w:pPr>
            <w:r>
              <w:rPr>
                <w:rFonts w:ascii="Times New Roman" w:hAnsi="Times New Roman" w:eastAsia="宋体"/>
                <w:b w:val="0"/>
                <w:sz w:val="18"/>
              </w:rPr>
              <w:t>63.00</w:t>
            </w:r>
          </w:p>
        </w:tc>
        <w:tc>
          <w:tcPr>
            <w:tcW w:w="1275" w:type="dxa"/>
            <w:tcMar>
              <w:left w:w="70" w:type="dxa"/>
              <w:right w:w="70" w:type="dxa"/>
            </w:tcMar>
            <w:vAlign w:val="center"/>
          </w:tcPr>
          <w:p w14:paraId="33AA5452">
            <w:pPr>
              <w:keepNext w:val="0"/>
              <w:spacing w:before="20" w:after="20" w:line="260" w:lineRule="exact"/>
              <w:ind w:firstLine="0" w:firstLineChars="0"/>
              <w:jc w:val="center"/>
            </w:pPr>
            <w:r>
              <w:rPr>
                <w:rFonts w:ascii="Times New Roman" w:hAnsi="Times New Roman" w:eastAsia="宋体"/>
                <w:b w:val="0"/>
                <w:sz w:val="18"/>
              </w:rPr>
              <w:t>2.70/5.80</w:t>
            </w:r>
          </w:p>
        </w:tc>
        <w:tc>
          <w:tcPr>
            <w:tcW w:w="880" w:type="dxa"/>
            <w:tcMar>
              <w:left w:w="70" w:type="dxa"/>
              <w:right w:w="70" w:type="dxa"/>
            </w:tcMar>
            <w:vAlign w:val="center"/>
          </w:tcPr>
          <w:p w14:paraId="16663F75">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6699B977">
            <w:pPr>
              <w:keepNext w:val="0"/>
              <w:spacing w:before="20" w:after="20" w:line="260" w:lineRule="exact"/>
              <w:ind w:firstLine="0" w:firstLineChars="0"/>
              <w:jc w:val="center"/>
            </w:pPr>
            <w:r>
              <w:rPr>
                <w:rFonts w:ascii="Times New Roman" w:hAnsi="Times New Roman" w:eastAsia="宋体"/>
                <w:b w:val="0"/>
                <w:sz w:val="18"/>
              </w:rPr>
              <w:t>389.51</w:t>
            </w:r>
          </w:p>
        </w:tc>
        <w:tc>
          <w:tcPr>
            <w:tcW w:w="880" w:type="dxa"/>
            <w:tcMar>
              <w:left w:w="70" w:type="dxa"/>
              <w:right w:w="70" w:type="dxa"/>
            </w:tcMar>
            <w:vAlign w:val="center"/>
          </w:tcPr>
          <w:p w14:paraId="45190709">
            <w:pPr>
              <w:keepNext w:val="0"/>
              <w:spacing w:before="20" w:after="20" w:line="260" w:lineRule="exact"/>
              <w:ind w:firstLine="0" w:firstLineChars="0"/>
              <w:jc w:val="center"/>
            </w:pPr>
            <w:r>
              <w:rPr>
                <w:rFonts w:ascii="Times New Roman" w:hAnsi="Times New Roman" w:eastAsia="宋体"/>
                <w:b w:val="0"/>
                <w:sz w:val="18"/>
              </w:rPr>
              <w:t>2.20</w:t>
            </w:r>
          </w:p>
        </w:tc>
      </w:tr>
    </w:tbl>
    <w:p w14:paraId="212180A1">
      <w:pPr>
        <w:pStyle w:val="2"/>
        <w:keepNext/>
        <w:spacing w:before="120" w:after="0" w:line="240" w:lineRule="auto"/>
        <w:ind w:firstLine="0"/>
        <w:jc w:val="center"/>
      </w:pPr>
      <w:r>
        <w:drawing>
          <wp:inline distT="0" distB="0" distL="114300" distR="114300">
            <wp:extent cx="5120640" cy="290195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22"/>
                    <a:stretch>
                      <a:fillRect/>
                    </a:stretch>
                  </pic:blipFill>
                  <pic:spPr>
                    <a:xfrm>
                      <a:off x="0" y="0"/>
                      <a:ext cx="5120640" cy="2901959"/>
                    </a:xfrm>
                    <a:prstGeom prst="rect">
                      <a:avLst/>
                    </a:prstGeom>
                    <a:noFill/>
                    <a:ln w="9525">
                      <a:noFill/>
                    </a:ln>
                  </pic:spPr>
                </pic:pic>
              </a:graphicData>
            </a:graphic>
          </wp:inline>
        </w:drawing>
      </w:r>
    </w:p>
    <w:p w14:paraId="2AB8F3A4">
      <w:pPr>
        <w:pStyle w:val="2"/>
        <w:spacing w:before="60" w:after="120" w:line="280" w:lineRule="exact"/>
        <w:ind w:firstLine="0"/>
        <w:jc w:val="center"/>
      </w:pPr>
      <w:r>
        <w:rPr>
          <w:rFonts w:ascii="Times New Roman" w:hAnsi="Times New Roman" w:eastAsia="宋体"/>
          <w:b w:val="0"/>
          <w:sz w:val="21"/>
        </w:rPr>
        <w:t>图5-1 邳州和市区逐年容载比</w:t>
      </w:r>
    </w:p>
    <w:p w14:paraId="59369D53">
      <w:pPr>
        <w:pStyle w:val="5"/>
        <w:keepNext/>
        <w:numPr>
          <w:ilvl w:val="0"/>
          <w:numId w:val="0"/>
        </w:numPr>
        <w:spacing w:before="160" w:after="120" w:line="390" w:lineRule="exact"/>
        <w:ind w:firstLine="0"/>
      </w:pPr>
      <w:bookmarkStart w:id="198" w:name="刚性与弹性方案的对比"/>
      <w:r>
        <w:rPr>
          <w:rFonts w:ascii="Times New Roman" w:hAnsi="Times New Roman" w:eastAsia="方正仿宋_GBK"/>
          <w:b/>
          <w:sz w:val="26"/>
        </w:rPr>
        <w:t>5.4.3 刚性与弹性方案的对比</w:t>
      </w:r>
      <w:bookmarkEnd w:id="198"/>
    </w:p>
    <w:p w14:paraId="7AB21491">
      <w:pPr>
        <w:pStyle w:val="115"/>
        <w:widowControl/>
        <w:spacing w:before="0" w:after="0" w:line="348" w:lineRule="exact"/>
        <w:ind w:firstLine="480"/>
        <w:jc w:val="both"/>
      </w:pPr>
      <w:r>
        <w:rPr>
          <w:rFonts w:ascii="Times New Roman" w:hAnsi="Times New Roman" w:eastAsia="方正仿宋_GBK"/>
          <w:b w:val="0"/>
          <w:sz w:val="24"/>
        </w:rPr>
        <w:t>费用比较按相同起点、价格和评价期进行。主变新购容量反映整台购置，主变净增容量反映在役规模变化，储能MW/MWh分别反映功率与能量配置。转接功率与联络项目数量分别用于说明负荷调整和新增建设。</w:t>
      </w:r>
    </w:p>
    <w:p w14:paraId="7A87901F">
      <w:pPr>
        <w:pStyle w:val="2"/>
        <w:widowControl/>
        <w:spacing w:before="0" w:after="0" w:line="348" w:lineRule="exact"/>
        <w:ind w:firstLine="480"/>
        <w:jc w:val="both"/>
      </w:pPr>
      <w:r>
        <w:rPr>
          <w:rFonts w:ascii="Times New Roman" w:hAnsi="Times New Roman" w:eastAsia="方正仿宋_GBK"/>
          <w:b w:val="0"/>
          <w:sz w:val="24"/>
        </w:rPr>
        <w:t>规划第4年，两地区刚性方案容载比为1.95～1.97，弹性方案平均约为2.20。逐年配置显示，弹性方案在规划初期形成较多容量储备，随着负荷增长，容载比逐步下降。</w:t>
      </w:r>
    </w:p>
    <w:p w14:paraId="1C31B864">
      <w:pPr>
        <w:pStyle w:val="2"/>
        <w:keepNext/>
        <w:spacing w:before="120" w:after="80" w:line="280" w:lineRule="exact"/>
        <w:ind w:firstLine="0"/>
        <w:jc w:val="center"/>
      </w:pPr>
      <w:r>
        <w:rPr>
          <w:rFonts w:ascii="Times New Roman" w:hAnsi="Times New Roman" w:eastAsia="宋体"/>
          <w:b w:val="0"/>
          <w:sz w:val="21"/>
        </w:rPr>
        <w:t>表5-8 刚性与弹性容载比逐年对照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7DF02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CC6589F">
            <w:pPr>
              <w:keepNext/>
              <w:spacing w:before="20" w:after="20" w:line="260" w:lineRule="exact"/>
              <w:ind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06F393D8">
            <w:pPr>
              <w:keepNext/>
              <w:spacing w:before="20" w:after="20" w:line="260" w:lineRule="exact"/>
              <w:ind w:firstLine="0" w:firstLineChars="0"/>
              <w:jc w:val="center"/>
            </w:pPr>
            <w:r>
              <w:rPr>
                <w:rFonts w:ascii="Times New Roman" w:hAnsi="Times New Roman" w:eastAsia="宋体"/>
                <w:b/>
                <w:sz w:val="18"/>
              </w:rPr>
              <w:t>规划年序</w:t>
            </w:r>
          </w:p>
        </w:tc>
        <w:tc>
          <w:tcPr>
            <w:tcW w:w="1662" w:type="dxa"/>
            <w:tcMar>
              <w:left w:w="70" w:type="dxa"/>
              <w:right w:w="70" w:type="dxa"/>
            </w:tcMar>
            <w:vAlign w:val="center"/>
          </w:tcPr>
          <w:p w14:paraId="26652F82">
            <w:pPr>
              <w:keepNext/>
              <w:spacing w:before="20" w:after="20" w:line="260" w:lineRule="exact"/>
              <w:ind w:firstLine="0" w:firstLineChars="0"/>
              <w:jc w:val="center"/>
            </w:pPr>
            <w:r>
              <w:rPr>
                <w:rFonts w:ascii="Times New Roman" w:hAnsi="Times New Roman" w:eastAsia="宋体"/>
                <w:b/>
                <w:sz w:val="18"/>
              </w:rPr>
              <w:t>刚性容载比</w:t>
            </w:r>
          </w:p>
        </w:tc>
        <w:tc>
          <w:tcPr>
            <w:tcW w:w="1662" w:type="dxa"/>
            <w:tcMar>
              <w:left w:w="70" w:type="dxa"/>
              <w:right w:w="70" w:type="dxa"/>
            </w:tcMar>
            <w:vAlign w:val="center"/>
          </w:tcPr>
          <w:p w14:paraId="62617D5C">
            <w:pPr>
              <w:keepNext/>
              <w:spacing w:before="20" w:after="20" w:line="260" w:lineRule="exact"/>
              <w:ind w:firstLine="0" w:firstLineChars="0"/>
              <w:jc w:val="center"/>
            </w:pPr>
            <w:r>
              <w:rPr>
                <w:rFonts w:ascii="Times New Roman" w:hAnsi="Times New Roman" w:eastAsia="宋体"/>
                <w:b/>
                <w:sz w:val="18"/>
              </w:rPr>
              <w:t>弹性容载比</w:t>
            </w:r>
          </w:p>
        </w:tc>
        <w:tc>
          <w:tcPr>
            <w:tcW w:w="1662" w:type="dxa"/>
            <w:tcMar>
              <w:left w:w="70" w:type="dxa"/>
              <w:right w:w="70" w:type="dxa"/>
            </w:tcMar>
            <w:vAlign w:val="center"/>
          </w:tcPr>
          <w:p w14:paraId="5D7BFC93">
            <w:pPr>
              <w:keepNext/>
              <w:spacing w:before="20" w:after="20" w:line="260" w:lineRule="exact"/>
              <w:ind w:firstLine="0" w:firstLineChars="0"/>
              <w:jc w:val="center"/>
            </w:pPr>
            <w:r>
              <w:rPr>
                <w:rFonts w:ascii="Times New Roman" w:hAnsi="Times New Roman" w:eastAsia="宋体"/>
                <w:b/>
                <w:sz w:val="18"/>
              </w:rPr>
              <w:t>差值</w:t>
            </w:r>
          </w:p>
        </w:tc>
      </w:tr>
      <w:tr w14:paraId="45D1D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F085855">
            <w:pPr>
              <w:keepNext/>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329267E">
            <w:pPr>
              <w:keepNext/>
              <w:spacing w:before="20" w:after="20" w:line="260" w:lineRule="exact"/>
              <w:ind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771BC478">
            <w:pPr>
              <w:keepNext/>
              <w:spacing w:before="20" w:after="20" w:line="260" w:lineRule="exact"/>
              <w:ind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69FCAE55">
            <w:pPr>
              <w:keepNext/>
              <w:spacing w:before="20" w:after="20" w:line="260" w:lineRule="exact"/>
              <w:ind w:firstLine="0" w:firstLineChars="0"/>
              <w:jc w:val="center"/>
            </w:pPr>
            <w:r>
              <w:rPr>
                <w:rFonts w:ascii="Times New Roman" w:hAnsi="Times New Roman" w:eastAsia="宋体"/>
                <w:b w:val="0"/>
                <w:sz w:val="18"/>
              </w:rPr>
              <w:t>2.41</w:t>
            </w:r>
          </w:p>
        </w:tc>
        <w:tc>
          <w:tcPr>
            <w:tcW w:w="1662" w:type="dxa"/>
            <w:tcMar>
              <w:left w:w="70" w:type="dxa"/>
              <w:right w:w="70" w:type="dxa"/>
            </w:tcMar>
            <w:vAlign w:val="center"/>
          </w:tcPr>
          <w:p w14:paraId="62A7B563">
            <w:pPr>
              <w:keepNext/>
              <w:spacing w:before="20" w:after="20" w:line="260" w:lineRule="exact"/>
              <w:ind w:firstLine="0" w:firstLineChars="0"/>
              <w:jc w:val="center"/>
            </w:pPr>
            <w:r>
              <w:rPr>
                <w:rFonts w:ascii="Times New Roman" w:hAnsi="Times New Roman" w:eastAsia="宋体"/>
                <w:b w:val="0"/>
                <w:sz w:val="18"/>
              </w:rPr>
              <w:t>0.41</w:t>
            </w:r>
          </w:p>
        </w:tc>
      </w:tr>
      <w:tr w14:paraId="21D64E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38BFB6">
            <w:pPr>
              <w:keepNext/>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BE4507F">
            <w:pPr>
              <w:keepNext/>
              <w:spacing w:before="20" w:after="20" w:line="260" w:lineRule="exact"/>
              <w:ind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316A322F">
            <w:pPr>
              <w:keepNext/>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2DC2E84D">
            <w:pPr>
              <w:keepNext/>
              <w:spacing w:before="20" w:after="20" w:line="260" w:lineRule="exact"/>
              <w:ind w:firstLine="0" w:firstLineChars="0"/>
              <w:jc w:val="center"/>
            </w:pPr>
            <w:r>
              <w:rPr>
                <w:rFonts w:ascii="Times New Roman" w:hAnsi="Times New Roman" w:eastAsia="宋体"/>
                <w:b w:val="0"/>
                <w:sz w:val="18"/>
              </w:rPr>
              <w:t>2.35</w:t>
            </w:r>
          </w:p>
        </w:tc>
        <w:tc>
          <w:tcPr>
            <w:tcW w:w="1662" w:type="dxa"/>
            <w:tcMar>
              <w:left w:w="70" w:type="dxa"/>
              <w:right w:w="70" w:type="dxa"/>
            </w:tcMar>
            <w:vAlign w:val="center"/>
          </w:tcPr>
          <w:p w14:paraId="0018EF5A">
            <w:pPr>
              <w:keepNext/>
              <w:spacing w:before="20" w:after="20" w:line="260" w:lineRule="exact"/>
              <w:ind w:firstLine="0" w:firstLineChars="0"/>
              <w:jc w:val="center"/>
            </w:pPr>
            <w:r>
              <w:rPr>
                <w:rFonts w:ascii="Times New Roman" w:hAnsi="Times New Roman" w:eastAsia="宋体"/>
                <w:b w:val="0"/>
                <w:sz w:val="18"/>
              </w:rPr>
              <w:t>0.36</w:t>
            </w:r>
          </w:p>
        </w:tc>
      </w:tr>
      <w:tr w14:paraId="011D4D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0341FE">
            <w:pPr>
              <w:keepNext/>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43F1BE8">
            <w:pPr>
              <w:keepNext/>
              <w:spacing w:before="20" w:after="20" w:line="260" w:lineRule="exact"/>
              <w:ind w:firstLine="0" w:firstLineChars="0"/>
              <w:jc w:val="center"/>
            </w:pPr>
            <w:r>
              <w:rPr>
                <w:rFonts w:ascii="Times New Roman" w:hAnsi="Times New Roman" w:eastAsia="宋体"/>
                <w:b w:val="0"/>
                <w:sz w:val="18"/>
              </w:rPr>
              <w:t>3</w:t>
            </w:r>
          </w:p>
        </w:tc>
        <w:tc>
          <w:tcPr>
            <w:tcW w:w="1662" w:type="dxa"/>
            <w:tcMar>
              <w:left w:w="70" w:type="dxa"/>
              <w:right w:w="70" w:type="dxa"/>
            </w:tcMar>
            <w:vAlign w:val="center"/>
          </w:tcPr>
          <w:p w14:paraId="26D0EF5D">
            <w:pPr>
              <w:keepNext/>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6F0A631A">
            <w:pPr>
              <w:keepNext/>
              <w:spacing w:before="20" w:after="20" w:line="260" w:lineRule="exact"/>
              <w:ind w:firstLine="0" w:firstLineChars="0"/>
              <w:jc w:val="center"/>
            </w:pPr>
            <w:r>
              <w:rPr>
                <w:rFonts w:ascii="Times New Roman" w:hAnsi="Times New Roman" w:eastAsia="宋体"/>
                <w:b w:val="0"/>
                <w:sz w:val="18"/>
              </w:rPr>
              <w:t>2.26</w:t>
            </w:r>
          </w:p>
        </w:tc>
        <w:tc>
          <w:tcPr>
            <w:tcW w:w="1662" w:type="dxa"/>
            <w:tcMar>
              <w:left w:w="70" w:type="dxa"/>
              <w:right w:w="70" w:type="dxa"/>
            </w:tcMar>
            <w:vAlign w:val="center"/>
          </w:tcPr>
          <w:p w14:paraId="04685872">
            <w:pPr>
              <w:keepNext/>
              <w:spacing w:before="20" w:after="20" w:line="260" w:lineRule="exact"/>
              <w:ind w:firstLine="0" w:firstLineChars="0"/>
              <w:jc w:val="center"/>
            </w:pPr>
            <w:r>
              <w:rPr>
                <w:rFonts w:ascii="Times New Roman" w:hAnsi="Times New Roman" w:eastAsia="宋体"/>
                <w:b w:val="0"/>
                <w:sz w:val="18"/>
              </w:rPr>
              <w:t>0.27</w:t>
            </w:r>
          </w:p>
        </w:tc>
      </w:tr>
      <w:tr w14:paraId="770CF2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44B6EB">
            <w:pPr>
              <w:keepNext/>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88344CE">
            <w:pPr>
              <w:keepNext/>
              <w:spacing w:before="20" w:after="20" w:line="260" w:lineRule="exact"/>
              <w:ind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079118B9">
            <w:pPr>
              <w:keepNext/>
              <w:spacing w:before="20" w:after="20" w:line="260" w:lineRule="exact"/>
              <w:ind w:firstLine="0" w:firstLineChars="0"/>
              <w:jc w:val="center"/>
            </w:pPr>
            <w:r>
              <w:rPr>
                <w:rFonts w:ascii="Times New Roman" w:hAnsi="Times New Roman" w:eastAsia="宋体"/>
                <w:b w:val="0"/>
                <w:sz w:val="18"/>
              </w:rPr>
              <w:t>1.97</w:t>
            </w:r>
          </w:p>
        </w:tc>
        <w:tc>
          <w:tcPr>
            <w:tcW w:w="1662" w:type="dxa"/>
            <w:tcMar>
              <w:left w:w="70" w:type="dxa"/>
              <w:right w:w="70" w:type="dxa"/>
            </w:tcMar>
            <w:vAlign w:val="center"/>
          </w:tcPr>
          <w:p w14:paraId="21384CD4">
            <w:pPr>
              <w:keepNext/>
              <w:spacing w:before="20" w:after="20" w:line="260" w:lineRule="exact"/>
              <w:ind w:firstLine="0" w:firstLineChars="0"/>
              <w:jc w:val="center"/>
            </w:pPr>
            <w:r>
              <w:rPr>
                <w:rFonts w:ascii="Times New Roman" w:hAnsi="Times New Roman" w:eastAsia="宋体"/>
                <w:b w:val="0"/>
                <w:sz w:val="18"/>
              </w:rPr>
              <w:t>2.20</w:t>
            </w:r>
          </w:p>
        </w:tc>
        <w:tc>
          <w:tcPr>
            <w:tcW w:w="1662" w:type="dxa"/>
            <w:tcMar>
              <w:left w:w="70" w:type="dxa"/>
              <w:right w:w="70" w:type="dxa"/>
            </w:tcMar>
            <w:vAlign w:val="center"/>
          </w:tcPr>
          <w:p w14:paraId="31B782BE">
            <w:pPr>
              <w:keepNext/>
              <w:spacing w:before="20" w:after="20" w:line="260" w:lineRule="exact"/>
              <w:ind w:firstLine="0" w:firstLineChars="0"/>
              <w:jc w:val="center"/>
            </w:pPr>
            <w:r>
              <w:rPr>
                <w:rFonts w:ascii="Times New Roman" w:hAnsi="Times New Roman" w:eastAsia="宋体"/>
                <w:b w:val="0"/>
                <w:sz w:val="18"/>
              </w:rPr>
              <w:t>0.24</w:t>
            </w:r>
          </w:p>
        </w:tc>
      </w:tr>
      <w:tr w14:paraId="19C831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A1201D">
            <w:pPr>
              <w:keepNext/>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DFC369A">
            <w:pPr>
              <w:keepNext/>
              <w:spacing w:before="20" w:after="20" w:line="260" w:lineRule="exact"/>
              <w:ind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2901D316">
            <w:pPr>
              <w:keepNext/>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567E174F">
            <w:pPr>
              <w:keepNext/>
              <w:spacing w:before="20" w:after="20" w:line="260" w:lineRule="exact"/>
              <w:ind w:firstLine="0" w:firstLineChars="0"/>
              <w:jc w:val="center"/>
            </w:pPr>
            <w:r>
              <w:rPr>
                <w:rFonts w:ascii="Times New Roman" w:hAnsi="Times New Roman" w:eastAsia="宋体"/>
                <w:b w:val="0"/>
                <w:sz w:val="18"/>
              </w:rPr>
              <w:t>2.26</w:t>
            </w:r>
          </w:p>
        </w:tc>
        <w:tc>
          <w:tcPr>
            <w:tcW w:w="1662" w:type="dxa"/>
            <w:tcMar>
              <w:left w:w="70" w:type="dxa"/>
              <w:right w:w="70" w:type="dxa"/>
            </w:tcMar>
            <w:vAlign w:val="center"/>
          </w:tcPr>
          <w:p w14:paraId="5220DF9E">
            <w:pPr>
              <w:keepNext/>
              <w:spacing w:before="20" w:after="20" w:line="260" w:lineRule="exact"/>
              <w:ind w:firstLine="0" w:firstLineChars="0"/>
              <w:jc w:val="center"/>
            </w:pPr>
            <w:r>
              <w:rPr>
                <w:rFonts w:ascii="Times New Roman" w:hAnsi="Times New Roman" w:eastAsia="宋体"/>
                <w:b w:val="0"/>
                <w:sz w:val="18"/>
              </w:rPr>
              <w:t>0.27</w:t>
            </w:r>
          </w:p>
        </w:tc>
      </w:tr>
      <w:tr w14:paraId="25DF10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45F401C">
            <w:pPr>
              <w:keepNext/>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FFD37EC">
            <w:pPr>
              <w:keepNext/>
              <w:spacing w:before="20" w:after="20" w:line="260" w:lineRule="exact"/>
              <w:ind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686BBC74">
            <w:pPr>
              <w:keepNext/>
              <w:spacing w:before="20" w:after="20" w:line="260" w:lineRule="exact"/>
              <w:ind w:firstLine="0" w:firstLineChars="0"/>
              <w:jc w:val="center"/>
            </w:pPr>
            <w:r>
              <w:rPr>
                <w:rFonts w:ascii="Times New Roman" w:hAnsi="Times New Roman" w:eastAsia="宋体"/>
                <w:b w:val="0"/>
                <w:sz w:val="18"/>
              </w:rPr>
              <w:t>1.98</w:t>
            </w:r>
          </w:p>
        </w:tc>
        <w:tc>
          <w:tcPr>
            <w:tcW w:w="1662" w:type="dxa"/>
            <w:tcMar>
              <w:left w:w="70" w:type="dxa"/>
              <w:right w:w="70" w:type="dxa"/>
            </w:tcMar>
            <w:vAlign w:val="center"/>
          </w:tcPr>
          <w:p w14:paraId="08E4B8DD">
            <w:pPr>
              <w:keepNext/>
              <w:spacing w:before="20" w:after="20" w:line="260" w:lineRule="exact"/>
              <w:ind w:firstLine="0" w:firstLineChars="0"/>
              <w:jc w:val="center"/>
            </w:pPr>
            <w:r>
              <w:rPr>
                <w:rFonts w:ascii="Times New Roman" w:hAnsi="Times New Roman" w:eastAsia="宋体"/>
                <w:b w:val="0"/>
                <w:sz w:val="18"/>
              </w:rPr>
              <w:t>2.26</w:t>
            </w:r>
          </w:p>
        </w:tc>
        <w:tc>
          <w:tcPr>
            <w:tcW w:w="1662" w:type="dxa"/>
            <w:tcMar>
              <w:left w:w="70" w:type="dxa"/>
              <w:right w:w="70" w:type="dxa"/>
            </w:tcMar>
            <w:vAlign w:val="center"/>
          </w:tcPr>
          <w:p w14:paraId="259EC22A">
            <w:pPr>
              <w:keepNext/>
              <w:spacing w:before="20" w:after="20" w:line="260" w:lineRule="exact"/>
              <w:ind w:firstLine="0" w:firstLineChars="0"/>
              <w:jc w:val="center"/>
            </w:pPr>
            <w:r>
              <w:rPr>
                <w:rFonts w:ascii="Times New Roman" w:hAnsi="Times New Roman" w:eastAsia="宋体"/>
                <w:b w:val="0"/>
                <w:sz w:val="18"/>
              </w:rPr>
              <w:t>0.28</w:t>
            </w:r>
          </w:p>
        </w:tc>
      </w:tr>
      <w:tr w14:paraId="62C501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ABEC92">
            <w:pPr>
              <w:keepNext/>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CC73E53">
            <w:pPr>
              <w:keepNext/>
              <w:spacing w:before="20" w:after="20" w:line="260" w:lineRule="exact"/>
              <w:ind w:firstLine="0" w:firstLineChars="0"/>
              <w:jc w:val="center"/>
            </w:pPr>
            <w:r>
              <w:rPr>
                <w:rFonts w:ascii="Times New Roman" w:hAnsi="Times New Roman" w:eastAsia="宋体"/>
                <w:b w:val="0"/>
                <w:sz w:val="18"/>
              </w:rPr>
              <w:t>3</w:t>
            </w:r>
          </w:p>
        </w:tc>
        <w:tc>
          <w:tcPr>
            <w:tcW w:w="1662" w:type="dxa"/>
            <w:tcMar>
              <w:left w:w="70" w:type="dxa"/>
              <w:right w:w="70" w:type="dxa"/>
            </w:tcMar>
            <w:vAlign w:val="center"/>
          </w:tcPr>
          <w:p w14:paraId="2FFACEE5">
            <w:pPr>
              <w:keepNext/>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4D02C5C3">
            <w:pPr>
              <w:keepNext/>
              <w:spacing w:before="20" w:after="20" w:line="260" w:lineRule="exact"/>
              <w:ind w:firstLine="0" w:firstLineChars="0"/>
              <w:jc w:val="center"/>
            </w:pPr>
            <w:r>
              <w:rPr>
                <w:rFonts w:ascii="Times New Roman" w:hAnsi="Times New Roman" w:eastAsia="宋体"/>
                <w:b w:val="0"/>
                <w:sz w:val="18"/>
              </w:rPr>
              <w:t>2.22</w:t>
            </w:r>
          </w:p>
        </w:tc>
        <w:tc>
          <w:tcPr>
            <w:tcW w:w="1662" w:type="dxa"/>
            <w:tcMar>
              <w:left w:w="70" w:type="dxa"/>
              <w:right w:w="70" w:type="dxa"/>
            </w:tcMar>
            <w:vAlign w:val="center"/>
          </w:tcPr>
          <w:p w14:paraId="4E29BD7A">
            <w:pPr>
              <w:keepNext/>
              <w:spacing w:before="20" w:after="20" w:line="260" w:lineRule="exact"/>
              <w:ind w:firstLine="0" w:firstLineChars="0"/>
              <w:jc w:val="center"/>
            </w:pPr>
            <w:r>
              <w:rPr>
                <w:rFonts w:ascii="Times New Roman" w:hAnsi="Times New Roman" w:eastAsia="宋体"/>
                <w:b w:val="0"/>
                <w:sz w:val="18"/>
              </w:rPr>
              <w:t>0.23</w:t>
            </w:r>
          </w:p>
        </w:tc>
      </w:tr>
      <w:tr w14:paraId="207B4C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9477CF">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F737AE5">
            <w:pPr>
              <w:keepNext w:val="0"/>
              <w:spacing w:before="20" w:after="20" w:line="260" w:lineRule="exact"/>
              <w:ind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2F447418">
            <w:pPr>
              <w:keepNext w:val="0"/>
              <w:spacing w:before="20" w:after="20" w:line="260" w:lineRule="exact"/>
              <w:ind w:firstLine="0" w:firstLineChars="0"/>
              <w:jc w:val="center"/>
            </w:pPr>
            <w:r>
              <w:rPr>
                <w:rFonts w:ascii="Times New Roman" w:hAnsi="Times New Roman" w:eastAsia="宋体"/>
                <w:b w:val="0"/>
                <w:sz w:val="18"/>
              </w:rPr>
              <w:t>1.95</w:t>
            </w:r>
          </w:p>
        </w:tc>
        <w:tc>
          <w:tcPr>
            <w:tcW w:w="1662" w:type="dxa"/>
            <w:tcMar>
              <w:left w:w="70" w:type="dxa"/>
              <w:right w:w="70" w:type="dxa"/>
            </w:tcMar>
            <w:vAlign w:val="center"/>
          </w:tcPr>
          <w:p w14:paraId="29EBD74E">
            <w:pPr>
              <w:keepNext w:val="0"/>
              <w:spacing w:before="20" w:after="20" w:line="260" w:lineRule="exact"/>
              <w:ind w:firstLine="0" w:firstLineChars="0"/>
              <w:jc w:val="center"/>
            </w:pPr>
            <w:r>
              <w:rPr>
                <w:rFonts w:ascii="Times New Roman" w:hAnsi="Times New Roman" w:eastAsia="宋体"/>
                <w:b w:val="0"/>
                <w:sz w:val="18"/>
              </w:rPr>
              <w:t>2.20</w:t>
            </w:r>
          </w:p>
        </w:tc>
        <w:tc>
          <w:tcPr>
            <w:tcW w:w="1662" w:type="dxa"/>
            <w:tcMar>
              <w:left w:w="70" w:type="dxa"/>
              <w:right w:w="70" w:type="dxa"/>
            </w:tcMar>
            <w:vAlign w:val="center"/>
          </w:tcPr>
          <w:p w14:paraId="6268707D">
            <w:pPr>
              <w:keepNext w:val="0"/>
              <w:spacing w:before="20" w:after="20" w:line="260" w:lineRule="exact"/>
              <w:ind w:firstLine="0" w:firstLineChars="0"/>
              <w:jc w:val="center"/>
            </w:pPr>
            <w:r>
              <w:rPr>
                <w:rFonts w:ascii="Times New Roman" w:hAnsi="Times New Roman" w:eastAsia="宋体"/>
                <w:b w:val="0"/>
                <w:sz w:val="18"/>
              </w:rPr>
              <w:t>0.25</w:t>
            </w:r>
          </w:p>
        </w:tc>
      </w:tr>
    </w:tbl>
    <w:p w14:paraId="1E3B370F">
      <w:pPr>
        <w:pStyle w:val="2"/>
        <w:widowControl/>
        <w:spacing w:before="0" w:after="0" w:line="348" w:lineRule="exact"/>
        <w:ind w:firstLine="480"/>
        <w:jc w:val="both"/>
      </w:pPr>
      <w:r>
        <w:rPr>
          <w:rFonts w:ascii="Times New Roman" w:hAnsi="Times New Roman" w:eastAsia="方正仿宋_GBK"/>
          <w:b w:val="0"/>
          <w:sz w:val="24"/>
        </w:rPr>
        <w:t>两地区刚性方案新增措施评价期费用现值合计159191.34万元，弹性合计47659.61万元，弹性费用降低70.06%。本评价期内三类设备均无寿命更新支出，费用差来自新增投资、固定维护费用及投运时点。</w:t>
      </w:r>
    </w:p>
    <w:p w14:paraId="76FE2795">
      <w:pPr>
        <w:pStyle w:val="2"/>
        <w:keepNext/>
        <w:spacing w:before="120" w:after="80" w:line="280" w:lineRule="exact"/>
        <w:ind w:firstLine="0"/>
        <w:jc w:val="center"/>
      </w:pPr>
      <w:r>
        <w:rPr>
          <w:rFonts w:ascii="Times New Roman" w:hAnsi="Times New Roman" w:eastAsia="宋体"/>
          <w:b w:val="0"/>
          <w:sz w:val="21"/>
        </w:rPr>
        <w:t>表5-9 刚性与弹性方案评价期费用现值比较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75817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97C1A50">
            <w:pPr>
              <w:keepNext/>
              <w:spacing w:before="20" w:after="20" w:line="260" w:lineRule="exact"/>
              <w:ind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141C01D3">
            <w:pPr>
              <w:keepNext/>
              <w:spacing w:before="20" w:after="20" w:line="260" w:lineRule="exact"/>
              <w:ind w:firstLine="0" w:firstLineChars="0"/>
              <w:jc w:val="center"/>
            </w:pPr>
            <w:r>
              <w:rPr>
                <w:rFonts w:ascii="Times New Roman" w:hAnsi="Times New Roman" w:eastAsia="宋体"/>
                <w:b/>
                <w:sz w:val="18"/>
              </w:rPr>
              <w:t>刚性方案费用现值/万元</w:t>
            </w:r>
          </w:p>
        </w:tc>
        <w:tc>
          <w:tcPr>
            <w:tcW w:w="1662" w:type="dxa"/>
            <w:tcMar>
              <w:left w:w="70" w:type="dxa"/>
              <w:right w:w="70" w:type="dxa"/>
            </w:tcMar>
            <w:vAlign w:val="center"/>
          </w:tcPr>
          <w:p w14:paraId="3D0AE12B">
            <w:pPr>
              <w:keepNext/>
              <w:spacing w:before="20" w:after="20" w:line="260" w:lineRule="exact"/>
              <w:ind w:firstLine="0" w:firstLineChars="0"/>
              <w:jc w:val="center"/>
            </w:pPr>
            <w:r>
              <w:rPr>
                <w:rFonts w:ascii="Times New Roman" w:hAnsi="Times New Roman" w:eastAsia="宋体"/>
                <w:b/>
                <w:sz w:val="18"/>
              </w:rPr>
              <w:t>弹性方案费用现值/万元</w:t>
            </w:r>
          </w:p>
        </w:tc>
        <w:tc>
          <w:tcPr>
            <w:tcW w:w="1662" w:type="dxa"/>
            <w:tcMar>
              <w:left w:w="70" w:type="dxa"/>
              <w:right w:w="70" w:type="dxa"/>
            </w:tcMar>
            <w:vAlign w:val="center"/>
          </w:tcPr>
          <w:p w14:paraId="63A73902">
            <w:pPr>
              <w:keepNext/>
              <w:spacing w:before="20" w:after="20" w:line="260" w:lineRule="exact"/>
              <w:ind w:firstLine="0" w:firstLineChars="0"/>
              <w:jc w:val="center"/>
            </w:pPr>
            <w:r>
              <w:rPr>
                <w:rFonts w:ascii="Times New Roman" w:hAnsi="Times New Roman" w:eastAsia="宋体"/>
                <w:b/>
                <w:sz w:val="18"/>
              </w:rPr>
              <w:t>差额/万元</w:t>
            </w:r>
          </w:p>
        </w:tc>
        <w:tc>
          <w:tcPr>
            <w:tcW w:w="1662" w:type="dxa"/>
            <w:tcMar>
              <w:left w:w="70" w:type="dxa"/>
              <w:right w:w="70" w:type="dxa"/>
            </w:tcMar>
            <w:vAlign w:val="center"/>
          </w:tcPr>
          <w:p w14:paraId="3D8ED134">
            <w:pPr>
              <w:keepNext/>
              <w:spacing w:before="20" w:after="20" w:line="260" w:lineRule="exact"/>
              <w:ind w:firstLine="0" w:firstLineChars="0"/>
              <w:jc w:val="center"/>
            </w:pPr>
            <w:r>
              <w:rPr>
                <w:rFonts w:ascii="Times New Roman" w:hAnsi="Times New Roman" w:eastAsia="宋体"/>
                <w:b/>
                <w:sz w:val="18"/>
              </w:rPr>
              <w:t>评价期费用降低比例</w:t>
            </w:r>
          </w:p>
        </w:tc>
      </w:tr>
      <w:tr w14:paraId="54D850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C2B46A6">
            <w:pPr>
              <w:keepNext/>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3ADDFA9">
            <w:pPr>
              <w:keepNext/>
              <w:spacing w:before="20" w:after="20" w:line="260" w:lineRule="exact"/>
              <w:ind w:firstLine="0" w:firstLineChars="0"/>
              <w:jc w:val="center"/>
            </w:pPr>
            <w:r>
              <w:rPr>
                <w:rFonts w:ascii="Times New Roman" w:hAnsi="Times New Roman" w:eastAsia="宋体"/>
                <w:b w:val="0"/>
                <w:sz w:val="18"/>
              </w:rPr>
              <w:t>86143.38</w:t>
            </w:r>
          </w:p>
        </w:tc>
        <w:tc>
          <w:tcPr>
            <w:tcW w:w="1662" w:type="dxa"/>
            <w:tcMar>
              <w:left w:w="70" w:type="dxa"/>
              <w:right w:w="70" w:type="dxa"/>
            </w:tcMar>
            <w:vAlign w:val="center"/>
          </w:tcPr>
          <w:p w14:paraId="469A8BE6">
            <w:pPr>
              <w:keepNext/>
              <w:spacing w:before="20" w:after="20" w:line="260" w:lineRule="exact"/>
              <w:ind w:firstLine="0" w:firstLineChars="0"/>
              <w:jc w:val="center"/>
            </w:pPr>
            <w:r>
              <w:rPr>
                <w:rFonts w:ascii="Times New Roman" w:hAnsi="Times New Roman" w:eastAsia="宋体"/>
                <w:b w:val="0"/>
                <w:sz w:val="18"/>
              </w:rPr>
              <w:t>29227.32</w:t>
            </w:r>
          </w:p>
        </w:tc>
        <w:tc>
          <w:tcPr>
            <w:tcW w:w="1662" w:type="dxa"/>
            <w:tcMar>
              <w:left w:w="70" w:type="dxa"/>
              <w:right w:w="70" w:type="dxa"/>
            </w:tcMar>
            <w:vAlign w:val="center"/>
          </w:tcPr>
          <w:p w14:paraId="14C814EF">
            <w:pPr>
              <w:keepNext/>
              <w:spacing w:before="20" w:after="20" w:line="260" w:lineRule="exact"/>
              <w:ind w:firstLine="0" w:firstLineChars="0"/>
              <w:jc w:val="center"/>
            </w:pPr>
            <w:r>
              <w:rPr>
                <w:rFonts w:ascii="Times New Roman" w:hAnsi="Times New Roman" w:eastAsia="宋体"/>
                <w:b w:val="0"/>
                <w:sz w:val="18"/>
              </w:rPr>
              <w:t>56916.07</w:t>
            </w:r>
          </w:p>
        </w:tc>
        <w:tc>
          <w:tcPr>
            <w:tcW w:w="1662" w:type="dxa"/>
            <w:tcMar>
              <w:left w:w="70" w:type="dxa"/>
              <w:right w:w="70" w:type="dxa"/>
            </w:tcMar>
            <w:vAlign w:val="center"/>
          </w:tcPr>
          <w:p w14:paraId="695D35F0">
            <w:pPr>
              <w:keepNext/>
              <w:spacing w:before="20" w:after="20" w:line="260" w:lineRule="exact"/>
              <w:ind w:firstLine="0" w:firstLineChars="0"/>
              <w:jc w:val="center"/>
            </w:pPr>
            <w:r>
              <w:rPr>
                <w:rFonts w:ascii="Times New Roman" w:hAnsi="Times New Roman" w:eastAsia="宋体"/>
                <w:b w:val="0"/>
                <w:sz w:val="18"/>
              </w:rPr>
              <w:t>66.07%</w:t>
            </w:r>
          </w:p>
        </w:tc>
      </w:tr>
      <w:tr w14:paraId="5D51C2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B0D699E">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E96155F">
            <w:pPr>
              <w:keepNext w:val="0"/>
              <w:spacing w:before="20" w:after="20" w:line="260" w:lineRule="exact"/>
              <w:ind w:firstLine="0" w:firstLineChars="0"/>
              <w:jc w:val="center"/>
            </w:pPr>
            <w:r>
              <w:rPr>
                <w:rFonts w:ascii="Times New Roman" w:hAnsi="Times New Roman" w:eastAsia="宋体"/>
                <w:b w:val="0"/>
                <w:sz w:val="18"/>
              </w:rPr>
              <w:t>73047.96</w:t>
            </w:r>
          </w:p>
        </w:tc>
        <w:tc>
          <w:tcPr>
            <w:tcW w:w="1662" w:type="dxa"/>
            <w:tcMar>
              <w:left w:w="70" w:type="dxa"/>
              <w:right w:w="70" w:type="dxa"/>
            </w:tcMar>
            <w:vAlign w:val="center"/>
          </w:tcPr>
          <w:p w14:paraId="2EF4AD1B">
            <w:pPr>
              <w:keepNext w:val="0"/>
              <w:spacing w:before="20" w:after="20" w:line="260" w:lineRule="exact"/>
              <w:ind w:firstLine="0" w:firstLineChars="0"/>
              <w:jc w:val="center"/>
            </w:pPr>
            <w:r>
              <w:rPr>
                <w:rFonts w:ascii="Times New Roman" w:hAnsi="Times New Roman" w:eastAsia="宋体"/>
                <w:b w:val="0"/>
                <w:sz w:val="18"/>
              </w:rPr>
              <w:t>18432.29</w:t>
            </w:r>
          </w:p>
        </w:tc>
        <w:tc>
          <w:tcPr>
            <w:tcW w:w="1662" w:type="dxa"/>
            <w:tcMar>
              <w:left w:w="70" w:type="dxa"/>
              <w:right w:w="70" w:type="dxa"/>
            </w:tcMar>
            <w:vAlign w:val="center"/>
          </w:tcPr>
          <w:p w14:paraId="32855600">
            <w:pPr>
              <w:keepNext w:val="0"/>
              <w:spacing w:before="20" w:after="20" w:line="260" w:lineRule="exact"/>
              <w:ind w:firstLine="0" w:firstLineChars="0"/>
              <w:jc w:val="center"/>
            </w:pPr>
            <w:r>
              <w:rPr>
                <w:rFonts w:ascii="Times New Roman" w:hAnsi="Times New Roman" w:eastAsia="宋体"/>
                <w:b w:val="0"/>
                <w:sz w:val="18"/>
              </w:rPr>
              <w:t>54615.66</w:t>
            </w:r>
          </w:p>
        </w:tc>
        <w:tc>
          <w:tcPr>
            <w:tcW w:w="1662" w:type="dxa"/>
            <w:tcMar>
              <w:left w:w="70" w:type="dxa"/>
              <w:right w:w="70" w:type="dxa"/>
            </w:tcMar>
            <w:vAlign w:val="center"/>
          </w:tcPr>
          <w:p w14:paraId="485C8017">
            <w:pPr>
              <w:keepNext w:val="0"/>
              <w:spacing w:before="20" w:after="20" w:line="260" w:lineRule="exact"/>
              <w:ind w:firstLine="0" w:firstLineChars="0"/>
              <w:jc w:val="center"/>
            </w:pPr>
            <w:r>
              <w:rPr>
                <w:rFonts w:ascii="Times New Roman" w:hAnsi="Times New Roman" w:eastAsia="宋体"/>
                <w:b w:val="0"/>
                <w:sz w:val="18"/>
              </w:rPr>
              <w:t>74.77%</w:t>
            </w:r>
          </w:p>
        </w:tc>
      </w:tr>
    </w:tbl>
    <w:p w14:paraId="759743C1">
      <w:pPr>
        <w:pStyle w:val="2"/>
        <w:keepNext/>
        <w:spacing w:before="120" w:after="80" w:line="280" w:lineRule="exact"/>
        <w:ind w:firstLine="0"/>
        <w:jc w:val="center"/>
      </w:pPr>
      <w:r>
        <w:rPr>
          <w:rFonts w:ascii="Times New Roman" w:hAnsi="Times New Roman" w:eastAsia="宋体"/>
          <w:b w:val="0"/>
          <w:sz w:val="21"/>
        </w:rPr>
        <w:t>表5-10 评价期费用按工程类型分解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8A96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FF1ADAF">
            <w:pPr>
              <w:keepNext/>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6C1D9B73">
            <w:pPr>
              <w:keepNext/>
              <w:spacing w:before="20" w:after="20" w:line="260" w:lineRule="exact"/>
              <w:ind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2D69F4D5">
            <w:pPr>
              <w:keepNext/>
              <w:spacing w:before="20" w:after="20" w:line="260" w:lineRule="exact"/>
              <w:ind w:firstLine="0" w:firstLineChars="0"/>
              <w:jc w:val="center"/>
            </w:pPr>
            <w:r>
              <w:rPr>
                <w:rFonts w:ascii="Times New Roman" w:hAnsi="Times New Roman" w:eastAsia="宋体"/>
                <w:b/>
                <w:sz w:val="18"/>
              </w:rPr>
              <w:t>主变措施费用现值/万元</w:t>
            </w:r>
          </w:p>
        </w:tc>
        <w:tc>
          <w:tcPr>
            <w:tcW w:w="1385" w:type="dxa"/>
            <w:tcMar>
              <w:left w:w="70" w:type="dxa"/>
              <w:right w:w="70" w:type="dxa"/>
            </w:tcMar>
            <w:vAlign w:val="center"/>
          </w:tcPr>
          <w:p w14:paraId="5051C675">
            <w:pPr>
              <w:keepNext/>
              <w:spacing w:before="20" w:after="20" w:line="260" w:lineRule="exact"/>
              <w:ind w:firstLine="0" w:firstLineChars="0"/>
              <w:jc w:val="center"/>
            </w:pPr>
            <w:r>
              <w:rPr>
                <w:rFonts w:ascii="Times New Roman" w:hAnsi="Times New Roman" w:eastAsia="宋体"/>
                <w:b/>
                <w:sz w:val="18"/>
              </w:rPr>
              <w:t>储能措施费用现值/万元</w:t>
            </w:r>
          </w:p>
        </w:tc>
        <w:tc>
          <w:tcPr>
            <w:tcW w:w="1385" w:type="dxa"/>
            <w:tcMar>
              <w:left w:w="70" w:type="dxa"/>
              <w:right w:w="70" w:type="dxa"/>
            </w:tcMar>
            <w:vAlign w:val="center"/>
          </w:tcPr>
          <w:p w14:paraId="311CD5A2">
            <w:pPr>
              <w:keepNext/>
              <w:spacing w:before="20" w:after="20" w:line="260" w:lineRule="exact"/>
              <w:ind w:firstLine="0" w:firstLineChars="0"/>
              <w:jc w:val="center"/>
            </w:pPr>
            <w:r>
              <w:rPr>
                <w:rFonts w:ascii="Times New Roman" w:hAnsi="Times New Roman" w:eastAsia="宋体"/>
                <w:b/>
                <w:sz w:val="18"/>
              </w:rPr>
              <w:t>线路措施费用现值/万元</w:t>
            </w:r>
          </w:p>
        </w:tc>
        <w:tc>
          <w:tcPr>
            <w:tcW w:w="1385" w:type="dxa"/>
            <w:tcMar>
              <w:left w:w="70" w:type="dxa"/>
              <w:right w:w="70" w:type="dxa"/>
            </w:tcMar>
            <w:vAlign w:val="center"/>
          </w:tcPr>
          <w:p w14:paraId="727D1E78">
            <w:pPr>
              <w:keepNext/>
              <w:spacing w:before="20" w:after="20" w:line="260" w:lineRule="exact"/>
              <w:ind w:firstLine="0" w:firstLineChars="0"/>
              <w:jc w:val="center"/>
            </w:pPr>
            <w:r>
              <w:rPr>
                <w:rFonts w:ascii="Times New Roman" w:hAnsi="Times New Roman" w:eastAsia="宋体"/>
                <w:b/>
                <w:sz w:val="18"/>
              </w:rPr>
              <w:t>合计/万元</w:t>
            </w:r>
          </w:p>
        </w:tc>
      </w:tr>
      <w:tr w14:paraId="243A99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473A53">
            <w:pPr>
              <w:keepNext/>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396F227">
            <w:pPr>
              <w:keepNext/>
              <w:spacing w:before="20" w:after="20" w:line="260" w:lineRule="exact"/>
              <w:ind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3A483F3">
            <w:pPr>
              <w:keepNext/>
              <w:spacing w:before="20" w:after="20" w:line="260" w:lineRule="exact"/>
              <w:ind w:firstLine="0" w:firstLineChars="0"/>
              <w:jc w:val="center"/>
            </w:pPr>
            <w:r>
              <w:rPr>
                <w:rFonts w:ascii="Times New Roman" w:hAnsi="Times New Roman" w:eastAsia="宋体"/>
                <w:b w:val="0"/>
                <w:sz w:val="18"/>
              </w:rPr>
              <w:t>17186.85</w:t>
            </w:r>
          </w:p>
        </w:tc>
        <w:tc>
          <w:tcPr>
            <w:tcW w:w="1385" w:type="dxa"/>
            <w:tcMar>
              <w:left w:w="70" w:type="dxa"/>
              <w:right w:w="70" w:type="dxa"/>
            </w:tcMar>
            <w:vAlign w:val="center"/>
          </w:tcPr>
          <w:p w14:paraId="673AF96C">
            <w:pPr>
              <w:keepNext/>
              <w:spacing w:before="20" w:after="20" w:line="260" w:lineRule="exact"/>
              <w:ind w:firstLine="0" w:firstLineChars="0"/>
              <w:jc w:val="center"/>
            </w:pPr>
            <w:r>
              <w:rPr>
                <w:rFonts w:ascii="Times New Roman" w:hAnsi="Times New Roman" w:eastAsia="宋体"/>
                <w:b w:val="0"/>
                <w:sz w:val="18"/>
              </w:rPr>
              <w:t>67067.95</w:t>
            </w:r>
          </w:p>
        </w:tc>
        <w:tc>
          <w:tcPr>
            <w:tcW w:w="1385" w:type="dxa"/>
            <w:tcMar>
              <w:left w:w="70" w:type="dxa"/>
              <w:right w:w="70" w:type="dxa"/>
            </w:tcMar>
            <w:vAlign w:val="center"/>
          </w:tcPr>
          <w:p w14:paraId="3D181EDA">
            <w:pPr>
              <w:keepNext/>
              <w:spacing w:before="20" w:after="20" w:line="260" w:lineRule="exact"/>
              <w:ind w:firstLine="0" w:firstLineChars="0"/>
              <w:jc w:val="center"/>
            </w:pPr>
            <w:r>
              <w:rPr>
                <w:rFonts w:ascii="Times New Roman" w:hAnsi="Times New Roman" w:eastAsia="宋体"/>
                <w:b w:val="0"/>
                <w:sz w:val="18"/>
              </w:rPr>
              <w:t>1888.59</w:t>
            </w:r>
          </w:p>
        </w:tc>
        <w:tc>
          <w:tcPr>
            <w:tcW w:w="1385" w:type="dxa"/>
            <w:tcMar>
              <w:left w:w="70" w:type="dxa"/>
              <w:right w:w="70" w:type="dxa"/>
            </w:tcMar>
            <w:vAlign w:val="center"/>
          </w:tcPr>
          <w:p w14:paraId="0DC831FB">
            <w:pPr>
              <w:keepNext/>
              <w:spacing w:before="20" w:after="20" w:line="260" w:lineRule="exact"/>
              <w:ind w:firstLine="0" w:firstLineChars="0"/>
              <w:jc w:val="center"/>
            </w:pPr>
            <w:r>
              <w:rPr>
                <w:rFonts w:ascii="Times New Roman" w:hAnsi="Times New Roman" w:eastAsia="宋体"/>
                <w:b w:val="0"/>
                <w:sz w:val="18"/>
              </w:rPr>
              <w:t>86143.38</w:t>
            </w:r>
          </w:p>
        </w:tc>
      </w:tr>
      <w:tr w14:paraId="69CD6C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31F2A7">
            <w:pPr>
              <w:keepNext/>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B574C5A">
            <w:pPr>
              <w:keepNext/>
              <w:spacing w:before="20" w:after="20" w:line="260" w:lineRule="exact"/>
              <w:ind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035E3564">
            <w:pPr>
              <w:keepNext/>
              <w:spacing w:before="20" w:after="20" w:line="260" w:lineRule="exact"/>
              <w:ind w:firstLine="0" w:firstLineChars="0"/>
              <w:jc w:val="center"/>
            </w:pPr>
            <w:r>
              <w:rPr>
                <w:rFonts w:ascii="Times New Roman" w:hAnsi="Times New Roman" w:eastAsia="宋体"/>
                <w:b w:val="0"/>
                <w:sz w:val="18"/>
              </w:rPr>
              <w:t>26650.57</w:t>
            </w:r>
          </w:p>
        </w:tc>
        <w:tc>
          <w:tcPr>
            <w:tcW w:w="1385" w:type="dxa"/>
            <w:tcMar>
              <w:left w:w="70" w:type="dxa"/>
              <w:right w:w="70" w:type="dxa"/>
            </w:tcMar>
            <w:vAlign w:val="center"/>
          </w:tcPr>
          <w:p w14:paraId="4A497A52">
            <w:pPr>
              <w:keepNext/>
              <w:spacing w:before="20" w:after="20" w:line="260" w:lineRule="exact"/>
              <w:ind w:firstLine="0" w:firstLineChars="0"/>
              <w:jc w:val="center"/>
            </w:pPr>
            <w:r>
              <w:rPr>
                <w:rFonts w:ascii="Times New Roman" w:hAnsi="Times New Roman" w:eastAsia="宋体"/>
                <w:b w:val="0"/>
                <w:sz w:val="18"/>
              </w:rPr>
              <w:t>723.08</w:t>
            </w:r>
          </w:p>
        </w:tc>
        <w:tc>
          <w:tcPr>
            <w:tcW w:w="1385" w:type="dxa"/>
            <w:tcMar>
              <w:left w:w="70" w:type="dxa"/>
              <w:right w:w="70" w:type="dxa"/>
            </w:tcMar>
            <w:vAlign w:val="center"/>
          </w:tcPr>
          <w:p w14:paraId="3818F6FE">
            <w:pPr>
              <w:keepNext/>
              <w:spacing w:before="20" w:after="20" w:line="260" w:lineRule="exact"/>
              <w:ind w:firstLine="0" w:firstLineChars="0"/>
              <w:jc w:val="center"/>
            </w:pPr>
            <w:r>
              <w:rPr>
                <w:rFonts w:ascii="Times New Roman" w:hAnsi="Times New Roman" w:eastAsia="宋体"/>
                <w:b w:val="0"/>
                <w:sz w:val="18"/>
              </w:rPr>
              <w:t>1853.67</w:t>
            </w:r>
          </w:p>
        </w:tc>
        <w:tc>
          <w:tcPr>
            <w:tcW w:w="1385" w:type="dxa"/>
            <w:tcMar>
              <w:left w:w="70" w:type="dxa"/>
              <w:right w:w="70" w:type="dxa"/>
            </w:tcMar>
            <w:vAlign w:val="center"/>
          </w:tcPr>
          <w:p w14:paraId="781B5DF4">
            <w:pPr>
              <w:keepNext/>
              <w:spacing w:before="20" w:after="20" w:line="260" w:lineRule="exact"/>
              <w:ind w:firstLine="0" w:firstLineChars="0"/>
              <w:jc w:val="center"/>
            </w:pPr>
            <w:r>
              <w:rPr>
                <w:rFonts w:ascii="Times New Roman" w:hAnsi="Times New Roman" w:eastAsia="宋体"/>
                <w:b w:val="0"/>
                <w:sz w:val="18"/>
              </w:rPr>
              <w:t>29227.32</w:t>
            </w:r>
          </w:p>
        </w:tc>
      </w:tr>
      <w:tr w14:paraId="4C6CAD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80D63BF">
            <w:pPr>
              <w:keepNext/>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587A864">
            <w:pPr>
              <w:keepNext/>
              <w:spacing w:before="20" w:after="20" w:line="260" w:lineRule="exact"/>
              <w:ind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3D7B485">
            <w:pPr>
              <w:keepNext/>
              <w:spacing w:before="20" w:after="20" w:line="260" w:lineRule="exact"/>
              <w:ind w:firstLine="0" w:firstLineChars="0"/>
              <w:jc w:val="center"/>
            </w:pPr>
            <w:r>
              <w:rPr>
                <w:rFonts w:ascii="Times New Roman" w:hAnsi="Times New Roman" w:eastAsia="宋体"/>
                <w:b w:val="0"/>
                <w:sz w:val="18"/>
              </w:rPr>
              <w:t>6796.75</w:t>
            </w:r>
          </w:p>
        </w:tc>
        <w:tc>
          <w:tcPr>
            <w:tcW w:w="1385" w:type="dxa"/>
            <w:tcMar>
              <w:left w:w="70" w:type="dxa"/>
              <w:right w:w="70" w:type="dxa"/>
            </w:tcMar>
            <w:vAlign w:val="center"/>
          </w:tcPr>
          <w:p w14:paraId="6E7E4F16">
            <w:pPr>
              <w:keepNext/>
              <w:spacing w:before="20" w:after="20" w:line="260" w:lineRule="exact"/>
              <w:ind w:firstLine="0" w:firstLineChars="0"/>
              <w:jc w:val="center"/>
            </w:pPr>
            <w:r>
              <w:rPr>
                <w:rFonts w:ascii="Times New Roman" w:hAnsi="Times New Roman" w:eastAsia="宋体"/>
                <w:b w:val="0"/>
                <w:sz w:val="18"/>
              </w:rPr>
              <w:t>66251.21</w:t>
            </w:r>
          </w:p>
        </w:tc>
        <w:tc>
          <w:tcPr>
            <w:tcW w:w="1385" w:type="dxa"/>
            <w:tcMar>
              <w:left w:w="70" w:type="dxa"/>
              <w:right w:w="70" w:type="dxa"/>
            </w:tcMar>
            <w:vAlign w:val="center"/>
          </w:tcPr>
          <w:p w14:paraId="68F4059E">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CF4EAD9">
            <w:pPr>
              <w:keepNext/>
              <w:spacing w:before="20" w:after="20" w:line="260" w:lineRule="exact"/>
              <w:ind w:firstLine="0" w:firstLineChars="0"/>
              <w:jc w:val="center"/>
            </w:pPr>
            <w:r>
              <w:rPr>
                <w:rFonts w:ascii="Times New Roman" w:hAnsi="Times New Roman" w:eastAsia="宋体"/>
                <w:b w:val="0"/>
                <w:sz w:val="18"/>
              </w:rPr>
              <w:t>73047.96</w:t>
            </w:r>
          </w:p>
        </w:tc>
      </w:tr>
      <w:tr w14:paraId="02AAB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9BCDF7">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EB870D4">
            <w:pPr>
              <w:keepNext w:val="0"/>
              <w:spacing w:before="20" w:after="20" w:line="260" w:lineRule="exact"/>
              <w:ind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D2D0EE7">
            <w:pPr>
              <w:keepNext w:val="0"/>
              <w:spacing w:before="20" w:after="20" w:line="260" w:lineRule="exact"/>
              <w:ind w:firstLine="0" w:firstLineChars="0"/>
              <w:jc w:val="center"/>
            </w:pPr>
            <w:r>
              <w:rPr>
                <w:rFonts w:ascii="Times New Roman" w:hAnsi="Times New Roman" w:eastAsia="宋体"/>
                <w:b w:val="0"/>
                <w:sz w:val="18"/>
              </w:rPr>
              <w:t>16069.52</w:t>
            </w:r>
          </w:p>
        </w:tc>
        <w:tc>
          <w:tcPr>
            <w:tcW w:w="1385" w:type="dxa"/>
            <w:tcMar>
              <w:left w:w="70" w:type="dxa"/>
              <w:right w:w="70" w:type="dxa"/>
            </w:tcMar>
            <w:vAlign w:val="center"/>
          </w:tcPr>
          <w:p w14:paraId="44FEFE64">
            <w:pPr>
              <w:keepNext w:val="0"/>
              <w:spacing w:before="20" w:after="20" w:line="260" w:lineRule="exact"/>
              <w:ind w:firstLine="0" w:firstLineChars="0"/>
              <w:jc w:val="center"/>
            </w:pPr>
            <w:r>
              <w:rPr>
                <w:rFonts w:ascii="Times New Roman" w:hAnsi="Times New Roman" w:eastAsia="宋体"/>
                <w:b w:val="0"/>
                <w:sz w:val="18"/>
              </w:rPr>
              <w:t>639.55</w:t>
            </w:r>
          </w:p>
        </w:tc>
        <w:tc>
          <w:tcPr>
            <w:tcW w:w="1385" w:type="dxa"/>
            <w:tcMar>
              <w:left w:w="70" w:type="dxa"/>
              <w:right w:w="70" w:type="dxa"/>
            </w:tcMar>
            <w:vAlign w:val="center"/>
          </w:tcPr>
          <w:p w14:paraId="2ABE35CC">
            <w:pPr>
              <w:keepNext w:val="0"/>
              <w:spacing w:before="20" w:after="20" w:line="260" w:lineRule="exact"/>
              <w:ind w:firstLine="0" w:firstLineChars="0"/>
              <w:jc w:val="center"/>
            </w:pPr>
            <w:r>
              <w:rPr>
                <w:rFonts w:ascii="Times New Roman" w:hAnsi="Times New Roman" w:eastAsia="宋体"/>
                <w:b w:val="0"/>
                <w:sz w:val="18"/>
              </w:rPr>
              <w:t>1723.22</w:t>
            </w:r>
          </w:p>
        </w:tc>
        <w:tc>
          <w:tcPr>
            <w:tcW w:w="1385" w:type="dxa"/>
            <w:tcMar>
              <w:left w:w="70" w:type="dxa"/>
              <w:right w:w="70" w:type="dxa"/>
            </w:tcMar>
            <w:vAlign w:val="center"/>
          </w:tcPr>
          <w:p w14:paraId="45820349">
            <w:pPr>
              <w:keepNext w:val="0"/>
              <w:spacing w:before="20" w:after="20" w:line="260" w:lineRule="exact"/>
              <w:ind w:firstLine="0" w:firstLineChars="0"/>
              <w:jc w:val="center"/>
            </w:pPr>
            <w:r>
              <w:rPr>
                <w:rFonts w:ascii="Times New Roman" w:hAnsi="Times New Roman" w:eastAsia="宋体"/>
                <w:b w:val="0"/>
                <w:sz w:val="18"/>
              </w:rPr>
              <w:t>18432.29</w:t>
            </w:r>
          </w:p>
        </w:tc>
      </w:tr>
    </w:tbl>
    <w:p w14:paraId="6C9B4044">
      <w:pPr>
        <w:pStyle w:val="2"/>
        <w:keepNext/>
        <w:spacing w:before="120" w:after="80" w:line="280" w:lineRule="exact"/>
        <w:ind w:firstLine="0"/>
        <w:jc w:val="center"/>
      </w:pPr>
      <w:r>
        <w:rPr>
          <w:rFonts w:ascii="Times New Roman" w:hAnsi="Times New Roman" w:eastAsia="宋体"/>
          <w:b w:val="0"/>
          <w:sz w:val="21"/>
        </w:rPr>
        <w:t>表5-11 全期新购主变及第4年在役状态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289"/>
        <w:gridCol w:w="1289"/>
        <w:gridCol w:w="1868"/>
        <w:gridCol w:w="1289"/>
      </w:tblGrid>
      <w:tr w14:paraId="6FFBAE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2C230B56">
            <w:pPr>
              <w:keepNext/>
              <w:spacing w:before="20" w:after="20" w:line="260" w:lineRule="exact"/>
              <w:ind w:firstLine="0" w:firstLineChars="0"/>
              <w:jc w:val="center"/>
            </w:pPr>
            <w:r>
              <w:rPr>
                <w:rFonts w:ascii="Times New Roman" w:hAnsi="Times New Roman" w:eastAsia="宋体"/>
                <w:b/>
                <w:sz w:val="18"/>
              </w:rPr>
              <w:t>地区</w:t>
            </w:r>
          </w:p>
        </w:tc>
        <w:tc>
          <w:tcPr>
            <w:tcW w:w="1289" w:type="dxa"/>
            <w:tcMar>
              <w:left w:w="70" w:type="dxa"/>
              <w:right w:w="70" w:type="dxa"/>
            </w:tcMar>
            <w:vAlign w:val="center"/>
          </w:tcPr>
          <w:p w14:paraId="3C56AE2F">
            <w:pPr>
              <w:keepNext/>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2E1ABEA">
            <w:pPr>
              <w:keepNext/>
              <w:spacing w:before="20" w:after="20" w:line="260" w:lineRule="exact"/>
              <w:ind w:firstLine="0" w:firstLineChars="0"/>
              <w:jc w:val="center"/>
            </w:pPr>
            <w:r>
              <w:rPr>
                <w:rFonts w:ascii="Times New Roman" w:hAnsi="Times New Roman" w:eastAsia="宋体"/>
                <w:b/>
                <w:sz w:val="18"/>
              </w:rPr>
              <w:t>主变新购容量/MVA</w:t>
            </w:r>
          </w:p>
        </w:tc>
        <w:tc>
          <w:tcPr>
            <w:tcW w:w="1289" w:type="dxa"/>
            <w:tcMar>
              <w:left w:w="70" w:type="dxa"/>
              <w:right w:w="70" w:type="dxa"/>
            </w:tcMar>
            <w:vAlign w:val="center"/>
          </w:tcPr>
          <w:p w14:paraId="1E33D12E">
            <w:pPr>
              <w:keepNext/>
              <w:spacing w:before="20" w:after="20" w:line="260" w:lineRule="exact"/>
              <w:ind w:firstLine="0" w:firstLineChars="0"/>
              <w:jc w:val="center"/>
            </w:pPr>
            <w:r>
              <w:rPr>
                <w:rFonts w:ascii="Times New Roman" w:hAnsi="Times New Roman" w:eastAsia="宋体"/>
                <w:b/>
                <w:sz w:val="18"/>
              </w:rPr>
              <w:t>扩建主变/项</w:t>
            </w:r>
          </w:p>
        </w:tc>
        <w:tc>
          <w:tcPr>
            <w:tcW w:w="1868" w:type="dxa"/>
            <w:tcMar>
              <w:left w:w="70" w:type="dxa"/>
              <w:right w:w="70" w:type="dxa"/>
            </w:tcMar>
            <w:vAlign w:val="center"/>
          </w:tcPr>
          <w:p w14:paraId="08722CFA">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89" w:type="dxa"/>
            <w:tcMar>
              <w:left w:w="70" w:type="dxa"/>
              <w:right w:w="70" w:type="dxa"/>
            </w:tcMar>
            <w:vAlign w:val="center"/>
          </w:tcPr>
          <w:p w14:paraId="3AC2E20C">
            <w:pPr>
              <w:keepNext/>
              <w:spacing w:before="20" w:after="20" w:line="260" w:lineRule="exact"/>
              <w:ind w:firstLine="0" w:firstLineChars="0"/>
              <w:jc w:val="center"/>
            </w:pPr>
            <w:r>
              <w:rPr>
                <w:rFonts w:ascii="Times New Roman" w:hAnsi="Times New Roman" w:eastAsia="宋体"/>
                <w:b/>
                <w:sz w:val="18"/>
              </w:rPr>
              <w:t>新增联络项目数/项</w:t>
            </w:r>
          </w:p>
        </w:tc>
      </w:tr>
      <w:tr w14:paraId="7419DA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7183F17">
            <w:pPr>
              <w:keepNext/>
              <w:spacing w:before="20" w:after="20" w:line="260" w:lineRule="exact"/>
              <w:ind w:firstLine="0" w:firstLineChars="0"/>
              <w:jc w:val="center"/>
            </w:pPr>
            <w:r>
              <w:rPr>
                <w:rFonts w:ascii="Times New Roman" w:hAnsi="Times New Roman" w:eastAsia="宋体"/>
                <w:b w:val="0"/>
                <w:sz w:val="18"/>
              </w:rPr>
              <w:t>邳州</w:t>
            </w:r>
          </w:p>
        </w:tc>
        <w:tc>
          <w:tcPr>
            <w:tcW w:w="1289" w:type="dxa"/>
            <w:tcMar>
              <w:left w:w="70" w:type="dxa"/>
              <w:right w:w="70" w:type="dxa"/>
            </w:tcMar>
            <w:vAlign w:val="center"/>
          </w:tcPr>
          <w:p w14:paraId="38897D1B">
            <w:pPr>
              <w:keepNext/>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2753EEB8">
            <w:pPr>
              <w:keepNext/>
              <w:spacing w:before="20" w:after="20" w:line="260" w:lineRule="exact"/>
              <w:ind w:firstLine="0" w:firstLineChars="0"/>
              <w:jc w:val="center"/>
            </w:pPr>
            <w:r>
              <w:rPr>
                <w:rFonts w:ascii="Times New Roman" w:hAnsi="Times New Roman" w:eastAsia="宋体"/>
                <w:b w:val="0"/>
                <w:sz w:val="18"/>
              </w:rPr>
              <w:t>682.00</w:t>
            </w:r>
          </w:p>
        </w:tc>
        <w:tc>
          <w:tcPr>
            <w:tcW w:w="1289" w:type="dxa"/>
            <w:tcMar>
              <w:left w:w="70" w:type="dxa"/>
              <w:right w:w="70" w:type="dxa"/>
            </w:tcMar>
            <w:vAlign w:val="center"/>
          </w:tcPr>
          <w:p w14:paraId="41A13F5F">
            <w:pPr>
              <w:keepNext/>
              <w:spacing w:before="20" w:after="20" w:line="260" w:lineRule="exact"/>
              <w:ind w:firstLine="0" w:firstLineChars="0"/>
              <w:jc w:val="center"/>
            </w:pPr>
            <w:r>
              <w:rPr>
                <w:rFonts w:ascii="Times New Roman" w:hAnsi="Times New Roman" w:eastAsia="宋体"/>
                <w:b w:val="0"/>
                <w:sz w:val="18"/>
              </w:rPr>
              <w:t>6</w:t>
            </w:r>
          </w:p>
        </w:tc>
        <w:tc>
          <w:tcPr>
            <w:tcW w:w="1868" w:type="dxa"/>
            <w:tcMar>
              <w:left w:w="70" w:type="dxa"/>
              <w:right w:w="70" w:type="dxa"/>
            </w:tcMar>
            <w:vAlign w:val="center"/>
          </w:tcPr>
          <w:p w14:paraId="119E4F57">
            <w:pPr>
              <w:keepNext/>
              <w:spacing w:before="20" w:after="20" w:line="260" w:lineRule="exact"/>
              <w:ind w:firstLine="0" w:firstLineChars="0"/>
              <w:jc w:val="center"/>
            </w:pPr>
            <w:r>
              <w:rPr>
                <w:rFonts w:ascii="Times New Roman" w:hAnsi="Times New Roman" w:eastAsia="宋体"/>
                <w:b w:val="0"/>
                <w:sz w:val="18"/>
              </w:rPr>
              <w:t>253.10/544.16</w:t>
            </w:r>
          </w:p>
        </w:tc>
        <w:tc>
          <w:tcPr>
            <w:tcW w:w="1289" w:type="dxa"/>
            <w:tcMar>
              <w:left w:w="70" w:type="dxa"/>
              <w:right w:w="70" w:type="dxa"/>
            </w:tcMar>
            <w:vAlign w:val="center"/>
          </w:tcPr>
          <w:p w14:paraId="69FCB5EF">
            <w:pPr>
              <w:keepNext/>
              <w:spacing w:before="20" w:after="20" w:line="260" w:lineRule="exact"/>
              <w:ind w:firstLine="0" w:firstLineChars="0"/>
              <w:jc w:val="center"/>
            </w:pPr>
            <w:r>
              <w:rPr>
                <w:rFonts w:ascii="Times New Roman" w:hAnsi="Times New Roman" w:eastAsia="宋体"/>
                <w:b w:val="0"/>
                <w:sz w:val="18"/>
              </w:rPr>
              <w:t>13</w:t>
            </w:r>
          </w:p>
        </w:tc>
      </w:tr>
      <w:tr w14:paraId="79C1E2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8413D76">
            <w:pPr>
              <w:keepNext/>
              <w:spacing w:before="20" w:after="20" w:line="260" w:lineRule="exact"/>
              <w:ind w:firstLine="0" w:firstLineChars="0"/>
              <w:jc w:val="center"/>
            </w:pPr>
            <w:r>
              <w:rPr>
                <w:rFonts w:ascii="Times New Roman" w:hAnsi="Times New Roman" w:eastAsia="宋体"/>
                <w:b w:val="0"/>
                <w:sz w:val="18"/>
              </w:rPr>
              <w:t>邳州</w:t>
            </w:r>
          </w:p>
        </w:tc>
        <w:tc>
          <w:tcPr>
            <w:tcW w:w="1289" w:type="dxa"/>
            <w:tcMar>
              <w:left w:w="70" w:type="dxa"/>
              <w:right w:w="70" w:type="dxa"/>
            </w:tcMar>
            <w:vAlign w:val="center"/>
          </w:tcPr>
          <w:p w14:paraId="45BDBBDA">
            <w:pPr>
              <w:keepNext/>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2A40B480">
            <w:pPr>
              <w:keepNext/>
              <w:spacing w:before="20" w:after="20" w:line="260" w:lineRule="exact"/>
              <w:ind w:firstLine="0" w:firstLineChars="0"/>
              <w:jc w:val="center"/>
            </w:pPr>
            <w:r>
              <w:rPr>
                <w:rFonts w:ascii="Times New Roman" w:hAnsi="Times New Roman" w:eastAsia="宋体"/>
                <w:b w:val="0"/>
                <w:sz w:val="18"/>
              </w:rPr>
              <w:t>960.50</w:t>
            </w:r>
          </w:p>
        </w:tc>
        <w:tc>
          <w:tcPr>
            <w:tcW w:w="1289" w:type="dxa"/>
            <w:tcMar>
              <w:left w:w="70" w:type="dxa"/>
              <w:right w:w="70" w:type="dxa"/>
            </w:tcMar>
            <w:vAlign w:val="center"/>
          </w:tcPr>
          <w:p w14:paraId="5060EE55">
            <w:pPr>
              <w:keepNext/>
              <w:spacing w:before="20" w:after="20" w:line="260" w:lineRule="exact"/>
              <w:ind w:firstLine="0" w:firstLineChars="0"/>
              <w:jc w:val="center"/>
            </w:pPr>
            <w:r>
              <w:rPr>
                <w:rFonts w:ascii="Times New Roman" w:hAnsi="Times New Roman" w:eastAsia="宋体"/>
                <w:b w:val="0"/>
                <w:sz w:val="18"/>
              </w:rPr>
              <w:t>11</w:t>
            </w:r>
          </w:p>
        </w:tc>
        <w:tc>
          <w:tcPr>
            <w:tcW w:w="1868" w:type="dxa"/>
            <w:tcMar>
              <w:left w:w="70" w:type="dxa"/>
              <w:right w:w="70" w:type="dxa"/>
            </w:tcMar>
            <w:vAlign w:val="center"/>
          </w:tcPr>
          <w:p w14:paraId="51CFA27E">
            <w:pPr>
              <w:keepNext/>
              <w:spacing w:before="20" w:after="20" w:line="260" w:lineRule="exact"/>
              <w:ind w:firstLine="0" w:firstLineChars="0"/>
              <w:jc w:val="center"/>
            </w:pPr>
            <w:r>
              <w:rPr>
                <w:rFonts w:ascii="Times New Roman" w:hAnsi="Times New Roman" w:eastAsia="宋体"/>
                <w:b w:val="0"/>
                <w:sz w:val="18"/>
              </w:rPr>
              <w:t>3.30/7.09</w:t>
            </w:r>
          </w:p>
        </w:tc>
        <w:tc>
          <w:tcPr>
            <w:tcW w:w="1289" w:type="dxa"/>
            <w:tcMar>
              <w:left w:w="70" w:type="dxa"/>
              <w:right w:w="70" w:type="dxa"/>
            </w:tcMar>
            <w:vAlign w:val="center"/>
          </w:tcPr>
          <w:p w14:paraId="597DCA3C">
            <w:pPr>
              <w:keepNext/>
              <w:spacing w:before="20" w:after="20" w:line="260" w:lineRule="exact"/>
              <w:ind w:firstLine="0" w:firstLineChars="0"/>
              <w:jc w:val="center"/>
            </w:pPr>
            <w:r>
              <w:rPr>
                <w:rFonts w:ascii="Times New Roman" w:hAnsi="Times New Roman" w:eastAsia="宋体"/>
                <w:b w:val="0"/>
                <w:sz w:val="18"/>
              </w:rPr>
              <w:t>13</w:t>
            </w:r>
          </w:p>
        </w:tc>
      </w:tr>
      <w:tr w14:paraId="587A1B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289" w:type="dxa"/>
            <w:tcMar>
              <w:left w:w="70" w:type="dxa"/>
              <w:right w:w="70" w:type="dxa"/>
            </w:tcMar>
            <w:vAlign w:val="center"/>
          </w:tcPr>
          <w:p w14:paraId="073068D8">
            <w:pPr>
              <w:keepNext/>
              <w:spacing w:before="20" w:after="20" w:line="260" w:lineRule="exact"/>
              <w:ind w:firstLine="0" w:firstLineChars="0"/>
              <w:jc w:val="center"/>
            </w:pPr>
            <w:r>
              <w:rPr>
                <w:rFonts w:ascii="Times New Roman" w:hAnsi="Times New Roman" w:eastAsia="宋体"/>
                <w:b w:val="0"/>
                <w:sz w:val="18"/>
              </w:rPr>
              <w:t>市区</w:t>
            </w:r>
          </w:p>
        </w:tc>
        <w:tc>
          <w:tcPr>
            <w:tcW w:w="1289" w:type="dxa"/>
            <w:tcMar>
              <w:left w:w="70" w:type="dxa"/>
              <w:right w:w="70" w:type="dxa"/>
            </w:tcMar>
            <w:vAlign w:val="center"/>
          </w:tcPr>
          <w:p w14:paraId="485372B1">
            <w:pPr>
              <w:keepNext/>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20A5967B">
            <w:pPr>
              <w:keepNext/>
              <w:spacing w:before="20" w:after="20" w:line="260" w:lineRule="exact"/>
              <w:ind w:firstLine="0" w:firstLineChars="0"/>
              <w:jc w:val="center"/>
            </w:pPr>
            <w:r>
              <w:rPr>
                <w:rFonts w:ascii="Times New Roman" w:hAnsi="Times New Roman" w:eastAsia="宋体"/>
                <w:b w:val="0"/>
                <w:sz w:val="18"/>
              </w:rPr>
              <w:t>289.00</w:t>
            </w:r>
          </w:p>
        </w:tc>
        <w:tc>
          <w:tcPr>
            <w:tcW w:w="1289" w:type="dxa"/>
            <w:tcMar>
              <w:left w:w="70" w:type="dxa"/>
              <w:right w:w="70" w:type="dxa"/>
            </w:tcMar>
            <w:vAlign w:val="center"/>
          </w:tcPr>
          <w:p w14:paraId="38E43FAF">
            <w:pPr>
              <w:keepNext/>
              <w:spacing w:before="20" w:after="20" w:line="260" w:lineRule="exact"/>
              <w:ind w:firstLine="0" w:firstLineChars="0"/>
              <w:jc w:val="center"/>
            </w:pPr>
            <w:r>
              <w:rPr>
                <w:rFonts w:ascii="Times New Roman" w:hAnsi="Times New Roman" w:eastAsia="宋体"/>
                <w:b w:val="0"/>
                <w:sz w:val="18"/>
              </w:rPr>
              <w:t>1</w:t>
            </w:r>
          </w:p>
        </w:tc>
        <w:tc>
          <w:tcPr>
            <w:tcW w:w="1868" w:type="dxa"/>
            <w:tcMar>
              <w:left w:w="70" w:type="dxa"/>
              <w:right w:w="70" w:type="dxa"/>
            </w:tcMar>
            <w:vAlign w:val="center"/>
          </w:tcPr>
          <w:p w14:paraId="7B71E54A">
            <w:pPr>
              <w:keepNext/>
              <w:spacing w:before="20" w:after="20" w:line="260" w:lineRule="exact"/>
              <w:ind w:firstLine="0" w:firstLineChars="0"/>
              <w:jc w:val="center"/>
            </w:pPr>
            <w:r>
              <w:rPr>
                <w:rFonts w:ascii="Times New Roman" w:hAnsi="Times New Roman" w:eastAsia="宋体"/>
                <w:b w:val="0"/>
                <w:sz w:val="18"/>
              </w:rPr>
              <w:t>250.00/537.50</w:t>
            </w:r>
          </w:p>
        </w:tc>
        <w:tc>
          <w:tcPr>
            <w:tcW w:w="1289" w:type="dxa"/>
            <w:tcMar>
              <w:left w:w="70" w:type="dxa"/>
              <w:right w:w="70" w:type="dxa"/>
            </w:tcMar>
            <w:vAlign w:val="center"/>
          </w:tcPr>
          <w:p w14:paraId="5D5FB18C">
            <w:pPr>
              <w:keepNext/>
              <w:spacing w:before="20" w:after="20" w:line="260" w:lineRule="exact"/>
              <w:ind w:firstLine="0" w:firstLineChars="0"/>
              <w:jc w:val="center"/>
            </w:pPr>
            <w:r>
              <w:rPr>
                <w:rFonts w:ascii="Times New Roman" w:hAnsi="Times New Roman" w:eastAsia="宋体"/>
                <w:b w:val="0"/>
                <w:sz w:val="18"/>
              </w:rPr>
              <w:t>0</w:t>
            </w:r>
          </w:p>
        </w:tc>
      </w:tr>
      <w:tr w14:paraId="293255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DEDBE0F">
            <w:pPr>
              <w:keepNext w:val="0"/>
              <w:spacing w:before="20" w:after="20" w:line="260" w:lineRule="exact"/>
              <w:ind w:firstLine="0" w:firstLineChars="0"/>
              <w:jc w:val="center"/>
            </w:pPr>
            <w:r>
              <w:rPr>
                <w:rFonts w:ascii="Times New Roman" w:hAnsi="Times New Roman" w:eastAsia="宋体"/>
                <w:b w:val="0"/>
                <w:sz w:val="18"/>
              </w:rPr>
              <w:t>市区</w:t>
            </w:r>
          </w:p>
        </w:tc>
        <w:tc>
          <w:tcPr>
            <w:tcW w:w="1289" w:type="dxa"/>
            <w:tcMar>
              <w:left w:w="70" w:type="dxa"/>
              <w:right w:w="70" w:type="dxa"/>
            </w:tcMar>
            <w:vAlign w:val="center"/>
          </w:tcPr>
          <w:p w14:paraId="44C9A924">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ED0F36D">
            <w:pPr>
              <w:keepNext w:val="0"/>
              <w:spacing w:before="20" w:after="20" w:line="260" w:lineRule="exact"/>
              <w:ind w:firstLine="0" w:firstLineChars="0"/>
              <w:jc w:val="center"/>
            </w:pPr>
            <w:r>
              <w:rPr>
                <w:rFonts w:ascii="Times New Roman" w:hAnsi="Times New Roman" w:eastAsia="宋体"/>
                <w:b w:val="0"/>
                <w:sz w:val="18"/>
              </w:rPr>
              <w:t>526.00</w:t>
            </w:r>
          </w:p>
        </w:tc>
        <w:tc>
          <w:tcPr>
            <w:tcW w:w="1289" w:type="dxa"/>
            <w:tcMar>
              <w:left w:w="70" w:type="dxa"/>
              <w:right w:w="70" w:type="dxa"/>
            </w:tcMar>
            <w:vAlign w:val="center"/>
          </w:tcPr>
          <w:p w14:paraId="1844D15F">
            <w:pPr>
              <w:keepNext w:val="0"/>
              <w:spacing w:before="20" w:after="20" w:line="260" w:lineRule="exact"/>
              <w:ind w:firstLine="0" w:firstLineChars="0"/>
              <w:jc w:val="center"/>
            </w:pPr>
            <w:r>
              <w:rPr>
                <w:rFonts w:ascii="Times New Roman" w:hAnsi="Times New Roman" w:eastAsia="宋体"/>
                <w:b w:val="0"/>
                <w:sz w:val="18"/>
              </w:rPr>
              <w:t>8</w:t>
            </w:r>
          </w:p>
        </w:tc>
        <w:tc>
          <w:tcPr>
            <w:tcW w:w="1868" w:type="dxa"/>
            <w:tcMar>
              <w:left w:w="70" w:type="dxa"/>
              <w:right w:w="70" w:type="dxa"/>
            </w:tcMar>
            <w:vAlign w:val="center"/>
          </w:tcPr>
          <w:p w14:paraId="3134C109">
            <w:pPr>
              <w:keepNext w:val="0"/>
              <w:spacing w:before="20" w:after="20" w:line="260" w:lineRule="exact"/>
              <w:ind w:firstLine="0" w:firstLineChars="0"/>
              <w:jc w:val="center"/>
            </w:pPr>
            <w:r>
              <w:rPr>
                <w:rFonts w:ascii="Times New Roman" w:hAnsi="Times New Roman" w:eastAsia="宋体"/>
                <w:b w:val="0"/>
                <w:sz w:val="18"/>
              </w:rPr>
              <w:t>2.90/6.23</w:t>
            </w:r>
          </w:p>
        </w:tc>
        <w:tc>
          <w:tcPr>
            <w:tcW w:w="1289" w:type="dxa"/>
            <w:tcMar>
              <w:left w:w="70" w:type="dxa"/>
              <w:right w:w="70" w:type="dxa"/>
            </w:tcMar>
            <w:vAlign w:val="center"/>
          </w:tcPr>
          <w:p w14:paraId="6A92A6EE">
            <w:pPr>
              <w:keepNext w:val="0"/>
              <w:spacing w:before="20" w:after="20" w:line="260" w:lineRule="exact"/>
              <w:ind w:firstLine="0" w:firstLineChars="0"/>
              <w:jc w:val="center"/>
            </w:pPr>
            <w:r>
              <w:rPr>
                <w:rFonts w:ascii="Times New Roman" w:hAnsi="Times New Roman" w:eastAsia="宋体"/>
                <w:b w:val="0"/>
                <w:sz w:val="18"/>
              </w:rPr>
              <w:t>3</w:t>
            </w:r>
          </w:p>
        </w:tc>
      </w:tr>
    </w:tbl>
    <w:p w14:paraId="431659E6">
      <w:pPr>
        <w:pStyle w:val="2"/>
        <w:keepNext/>
        <w:spacing w:before="120" w:after="80" w:line="280" w:lineRule="exact"/>
        <w:ind w:firstLine="0"/>
        <w:jc w:val="center"/>
      </w:pPr>
      <w:r>
        <w:rPr>
          <w:rFonts w:ascii="Times New Roman" w:hAnsi="Times New Roman" w:eastAsia="宋体"/>
          <w:b w:val="0"/>
          <w:sz w:val="21"/>
        </w:rPr>
        <w:t>表5-12 刚性与弹性方案的技术经济比较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7D5CF2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64D1214">
            <w:pPr>
              <w:keepNext/>
              <w:spacing w:before="20" w:after="20" w:line="260" w:lineRule="exact"/>
              <w:ind w:firstLine="0" w:firstLineChars="0"/>
              <w:jc w:val="center"/>
            </w:pPr>
            <w:r>
              <w:rPr>
                <w:rFonts w:ascii="Times New Roman" w:hAnsi="Times New Roman" w:eastAsia="宋体"/>
                <w:b/>
                <w:sz w:val="18"/>
              </w:rPr>
              <w:t>比较内容</w:t>
            </w:r>
          </w:p>
        </w:tc>
        <w:tc>
          <w:tcPr>
            <w:tcW w:w="2771" w:type="dxa"/>
            <w:tcMar>
              <w:left w:w="70" w:type="dxa"/>
              <w:right w:w="70" w:type="dxa"/>
            </w:tcMar>
            <w:vAlign w:val="center"/>
          </w:tcPr>
          <w:p w14:paraId="2AB56580">
            <w:pPr>
              <w:keepNext/>
              <w:spacing w:before="20" w:after="20" w:line="260" w:lineRule="exact"/>
              <w:ind w:firstLine="0" w:firstLineChars="0"/>
              <w:jc w:val="center"/>
            </w:pPr>
            <w:r>
              <w:rPr>
                <w:rFonts w:ascii="Times New Roman" w:hAnsi="Times New Roman" w:eastAsia="宋体"/>
                <w:b/>
                <w:sz w:val="18"/>
              </w:rPr>
              <w:t>刚性方案</w:t>
            </w:r>
          </w:p>
        </w:tc>
        <w:tc>
          <w:tcPr>
            <w:tcW w:w="2771" w:type="dxa"/>
            <w:tcMar>
              <w:left w:w="70" w:type="dxa"/>
              <w:right w:w="70" w:type="dxa"/>
            </w:tcMar>
            <w:vAlign w:val="center"/>
          </w:tcPr>
          <w:p w14:paraId="06B7DEE1">
            <w:pPr>
              <w:keepNext/>
              <w:spacing w:before="20" w:after="20" w:line="260" w:lineRule="exact"/>
              <w:ind w:firstLine="0" w:firstLineChars="0"/>
              <w:jc w:val="center"/>
            </w:pPr>
            <w:r>
              <w:rPr>
                <w:rFonts w:ascii="Times New Roman" w:hAnsi="Times New Roman" w:eastAsia="宋体"/>
                <w:b/>
                <w:sz w:val="18"/>
              </w:rPr>
              <w:t>弹性方案</w:t>
            </w:r>
          </w:p>
        </w:tc>
      </w:tr>
      <w:tr w14:paraId="48AE43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A612440">
            <w:pPr>
              <w:keepNext/>
              <w:spacing w:before="20" w:after="20" w:line="260" w:lineRule="exact"/>
              <w:ind w:firstLine="0" w:firstLineChars="0"/>
              <w:jc w:val="center"/>
            </w:pPr>
            <w:r>
              <w:rPr>
                <w:rFonts w:ascii="Times New Roman" w:hAnsi="Times New Roman" w:eastAsia="宋体"/>
                <w:b w:val="0"/>
                <w:sz w:val="18"/>
              </w:rPr>
              <w:t>仿真起点</w:t>
            </w:r>
          </w:p>
        </w:tc>
        <w:tc>
          <w:tcPr>
            <w:tcW w:w="2771" w:type="dxa"/>
            <w:tcMar>
              <w:left w:w="70" w:type="dxa"/>
              <w:right w:w="70" w:type="dxa"/>
            </w:tcMar>
            <w:vAlign w:val="center"/>
          </w:tcPr>
          <w:p w14:paraId="6A5D353B">
            <w:pPr>
              <w:keepNext/>
              <w:spacing w:before="20" w:after="20" w:line="260" w:lineRule="exact"/>
              <w:ind w:firstLine="0" w:firstLineChars="0"/>
              <w:jc w:val="center"/>
            </w:pPr>
            <w:r>
              <w:rPr>
                <w:rFonts w:ascii="Times New Roman" w:hAnsi="Times New Roman" w:eastAsia="宋体"/>
                <w:b w:val="0"/>
                <w:sz w:val="18"/>
              </w:rPr>
              <w:t>同区县容载比2.00</w:t>
            </w:r>
          </w:p>
        </w:tc>
        <w:tc>
          <w:tcPr>
            <w:tcW w:w="2771" w:type="dxa"/>
            <w:tcMar>
              <w:left w:w="70" w:type="dxa"/>
              <w:right w:w="70" w:type="dxa"/>
            </w:tcMar>
            <w:vAlign w:val="center"/>
          </w:tcPr>
          <w:p w14:paraId="01461796">
            <w:pPr>
              <w:keepNext/>
              <w:spacing w:before="20" w:after="20" w:line="260" w:lineRule="exact"/>
              <w:ind w:firstLine="0" w:firstLineChars="0"/>
              <w:jc w:val="center"/>
            </w:pPr>
            <w:r>
              <w:rPr>
                <w:rFonts w:ascii="Times New Roman" w:hAnsi="Times New Roman" w:eastAsia="宋体"/>
                <w:b w:val="0"/>
                <w:sz w:val="18"/>
              </w:rPr>
              <w:t>同区县容载比2.00</w:t>
            </w:r>
          </w:p>
        </w:tc>
      </w:tr>
      <w:tr w14:paraId="04DA33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E01EC67">
            <w:pPr>
              <w:keepNext/>
              <w:spacing w:before="20" w:after="20" w:line="260" w:lineRule="exact"/>
              <w:ind w:firstLine="0" w:firstLineChars="0"/>
              <w:jc w:val="center"/>
            </w:pPr>
            <w:r>
              <w:rPr>
                <w:rFonts w:ascii="Times New Roman" w:hAnsi="Times New Roman" w:eastAsia="宋体"/>
                <w:b w:val="0"/>
                <w:sz w:val="18"/>
              </w:rPr>
              <w:t>容载比范围</w:t>
            </w:r>
          </w:p>
        </w:tc>
        <w:tc>
          <w:tcPr>
            <w:tcW w:w="2771" w:type="dxa"/>
            <w:tcMar>
              <w:left w:w="70" w:type="dxa"/>
              <w:right w:w="70" w:type="dxa"/>
            </w:tcMar>
            <w:vAlign w:val="center"/>
          </w:tcPr>
          <w:p w14:paraId="6284A19A">
            <w:pPr>
              <w:keepNext/>
              <w:spacing w:before="20" w:after="20" w:line="260" w:lineRule="exact"/>
              <w:ind w:firstLine="0" w:firstLineChars="0"/>
              <w:jc w:val="center"/>
            </w:pPr>
            <w:r>
              <w:rPr>
                <w:rFonts w:ascii="Times New Roman" w:hAnsi="Times New Roman" w:eastAsia="宋体"/>
                <w:b w:val="0"/>
                <w:sz w:val="18"/>
              </w:rPr>
              <w:t>不超过2.00</w:t>
            </w:r>
          </w:p>
        </w:tc>
        <w:tc>
          <w:tcPr>
            <w:tcW w:w="2771" w:type="dxa"/>
            <w:tcMar>
              <w:left w:w="70" w:type="dxa"/>
              <w:right w:w="70" w:type="dxa"/>
            </w:tcMar>
            <w:vAlign w:val="center"/>
          </w:tcPr>
          <w:p w14:paraId="4A5D4A93">
            <w:pPr>
              <w:keepNext/>
              <w:spacing w:before="20" w:after="20" w:line="260" w:lineRule="exact"/>
              <w:ind w:firstLine="0" w:firstLineChars="0"/>
              <w:jc w:val="center"/>
            </w:pPr>
            <w:r>
              <w:rPr>
                <w:rFonts w:ascii="Times New Roman" w:hAnsi="Times New Roman" w:eastAsia="宋体"/>
                <w:b w:val="0"/>
                <w:sz w:val="18"/>
              </w:rPr>
              <w:t>2.00～2.60</w:t>
            </w:r>
          </w:p>
        </w:tc>
      </w:tr>
      <w:tr w14:paraId="67FD10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F1B9601">
            <w:pPr>
              <w:keepNext/>
              <w:spacing w:before="20" w:after="20" w:line="260" w:lineRule="exact"/>
              <w:ind w:firstLine="0" w:firstLineChars="0"/>
              <w:jc w:val="center"/>
            </w:pPr>
            <w:r>
              <w:rPr>
                <w:rFonts w:ascii="Times New Roman" w:hAnsi="Times New Roman" w:eastAsia="宋体"/>
                <w:b w:val="0"/>
                <w:sz w:val="18"/>
              </w:rPr>
              <w:t>技术条件</w:t>
            </w:r>
          </w:p>
        </w:tc>
        <w:tc>
          <w:tcPr>
            <w:tcW w:w="2771" w:type="dxa"/>
            <w:tcMar>
              <w:left w:w="70" w:type="dxa"/>
              <w:right w:w="70" w:type="dxa"/>
            </w:tcMar>
            <w:vAlign w:val="center"/>
          </w:tcPr>
          <w:p w14:paraId="5A86F199">
            <w:pPr>
              <w:keepNext/>
              <w:spacing w:before="20" w:after="20" w:line="260" w:lineRule="exact"/>
              <w:ind w:firstLine="0" w:firstLineChars="0"/>
              <w:jc w:val="center"/>
            </w:pPr>
            <w:r>
              <w:rPr>
                <w:rFonts w:ascii="Times New Roman" w:hAnsi="Times New Roman" w:eastAsia="宋体"/>
                <w:b w:val="0"/>
                <w:sz w:val="18"/>
              </w:rPr>
              <w:t>正常、反向、全负荷主变N-1、持续在役及负荷守恒</w:t>
            </w:r>
          </w:p>
        </w:tc>
        <w:tc>
          <w:tcPr>
            <w:tcW w:w="2771" w:type="dxa"/>
            <w:tcMar>
              <w:left w:w="70" w:type="dxa"/>
              <w:right w:w="70" w:type="dxa"/>
            </w:tcMar>
            <w:vAlign w:val="center"/>
          </w:tcPr>
          <w:p w14:paraId="0C2C6B40">
            <w:pPr>
              <w:keepNext/>
              <w:spacing w:before="20" w:after="20" w:line="260" w:lineRule="exact"/>
              <w:ind w:firstLine="0" w:firstLineChars="0"/>
              <w:jc w:val="center"/>
            </w:pPr>
            <w:r>
              <w:rPr>
                <w:rFonts w:ascii="Times New Roman" w:hAnsi="Times New Roman" w:eastAsia="宋体"/>
                <w:b w:val="0"/>
                <w:sz w:val="18"/>
              </w:rPr>
              <w:t>与刚性相同</w:t>
            </w:r>
          </w:p>
        </w:tc>
      </w:tr>
      <w:tr w14:paraId="6F1F85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A3A7528">
            <w:pPr>
              <w:keepNext/>
              <w:spacing w:before="20" w:after="20" w:line="260" w:lineRule="exact"/>
              <w:ind w:firstLine="0" w:firstLineChars="0"/>
              <w:jc w:val="center"/>
            </w:pPr>
            <w:r>
              <w:rPr>
                <w:rFonts w:ascii="Times New Roman" w:hAnsi="Times New Roman" w:eastAsia="宋体"/>
                <w:b w:val="0"/>
                <w:sz w:val="18"/>
              </w:rPr>
              <w:t>增容、储能及联络</w:t>
            </w:r>
          </w:p>
        </w:tc>
        <w:tc>
          <w:tcPr>
            <w:tcW w:w="2771" w:type="dxa"/>
            <w:tcMar>
              <w:left w:w="70" w:type="dxa"/>
              <w:right w:w="70" w:type="dxa"/>
            </w:tcMar>
            <w:vAlign w:val="center"/>
          </w:tcPr>
          <w:p w14:paraId="59FF8C2F">
            <w:pPr>
              <w:keepNext/>
              <w:spacing w:before="20" w:after="20" w:line="260" w:lineRule="exact"/>
              <w:ind w:firstLine="0" w:firstLineChars="0"/>
              <w:jc w:val="center"/>
            </w:pPr>
            <w:r>
              <w:rPr>
                <w:rFonts w:ascii="Times New Roman" w:hAnsi="Times New Roman" w:eastAsia="宋体"/>
                <w:b w:val="0"/>
                <w:sz w:val="18"/>
              </w:rPr>
              <w:t>三类措施共同寻优</w:t>
            </w:r>
          </w:p>
        </w:tc>
        <w:tc>
          <w:tcPr>
            <w:tcW w:w="2771" w:type="dxa"/>
            <w:tcMar>
              <w:left w:w="70" w:type="dxa"/>
              <w:right w:w="70" w:type="dxa"/>
            </w:tcMar>
            <w:vAlign w:val="center"/>
          </w:tcPr>
          <w:p w14:paraId="50BAF741">
            <w:pPr>
              <w:keepNext/>
              <w:spacing w:before="20" w:after="20" w:line="260" w:lineRule="exact"/>
              <w:ind w:firstLine="0" w:firstLineChars="0"/>
              <w:jc w:val="center"/>
            </w:pPr>
            <w:r>
              <w:rPr>
                <w:rFonts w:ascii="Times New Roman" w:hAnsi="Times New Roman" w:eastAsia="宋体"/>
                <w:b w:val="0"/>
                <w:sz w:val="18"/>
              </w:rPr>
              <w:t>三类措施共同寻优</w:t>
            </w:r>
          </w:p>
        </w:tc>
      </w:tr>
      <w:tr w14:paraId="1AE1C2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C0D5F6A">
            <w:pPr>
              <w:keepNext/>
              <w:spacing w:before="20" w:after="20" w:line="260" w:lineRule="exact"/>
              <w:ind w:firstLine="0" w:firstLineChars="0"/>
              <w:jc w:val="center"/>
            </w:pPr>
            <w:r>
              <w:rPr>
                <w:rFonts w:ascii="Times New Roman" w:hAnsi="Times New Roman" w:eastAsia="宋体"/>
                <w:b w:val="0"/>
                <w:sz w:val="18"/>
              </w:rPr>
              <w:t>第4年两地区在役储能</w:t>
            </w:r>
          </w:p>
        </w:tc>
        <w:tc>
          <w:tcPr>
            <w:tcW w:w="2771" w:type="dxa"/>
            <w:tcMar>
              <w:left w:w="70" w:type="dxa"/>
              <w:right w:w="70" w:type="dxa"/>
            </w:tcMar>
            <w:vAlign w:val="center"/>
          </w:tcPr>
          <w:p w14:paraId="1F28851B">
            <w:pPr>
              <w:keepNext/>
              <w:spacing w:before="20" w:after="20" w:line="260" w:lineRule="exact"/>
              <w:ind w:firstLine="0" w:firstLineChars="0"/>
              <w:jc w:val="center"/>
            </w:pPr>
            <w:r>
              <w:rPr>
                <w:rFonts w:ascii="Times New Roman" w:hAnsi="Times New Roman" w:eastAsia="宋体"/>
                <w:b w:val="0"/>
                <w:sz w:val="18"/>
              </w:rPr>
              <w:t>503.10 MW/1081.66 MWh</w:t>
            </w:r>
          </w:p>
        </w:tc>
        <w:tc>
          <w:tcPr>
            <w:tcW w:w="2771" w:type="dxa"/>
            <w:tcMar>
              <w:left w:w="70" w:type="dxa"/>
              <w:right w:w="70" w:type="dxa"/>
            </w:tcMar>
            <w:vAlign w:val="center"/>
          </w:tcPr>
          <w:p w14:paraId="47499E23">
            <w:pPr>
              <w:keepNext/>
              <w:spacing w:before="20" w:after="20" w:line="260" w:lineRule="exact"/>
              <w:ind w:firstLine="0" w:firstLineChars="0"/>
              <w:jc w:val="center"/>
            </w:pPr>
            <w:r>
              <w:rPr>
                <w:rFonts w:ascii="Times New Roman" w:hAnsi="Times New Roman" w:eastAsia="宋体"/>
                <w:b w:val="0"/>
                <w:sz w:val="18"/>
              </w:rPr>
              <w:t>6.20 MW/13.33 MWh</w:t>
            </w:r>
          </w:p>
        </w:tc>
      </w:tr>
      <w:tr w14:paraId="0E5B79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BD68C12">
            <w:pPr>
              <w:keepNext/>
              <w:spacing w:before="20" w:after="20" w:line="260" w:lineRule="exact"/>
              <w:ind w:firstLine="0" w:firstLineChars="0"/>
              <w:jc w:val="center"/>
            </w:pPr>
            <w:r>
              <w:rPr>
                <w:rFonts w:ascii="Times New Roman" w:hAnsi="Times New Roman" w:eastAsia="宋体"/>
                <w:b w:val="0"/>
                <w:sz w:val="18"/>
              </w:rPr>
              <w:t>新增措施费用现值</w:t>
            </w:r>
          </w:p>
        </w:tc>
        <w:tc>
          <w:tcPr>
            <w:tcW w:w="2771" w:type="dxa"/>
            <w:tcMar>
              <w:left w:w="70" w:type="dxa"/>
              <w:right w:w="70" w:type="dxa"/>
            </w:tcMar>
            <w:vAlign w:val="center"/>
          </w:tcPr>
          <w:p w14:paraId="776A3D15">
            <w:pPr>
              <w:keepNext/>
              <w:spacing w:before="20" w:after="20" w:line="260" w:lineRule="exact"/>
              <w:ind w:firstLine="0" w:firstLineChars="0"/>
              <w:jc w:val="center"/>
            </w:pPr>
            <w:r>
              <w:rPr>
                <w:rFonts w:ascii="Times New Roman" w:hAnsi="Times New Roman" w:eastAsia="宋体"/>
                <w:b w:val="0"/>
                <w:sz w:val="18"/>
              </w:rPr>
              <w:t>159191.34万元</w:t>
            </w:r>
          </w:p>
        </w:tc>
        <w:tc>
          <w:tcPr>
            <w:tcW w:w="2771" w:type="dxa"/>
            <w:tcMar>
              <w:left w:w="70" w:type="dxa"/>
              <w:right w:w="70" w:type="dxa"/>
            </w:tcMar>
            <w:vAlign w:val="center"/>
          </w:tcPr>
          <w:p w14:paraId="6B0D0B6F">
            <w:pPr>
              <w:keepNext/>
              <w:spacing w:before="20" w:after="20" w:line="260" w:lineRule="exact"/>
              <w:ind w:firstLine="0" w:firstLineChars="0"/>
              <w:jc w:val="center"/>
            </w:pPr>
            <w:r>
              <w:rPr>
                <w:rFonts w:ascii="Times New Roman" w:hAnsi="Times New Roman" w:eastAsia="宋体"/>
                <w:b w:val="0"/>
                <w:sz w:val="18"/>
              </w:rPr>
              <w:t>47659.61万元</w:t>
            </w:r>
          </w:p>
        </w:tc>
      </w:tr>
      <w:tr w14:paraId="012401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7136CF2">
            <w:pPr>
              <w:keepNext w:val="0"/>
              <w:spacing w:before="20" w:after="20" w:line="260" w:lineRule="exact"/>
              <w:ind w:firstLine="0" w:firstLineChars="0"/>
              <w:jc w:val="center"/>
            </w:pPr>
            <w:r>
              <w:rPr>
                <w:rFonts w:ascii="Times New Roman" w:hAnsi="Times New Roman" w:eastAsia="宋体"/>
                <w:b w:val="0"/>
                <w:sz w:val="18"/>
              </w:rPr>
              <w:t>规划比较</w:t>
            </w:r>
          </w:p>
        </w:tc>
        <w:tc>
          <w:tcPr>
            <w:tcW w:w="2771" w:type="dxa"/>
            <w:tcMar>
              <w:left w:w="70" w:type="dxa"/>
              <w:right w:w="70" w:type="dxa"/>
            </w:tcMar>
            <w:vAlign w:val="center"/>
          </w:tcPr>
          <w:p w14:paraId="1508A133">
            <w:pPr>
              <w:keepNext w:val="0"/>
              <w:spacing w:before="20" w:after="20" w:line="260" w:lineRule="exact"/>
              <w:ind w:firstLine="0" w:firstLineChars="0"/>
              <w:jc w:val="center"/>
            </w:pPr>
            <w:r>
              <w:rPr>
                <w:rFonts w:ascii="Times New Roman" w:hAnsi="Times New Roman" w:eastAsia="宋体"/>
                <w:b w:val="0"/>
                <w:sz w:val="18"/>
              </w:rPr>
              <w:t>作为比较基准</w:t>
            </w:r>
          </w:p>
        </w:tc>
        <w:tc>
          <w:tcPr>
            <w:tcW w:w="2771" w:type="dxa"/>
            <w:tcMar>
              <w:left w:w="70" w:type="dxa"/>
              <w:right w:w="70" w:type="dxa"/>
            </w:tcMar>
            <w:vAlign w:val="center"/>
          </w:tcPr>
          <w:p w14:paraId="1DFA86CC">
            <w:pPr>
              <w:keepNext w:val="0"/>
              <w:spacing w:before="20" w:after="20" w:line="260" w:lineRule="exact"/>
              <w:ind w:firstLine="0" w:firstLineChars="0"/>
              <w:jc w:val="center"/>
            </w:pPr>
            <w:r>
              <w:rPr>
                <w:rFonts w:ascii="Times New Roman" w:hAnsi="Times New Roman" w:eastAsia="宋体"/>
                <w:b w:val="0"/>
                <w:sz w:val="18"/>
              </w:rPr>
              <w:t>费用降低70.06%，优先比选</w:t>
            </w:r>
          </w:p>
        </w:tc>
      </w:tr>
    </w:tbl>
    <w:p w14:paraId="09A7725A">
      <w:pPr>
        <w:pStyle w:val="2"/>
        <w:widowControl/>
        <w:spacing w:before="0" w:after="0" w:line="348" w:lineRule="exact"/>
        <w:ind w:firstLine="480"/>
        <w:jc w:val="both"/>
      </w:pPr>
      <w:r>
        <w:rPr>
          <w:rFonts w:ascii="Times New Roman" w:hAnsi="Times New Roman" w:eastAsia="方正仿宋_GBK"/>
          <w:b w:val="0"/>
          <w:sz w:val="24"/>
        </w:rPr>
        <w:t>弹性方案增加主变容量后，主变N-1工况下由储能承担的供电缺口减小。规划第4年，两地区储能总功率由刚性方案的503.10 MW降至6.20 MW，额定能量由1081.66 MWh降至13.33 MWh。按第四章现金流方法汇总新增投资和固定运维费用，评价期费用现值由159191.34万元降至47659.61万元，降低70.06%。该案例的费用优势主要来自增加主变容量后减少的储能配置。</w:t>
      </w:r>
    </w:p>
    <w:p w14:paraId="56954C14">
      <w:pPr>
        <w:pStyle w:val="2"/>
        <w:keepNext/>
        <w:spacing w:before="120" w:after="0" w:line="240" w:lineRule="auto"/>
        <w:ind w:firstLine="0"/>
        <w:jc w:val="center"/>
      </w:pPr>
      <w:r>
        <w:drawing>
          <wp:inline distT="0" distB="0" distL="114300" distR="114300">
            <wp:extent cx="5120640" cy="2854325"/>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23"/>
                    <a:stretch>
                      <a:fillRect/>
                    </a:stretch>
                  </pic:blipFill>
                  <pic:spPr>
                    <a:xfrm>
                      <a:off x="0" y="0"/>
                      <a:ext cx="5120640" cy="2854893"/>
                    </a:xfrm>
                    <a:prstGeom prst="rect">
                      <a:avLst/>
                    </a:prstGeom>
                    <a:noFill/>
                    <a:ln w="9525">
                      <a:noFill/>
                    </a:ln>
                  </pic:spPr>
                </pic:pic>
              </a:graphicData>
            </a:graphic>
          </wp:inline>
        </w:drawing>
      </w:r>
    </w:p>
    <w:p w14:paraId="6EBD0274">
      <w:pPr>
        <w:pStyle w:val="2"/>
        <w:spacing w:before="60" w:after="120" w:line="280" w:lineRule="exact"/>
        <w:ind w:firstLine="0"/>
        <w:jc w:val="center"/>
      </w:pPr>
      <w:r>
        <w:rPr>
          <w:rFonts w:ascii="Times New Roman" w:hAnsi="Times New Roman" w:eastAsia="宋体"/>
          <w:b w:val="0"/>
          <w:sz w:val="21"/>
        </w:rPr>
        <w:t>图5-2 各规划方案评价期费用构成</w:t>
      </w:r>
    </w:p>
    <w:p w14:paraId="45DE4E40">
      <w:pPr>
        <w:pStyle w:val="2"/>
        <w:keepNext/>
        <w:spacing w:before="120" w:after="0" w:line="240" w:lineRule="auto"/>
        <w:ind w:firstLine="0"/>
        <w:jc w:val="center"/>
      </w:pPr>
      <w:r>
        <w:drawing>
          <wp:inline distT="0" distB="0" distL="114300" distR="114300">
            <wp:extent cx="5120640" cy="2731135"/>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24"/>
                    <a:stretch>
                      <a:fillRect/>
                    </a:stretch>
                  </pic:blipFill>
                  <pic:spPr>
                    <a:xfrm>
                      <a:off x="0" y="0"/>
                      <a:ext cx="5120640" cy="2731670"/>
                    </a:xfrm>
                    <a:prstGeom prst="rect">
                      <a:avLst/>
                    </a:prstGeom>
                    <a:noFill/>
                    <a:ln w="9525">
                      <a:noFill/>
                    </a:ln>
                  </pic:spPr>
                </pic:pic>
              </a:graphicData>
            </a:graphic>
          </wp:inline>
        </w:drawing>
      </w:r>
    </w:p>
    <w:p w14:paraId="79B41A91">
      <w:pPr>
        <w:pStyle w:val="2"/>
        <w:spacing w:before="60" w:after="120" w:line="280" w:lineRule="exact"/>
        <w:ind w:firstLine="0"/>
        <w:jc w:val="center"/>
      </w:pPr>
      <w:r>
        <w:rPr>
          <w:rFonts w:ascii="Times New Roman" w:hAnsi="Times New Roman" w:eastAsia="宋体"/>
          <w:b w:val="0"/>
          <w:sz w:val="21"/>
        </w:rPr>
        <w:t>图5-3 主变采购与储能配置对照</w:t>
      </w:r>
    </w:p>
    <w:p w14:paraId="2D76906A">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0C6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0716E4B">
            <w:pPr>
              <w:spacing w:before="0" w:after="0"/>
              <w:ind w:firstLine="0" w:firstLineChars="0"/>
            </w:pPr>
          </w:p>
        </w:tc>
        <w:tc>
          <w:tcPr>
            <w:tcW w:w="6838" w:type="dxa"/>
            <w:tcMar>
              <w:left w:w="0" w:type="dxa"/>
              <w:right w:w="0" w:type="dxa"/>
            </w:tcMar>
            <w:vAlign w:val="center"/>
          </w:tcPr>
          <w:p w14:paraId="0FFC0B9A">
            <w:pPr>
              <w:pStyle w:val="2"/>
              <w:keepNext/>
              <w:spacing w:before="100" w:after="100" w:line="276" w:lineRule="auto"/>
              <w:ind w:firstLine="0" w:firstLineChars="0"/>
              <w:jc w:val="center"/>
            </w:pPr>
            <m:oMathPara>
              <m:oMathParaPr>
                <m:jc m:val="center"/>
              </m:oMathParaPr>
              <m:oMath>
                <m:sSub>
                  <m:sSubPr/>
                  <m:e>
                    <m:r>
                      <m:rPr/>
                      <m:t>R</m:t>
                    </m:r>
                  </m:e>
                  <m:sub>
                    <m:r>
                      <m:rPr/>
                      <m:t>y</m:t>
                    </m:r>
                  </m:sub>
                </m:sSub>
                <m:r>
                  <m:rPr/>
                  <m:t>−</m:t>
                </m:r>
                <m:sSub>
                  <m:sSubPr/>
                  <m:e>
                    <m:r>
                      <m:rPr/>
                      <m:t>R</m:t>
                    </m:r>
                  </m:e>
                  <m:sub>
                    <m:r>
                      <m:rPr/>
                      <m:t>y−1</m:t>
                    </m:r>
                  </m:sub>
                </m:sSub>
                <m:r>
                  <m:rPr/>
                  <m:t>=</m:t>
                </m:r>
                <m:f>
                  <m:fPr/>
                  <m:num>
                    <m:sSub>
                      <m:sSubPr/>
                      <m:e>
                        <m:r>
                          <m:rPr/>
                          <m:t>S</m:t>
                        </m:r>
                      </m:e>
                      <m:sub>
                        <m:r>
                          <m:rPr/>
                          <m:t>y</m:t>
                        </m:r>
                      </m:sub>
                    </m:sSub>
                    <m:r>
                      <m:rPr/>
                      <m:t>−</m:t>
                    </m:r>
                    <m:sSub>
                      <m:sSubPr/>
                      <m:e>
                        <m:r>
                          <m:rPr/>
                          <m:t>S</m:t>
                        </m:r>
                      </m:e>
                      <m:sub>
                        <m:r>
                          <m:rPr/>
                          <m:t>y−1</m:t>
                        </m:r>
                      </m:sub>
                    </m:sSub>
                  </m:num>
                  <m:den>
                    <m:sSub>
                      <m:sSubPr/>
                      <m:e>
                        <m:r>
                          <m:rPr/>
                          <m:t>P</m:t>
                        </m:r>
                      </m:e>
                      <m:sub>
                        <m:r>
                          <m:rPr/>
                          <m:t>y</m:t>
                        </m:r>
                      </m:sub>
                    </m:sSub>
                  </m:den>
                </m:f>
                <m:r>
                  <m:rPr/>
                  <m:t>+</m:t>
                </m:r>
                <m:sSub>
                  <m:sSubPr/>
                  <m:e>
                    <m:r>
                      <m:rPr/>
                      <m:t>S</m:t>
                    </m:r>
                  </m:e>
                  <m:sub>
                    <m:r>
                      <m:rPr/>
                      <m:t>y−1</m:t>
                    </m:r>
                  </m:sub>
                </m:sSub>
                <m:d>
                  <m:dPr/>
                  <m:e>
                    <m:f>
                      <m:fPr/>
                      <m:num>
                        <m:r>
                          <m:rPr/>
                          <m:t>1</m:t>
                        </m:r>
                      </m:num>
                      <m:den>
                        <m:sSub>
                          <m:sSubPr/>
                          <m:e>
                            <m:r>
                              <m:rPr/>
                              <m:t>P</m:t>
                            </m:r>
                          </m:e>
                          <m:sub>
                            <m:r>
                              <m:rPr/>
                              <m:t>y</m:t>
                            </m:r>
                          </m:sub>
                        </m:sSub>
                      </m:den>
                    </m:f>
                    <m:r>
                      <m:rPr/>
                      <m:t>−</m:t>
                    </m:r>
                    <m:f>
                      <m:fPr/>
                      <m:num>
                        <m:r>
                          <m:rPr/>
                          <m:t>1</m:t>
                        </m:r>
                      </m:num>
                      <m:den>
                        <m:sSub>
                          <m:sSubPr/>
                          <m:e>
                            <m:r>
                              <m:rPr/>
                              <m:t>P</m:t>
                            </m:r>
                          </m:e>
                          <m:sub>
                            <m:r>
                              <m:rPr/>
                              <m:t>y−1</m:t>
                            </m:r>
                          </m:sub>
                        </m:sSub>
                      </m:den>
                    </m:f>
                  </m:e>
                </m:d>
                <m:r>
                  <m:rPr/>
                  <m:t>.</m:t>
                </m:r>
              </m:oMath>
            </m:oMathPara>
          </w:p>
        </w:tc>
        <w:tc>
          <w:tcPr>
            <w:tcW w:w="737" w:type="dxa"/>
            <w:tcMar>
              <w:left w:w="0" w:type="dxa"/>
              <w:right w:w="0" w:type="dxa"/>
            </w:tcMar>
            <w:vAlign w:val="center"/>
          </w:tcPr>
          <w:p w14:paraId="5EF2E827">
            <w:pPr>
              <w:spacing w:before="0" w:after="0"/>
              <w:ind w:firstLine="0" w:firstLineChars="0"/>
              <w:jc w:val="right"/>
            </w:pPr>
            <w:r>
              <w:rPr>
                <w:rFonts w:ascii="Times New Roman" w:hAnsi="Times New Roman" w:eastAsia="方正仿宋_GBK"/>
                <w:b w:val="0"/>
                <w:sz w:val="18"/>
              </w:rPr>
              <w:t>（5-14）</w:t>
            </w:r>
          </w:p>
        </w:tc>
      </w:tr>
    </w:tbl>
    <w:p w14:paraId="7AF2C75C">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R</m:t>
            </m:r>
          </m:e>
          <m:sub>
            <m:r>
              <m:rPr/>
              <m:t>y</m:t>
            </m:r>
          </m:sub>
        </m:sSub>
      </m:oMath>
      <w:r>
        <w:rPr>
          <w:rFonts w:ascii="Times New Roman" w:hAnsi="Times New Roman" w:eastAsia="方正仿宋_GBK"/>
          <w:b w:val="0"/>
          <w:sz w:val="24"/>
        </w:rPr>
        <w:t>、</w:t>
      </w:r>
      <m:oMath>
        <m:sSub>
          <m:sSubPr/>
          <m:e>
            <m:r>
              <m:rPr/>
              <m:t>R</m:t>
            </m:r>
          </m:e>
          <m:sub>
            <m:r>
              <m:rPr/>
              <m:t>y−1</m:t>
            </m:r>
          </m:sub>
        </m:sSub>
      </m:oMath>
      <w:r>
        <w:rPr>
          <w:rFonts w:ascii="Times New Roman" w:hAnsi="Times New Roman" w:eastAsia="方正仿宋_GBK"/>
          <w:b w:val="0"/>
          <w:sz w:val="24"/>
        </w:rPr>
        <w:t>为相邻两年容载比，</w:t>
      </w:r>
      <m:oMath>
        <m:r>
          <m:rPr/>
          <m:t>y</m:t>
        </m:r>
      </m:oMath>
      <w:r>
        <w:rPr>
          <w:rFonts w:ascii="Times New Roman" w:hAnsi="Times New Roman" w:eastAsia="方正仿宋_GBK"/>
          <w:b w:val="0"/>
          <w:sz w:val="24"/>
        </w:rPr>
        <w:t>为仿真年序号；</w:t>
      </w:r>
      <m:oMath>
        <m:sSub>
          <m:sSubPr/>
          <m:e>
            <m:r>
              <m:rPr/>
              <m:t>S</m:t>
            </m:r>
          </m:e>
          <m:sub>
            <m:r>
              <m:rPr/>
              <m:t>y</m:t>
            </m:r>
          </m:sub>
        </m:sSub>
      </m:oMath>
      <w:r>
        <w:rPr>
          <w:rFonts w:ascii="Times New Roman" w:hAnsi="Times New Roman" w:eastAsia="方正仿宋_GBK"/>
          <w:b w:val="0"/>
          <w:sz w:val="24"/>
        </w:rPr>
        <w:t>和</w:t>
      </w:r>
      <m:oMath>
        <m:sSub>
          <m:sSubPr/>
          <m:e>
            <m:r>
              <m:rPr/>
              <m:t>S</m:t>
            </m:r>
          </m:e>
          <m:sub>
            <m:r>
              <m:rPr/>
              <m:t>y−1</m:t>
            </m:r>
          </m:sub>
        </m:sSub>
      </m:oMath>
      <w:r>
        <w:rPr>
          <w:rFonts w:ascii="Times New Roman" w:hAnsi="Times New Roman" w:eastAsia="方正仿宋_GBK"/>
          <w:b w:val="0"/>
          <w:sz w:val="24"/>
        </w:rPr>
        <w:t>为相邻两年公用主变总容量，单位MVA；</w:t>
      </w:r>
      <m:oMath>
        <m:sSub>
          <m:sSubPr/>
          <m:e>
            <m:r>
              <m:rPr/>
              <m:t>P</m:t>
            </m:r>
          </m:e>
          <m:sub>
            <m:r>
              <m:rPr/>
              <m:t>y</m:t>
            </m:r>
          </m:sub>
        </m:sSub>
      </m:oMath>
      <w:r>
        <w:rPr>
          <w:rFonts w:ascii="Times New Roman" w:hAnsi="Times New Roman" w:eastAsia="方正仿宋_GBK"/>
          <w:b w:val="0"/>
          <w:sz w:val="24"/>
        </w:rPr>
        <w:t>和</w:t>
      </w:r>
      <m:oMath>
        <m:sSub>
          <m:sSubPr/>
          <m:e>
            <m:r>
              <m:rPr/>
              <m:t>P</m:t>
            </m:r>
          </m:e>
          <m:sub>
            <m:r>
              <m:rPr/>
              <m:t>y−1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2FD8C8D4">
      <w:pPr>
        <w:pStyle w:val="5"/>
        <w:keepNext/>
        <w:numPr>
          <w:ilvl w:val="0"/>
          <w:numId w:val="0"/>
        </w:numPr>
        <w:spacing w:before="160" w:after="120" w:line="390" w:lineRule="exact"/>
        <w:ind w:firstLine="0"/>
      </w:pPr>
      <w:bookmarkStart w:id="199" w:name="邳州逐站规划方案"/>
      <w:r>
        <w:rPr>
          <w:rFonts w:ascii="Times New Roman" w:hAnsi="Times New Roman" w:eastAsia="方正仿宋_GBK"/>
          <w:b/>
          <w:sz w:val="26"/>
        </w:rPr>
        <w:t>5.4.4 邳州逐站规划方案</w:t>
      </w:r>
      <w:bookmarkEnd w:id="199"/>
    </w:p>
    <w:p w14:paraId="15EAC115">
      <w:pPr>
        <w:pStyle w:val="115"/>
        <w:widowControl/>
        <w:spacing w:before="0" w:after="0" w:line="348" w:lineRule="exact"/>
        <w:ind w:firstLine="480"/>
        <w:jc w:val="both"/>
      </w:pPr>
      <w:r>
        <w:rPr>
          <w:rFonts w:ascii="Times New Roman" w:hAnsi="Times New Roman" w:eastAsia="方正仿宋_GBK"/>
          <w:b w:val="0"/>
          <w:sz w:val="24"/>
        </w:rPr>
        <w:t>邳州各站同时考虑正向供电与反向净负荷。以下按站列示设备结构、负荷转接及储能规模。逐站结果反映主变容量、储能与负荷转接的共同作用。</w:t>
      </w:r>
    </w:p>
    <w:p w14:paraId="0AE288DC">
      <w:pPr>
        <w:pStyle w:val="7"/>
        <w:keepNext/>
        <w:numPr>
          <w:ilvl w:val="0"/>
          <w:numId w:val="0"/>
        </w:numPr>
        <w:spacing w:before="160" w:after="120" w:line="360" w:lineRule="exact"/>
        <w:ind w:firstLine="0"/>
      </w:pPr>
      <w:bookmarkStart w:id="200" w:name="bdz-00005站规划分析"/>
      <w:r>
        <w:rPr>
          <w:rFonts w:ascii="Times New Roman" w:hAnsi="Times New Roman" w:eastAsia="方正仿宋_GBK"/>
          <w:b/>
          <w:sz w:val="24"/>
        </w:rPr>
        <w:t>BDZ-00005站规划分析</w:t>
      </w:r>
      <w:bookmarkEnd w:id="200"/>
    </w:p>
    <w:p w14:paraId="5C18CFDF">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MVA，规划第4年转接前最大正向、反向净负荷分别为38.85 MW和19.85 MW，正向95%峰值持续时间为2.00 h。弹性方案第4年新增储能0.50 MW/1.07 MWh。</w:t>
      </w:r>
    </w:p>
    <w:p w14:paraId="6C6CD230">
      <w:pPr>
        <w:pStyle w:val="2"/>
        <w:widowControl/>
        <w:spacing w:before="0" w:after="0" w:line="348" w:lineRule="exact"/>
        <w:ind w:firstLine="480"/>
        <w:jc w:val="both"/>
      </w:pPr>
      <w:r>
        <w:rPr>
          <w:rFonts w:ascii="Times New Roman" w:hAnsi="Times New Roman" w:eastAsia="方正仿宋_GBK"/>
          <w:b w:val="0"/>
          <w:sz w:val="24"/>
        </w:rPr>
        <w:t>第4年转出19.35 MW、承接0.00 MW后，正向校核负荷为19.50 MW。负荷转出降低正向需求，同时将反向校核上界提高至39.21 MW，配置按两个方向共同确定。刚性方案第4年公用主变总容量为70.00 MVA，储能为38.90 MW；弹性方案相应为70.00 MVA和0.50 MW。弹性方案储能功率减少38.40 MW。</w:t>
      </w:r>
    </w:p>
    <w:p w14:paraId="17CF653B">
      <w:pPr>
        <w:pStyle w:val="2"/>
        <w:keepNext/>
        <w:spacing w:before="120" w:after="80" w:line="280" w:lineRule="exact"/>
        <w:ind w:firstLine="0"/>
        <w:jc w:val="center"/>
      </w:pPr>
      <w:r>
        <w:rPr>
          <w:rFonts w:ascii="Times New Roman" w:hAnsi="Times New Roman" w:eastAsia="宋体"/>
          <w:b w:val="0"/>
          <w:sz w:val="21"/>
        </w:rPr>
        <w:t>表5-13 BDZ-00005站第4年配置与负荷转接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1C3E4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1E6D1F9">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A46E499">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1BDA23DE">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612C1FE2">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5F85E8A4">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4A9DD90">
            <w:pPr>
              <w:keepNext/>
              <w:spacing w:before="20" w:after="20" w:line="260" w:lineRule="exact"/>
              <w:ind w:firstLine="0" w:firstLineChars="0"/>
              <w:jc w:val="center"/>
            </w:pPr>
            <w:r>
              <w:rPr>
                <w:rFonts w:ascii="Times New Roman" w:hAnsi="Times New Roman" w:eastAsia="宋体"/>
                <w:b/>
                <w:sz w:val="18"/>
              </w:rPr>
              <w:t>转接后正向净负荷/MW</w:t>
            </w:r>
          </w:p>
        </w:tc>
      </w:tr>
      <w:tr w14:paraId="500011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DB59CF4">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19206C8">
            <w:pPr>
              <w:keepNext/>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62D90B33">
            <w:pPr>
              <w:keepNext/>
              <w:spacing w:before="20" w:after="20" w:line="260" w:lineRule="exact"/>
              <w:ind w:firstLine="0" w:firstLineChars="0"/>
              <w:jc w:val="center"/>
            </w:pPr>
            <w:r>
              <w:rPr>
                <w:rFonts w:ascii="Times New Roman" w:hAnsi="Times New Roman" w:eastAsia="宋体"/>
                <w:b w:val="0"/>
                <w:sz w:val="18"/>
              </w:rPr>
              <w:t>38.90/83.64</w:t>
            </w:r>
          </w:p>
        </w:tc>
        <w:tc>
          <w:tcPr>
            <w:tcW w:w="1205" w:type="dxa"/>
            <w:tcMar>
              <w:left w:w="70" w:type="dxa"/>
              <w:right w:w="70" w:type="dxa"/>
            </w:tcMar>
            <w:vAlign w:val="center"/>
          </w:tcPr>
          <w:p w14:paraId="6507DE11">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8232D2D">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DD29BE8">
            <w:pPr>
              <w:keepNext/>
              <w:spacing w:before="20" w:after="20" w:line="260" w:lineRule="exact"/>
              <w:ind w:firstLine="0" w:firstLineChars="0"/>
              <w:jc w:val="center"/>
            </w:pPr>
            <w:r>
              <w:rPr>
                <w:rFonts w:ascii="Times New Roman" w:hAnsi="Times New Roman" w:eastAsia="宋体"/>
                <w:b w:val="0"/>
                <w:sz w:val="18"/>
              </w:rPr>
              <w:t>38.85</w:t>
            </w:r>
          </w:p>
        </w:tc>
      </w:tr>
      <w:tr w14:paraId="2F6634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5055A63">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20E58762">
            <w:pPr>
              <w:keepNext w:val="0"/>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4CDDDEBC">
            <w:pPr>
              <w:keepNext w:val="0"/>
              <w:spacing w:before="20" w:after="20" w:line="260" w:lineRule="exact"/>
              <w:ind w:firstLine="0" w:firstLineChars="0"/>
              <w:jc w:val="center"/>
            </w:pPr>
            <w:r>
              <w:rPr>
                <w:rFonts w:ascii="Times New Roman" w:hAnsi="Times New Roman" w:eastAsia="宋体"/>
                <w:b w:val="0"/>
                <w:sz w:val="18"/>
              </w:rPr>
              <w:t>0.50/1.07</w:t>
            </w:r>
          </w:p>
        </w:tc>
        <w:tc>
          <w:tcPr>
            <w:tcW w:w="1205" w:type="dxa"/>
            <w:tcMar>
              <w:left w:w="70" w:type="dxa"/>
              <w:right w:w="70" w:type="dxa"/>
            </w:tcMar>
            <w:vAlign w:val="center"/>
          </w:tcPr>
          <w:p w14:paraId="3BF9E084">
            <w:pPr>
              <w:keepNext w:val="0"/>
              <w:spacing w:before="20" w:after="20" w:line="260" w:lineRule="exact"/>
              <w:ind w:firstLine="0" w:firstLineChars="0"/>
              <w:jc w:val="center"/>
            </w:pPr>
            <w:r>
              <w:rPr>
                <w:rFonts w:ascii="Times New Roman" w:hAnsi="Times New Roman" w:eastAsia="宋体"/>
                <w:b w:val="0"/>
                <w:sz w:val="18"/>
              </w:rPr>
              <w:t>19.35</w:t>
            </w:r>
          </w:p>
        </w:tc>
        <w:tc>
          <w:tcPr>
            <w:tcW w:w="1205" w:type="dxa"/>
            <w:tcMar>
              <w:left w:w="70" w:type="dxa"/>
              <w:right w:w="70" w:type="dxa"/>
            </w:tcMar>
            <w:vAlign w:val="center"/>
          </w:tcPr>
          <w:p w14:paraId="4569AF3E">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DAEF9A8">
            <w:pPr>
              <w:keepNext w:val="0"/>
              <w:spacing w:before="20" w:after="20" w:line="260" w:lineRule="exact"/>
              <w:ind w:firstLine="0" w:firstLineChars="0"/>
              <w:jc w:val="center"/>
            </w:pPr>
            <w:r>
              <w:rPr>
                <w:rFonts w:ascii="Times New Roman" w:hAnsi="Times New Roman" w:eastAsia="宋体"/>
                <w:b w:val="0"/>
                <w:sz w:val="18"/>
              </w:rPr>
              <w:t>19.50</w:t>
            </w:r>
          </w:p>
        </w:tc>
      </w:tr>
    </w:tbl>
    <w:p w14:paraId="141AB6E7">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从建设时序看，第1—4年公用主变总容量依次为70.00、70.00、70.00、70.00 MVA；转接后正向负荷由第1年的19.00 MW变为第4年的19.50 MW。四年均以转出负荷为主，第1年和第4年分别转出11.78 MW和19.35 MW，邻站承接是本站供电安排的重要组成。第4年退出最大一台主变后，剩余主变容量为20.00 MVA，按功率因数折算并计入相应持续时间的储能放电功率，正向容量余量为0.00 MW。</w:t>
      </w:r>
    </w:p>
    <w:p w14:paraId="122715E6">
      <w:pPr>
        <w:pStyle w:val="7"/>
        <w:keepNext/>
        <w:numPr>
          <w:ilvl w:val="0"/>
          <w:numId w:val="0"/>
        </w:numPr>
        <w:spacing w:before="160" w:after="120" w:line="360" w:lineRule="exact"/>
        <w:ind w:firstLine="0"/>
      </w:pPr>
      <w:bookmarkStart w:id="201" w:name="bdz-00016站规划分析"/>
      <w:r>
        <w:rPr>
          <w:rFonts w:ascii="Times New Roman" w:hAnsi="Times New Roman" w:eastAsia="方正仿宋_GBK"/>
          <w:b/>
          <w:sz w:val="24"/>
        </w:rPr>
        <w:t>BDZ-00016站规划分析</w:t>
      </w:r>
      <w:bookmarkEnd w:id="201"/>
    </w:p>
    <w:p w14:paraId="04DDD131">
      <w:pPr>
        <w:pStyle w:val="115"/>
        <w:widowControl/>
        <w:spacing w:before="0" w:after="0" w:line="348" w:lineRule="exact"/>
        <w:ind w:firstLine="480"/>
        <w:jc w:val="both"/>
      </w:pPr>
      <w:r>
        <w:rPr>
          <w:rFonts w:ascii="Times New Roman" w:hAnsi="Times New Roman" w:eastAsia="方正仿宋_GBK"/>
          <w:b w:val="0"/>
          <w:sz w:val="24"/>
        </w:rPr>
        <w:t>该站基期主变配置为40.00+63.00 MVA，规划第4年转接前最大正向、反向净负荷分别为72.47 MW和32.99 MW，正向95%峰值持续时间为3.00 h。弹性方案第2年扩建50 MVA主变。</w:t>
      </w:r>
    </w:p>
    <w:p w14:paraId="0BF66ECA">
      <w:pPr>
        <w:pStyle w:val="2"/>
        <w:widowControl/>
        <w:spacing w:before="0" w:after="0" w:line="348" w:lineRule="exact"/>
        <w:ind w:firstLine="480"/>
        <w:jc w:val="both"/>
      </w:pPr>
      <w:r>
        <w:rPr>
          <w:rFonts w:ascii="Times New Roman" w:hAnsi="Times New Roman" w:eastAsia="方正仿宋_GBK"/>
          <w:b w:val="0"/>
          <w:sz w:val="24"/>
        </w:rPr>
        <w:t>第4年承接13.03 MW，正向校核负荷增至85.50 MW。该站利用相应主变容量承担片区内部负荷，接收能力按承接后的负荷进行正常运行及主变N-1校核。刚性方案第4年公用主变总容量为153.00 MVA，储能为0.00 MW；弹性方案相应为153.00 MVA和0.00 MW。两类方案的本站公用主变总容量相同。</w:t>
      </w:r>
    </w:p>
    <w:p w14:paraId="18825922">
      <w:pPr>
        <w:pStyle w:val="2"/>
        <w:keepNext/>
        <w:spacing w:before="120" w:after="80" w:line="280" w:lineRule="exact"/>
        <w:ind w:firstLine="0"/>
        <w:jc w:val="center"/>
      </w:pPr>
      <w:r>
        <w:rPr>
          <w:rFonts w:ascii="Times New Roman" w:hAnsi="Times New Roman" w:eastAsia="宋体"/>
          <w:b w:val="0"/>
          <w:sz w:val="21"/>
        </w:rPr>
        <w:t>表5-14 BDZ-00016站第4年配置与负荷转接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732AC0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FA41B14">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6134D09C">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29328669">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602D1ABE">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2ADF0947">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B23F1BE">
            <w:pPr>
              <w:keepNext/>
              <w:spacing w:before="20" w:after="20" w:line="260" w:lineRule="exact"/>
              <w:ind w:firstLine="0" w:firstLineChars="0"/>
              <w:jc w:val="center"/>
            </w:pPr>
            <w:r>
              <w:rPr>
                <w:rFonts w:ascii="Times New Roman" w:hAnsi="Times New Roman" w:eastAsia="宋体"/>
                <w:b/>
                <w:sz w:val="18"/>
              </w:rPr>
              <w:t>转接后正向净负荷/MW</w:t>
            </w:r>
          </w:p>
        </w:tc>
      </w:tr>
      <w:tr w14:paraId="36E9E5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7649068">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6FB165C">
            <w:pPr>
              <w:keepNext/>
              <w:spacing w:before="20" w:after="20" w:line="260" w:lineRule="exact"/>
              <w:ind w:firstLine="0" w:firstLineChars="0"/>
              <w:jc w:val="center"/>
            </w:pPr>
            <w:r>
              <w:rPr>
                <w:rFonts w:ascii="Times New Roman" w:hAnsi="Times New Roman" w:eastAsia="宋体"/>
                <w:b w:val="0"/>
                <w:sz w:val="18"/>
              </w:rPr>
              <w:t>40.00+63.00+50.00</w:t>
            </w:r>
          </w:p>
        </w:tc>
        <w:tc>
          <w:tcPr>
            <w:tcW w:w="1686" w:type="dxa"/>
            <w:tcMar>
              <w:left w:w="70" w:type="dxa"/>
              <w:right w:w="70" w:type="dxa"/>
            </w:tcMar>
            <w:vAlign w:val="center"/>
          </w:tcPr>
          <w:p w14:paraId="5876E864">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4F759D9">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1407702">
            <w:pPr>
              <w:keepNext/>
              <w:spacing w:before="20" w:after="20" w:line="260" w:lineRule="exact"/>
              <w:ind w:firstLine="0" w:firstLineChars="0"/>
              <w:jc w:val="center"/>
            </w:pPr>
            <w:r>
              <w:rPr>
                <w:rFonts w:ascii="Times New Roman" w:hAnsi="Times New Roman" w:eastAsia="宋体"/>
                <w:b w:val="0"/>
                <w:sz w:val="18"/>
              </w:rPr>
              <w:t>13.03</w:t>
            </w:r>
          </w:p>
        </w:tc>
        <w:tc>
          <w:tcPr>
            <w:tcW w:w="1265" w:type="dxa"/>
            <w:tcMar>
              <w:left w:w="70" w:type="dxa"/>
              <w:right w:w="70" w:type="dxa"/>
            </w:tcMar>
            <w:vAlign w:val="center"/>
          </w:tcPr>
          <w:p w14:paraId="7753913B">
            <w:pPr>
              <w:keepNext/>
              <w:spacing w:before="20" w:after="20" w:line="260" w:lineRule="exact"/>
              <w:ind w:firstLine="0" w:firstLineChars="0"/>
              <w:jc w:val="center"/>
            </w:pPr>
            <w:r>
              <w:rPr>
                <w:rFonts w:ascii="Times New Roman" w:hAnsi="Times New Roman" w:eastAsia="宋体"/>
                <w:b w:val="0"/>
                <w:sz w:val="18"/>
              </w:rPr>
              <w:t>85.50</w:t>
            </w:r>
          </w:p>
        </w:tc>
      </w:tr>
      <w:tr w14:paraId="72A1F7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2DE37E0">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D10F990">
            <w:pPr>
              <w:keepNext w:val="0"/>
              <w:spacing w:before="20" w:after="20" w:line="260" w:lineRule="exact"/>
              <w:ind w:firstLine="0" w:firstLineChars="0"/>
              <w:jc w:val="center"/>
            </w:pPr>
            <w:r>
              <w:rPr>
                <w:rFonts w:ascii="Times New Roman" w:hAnsi="Times New Roman" w:eastAsia="宋体"/>
                <w:b w:val="0"/>
                <w:sz w:val="18"/>
              </w:rPr>
              <w:t>40.00+63.00+50.00</w:t>
            </w:r>
          </w:p>
        </w:tc>
        <w:tc>
          <w:tcPr>
            <w:tcW w:w="1686" w:type="dxa"/>
            <w:tcMar>
              <w:left w:w="70" w:type="dxa"/>
              <w:right w:w="70" w:type="dxa"/>
            </w:tcMar>
            <w:vAlign w:val="center"/>
          </w:tcPr>
          <w:p w14:paraId="4EE2309C">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7A8763B">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54769B37">
            <w:pPr>
              <w:keepNext w:val="0"/>
              <w:spacing w:before="20" w:after="20" w:line="260" w:lineRule="exact"/>
              <w:ind w:firstLine="0" w:firstLineChars="0"/>
              <w:jc w:val="center"/>
            </w:pPr>
            <w:r>
              <w:rPr>
                <w:rFonts w:ascii="Times New Roman" w:hAnsi="Times New Roman" w:eastAsia="宋体"/>
                <w:b w:val="0"/>
                <w:sz w:val="18"/>
              </w:rPr>
              <w:t>13.03</w:t>
            </w:r>
          </w:p>
        </w:tc>
        <w:tc>
          <w:tcPr>
            <w:tcW w:w="1265" w:type="dxa"/>
            <w:tcMar>
              <w:left w:w="70" w:type="dxa"/>
              <w:right w:w="70" w:type="dxa"/>
            </w:tcMar>
            <w:vAlign w:val="center"/>
          </w:tcPr>
          <w:p w14:paraId="3D25739A">
            <w:pPr>
              <w:keepNext w:val="0"/>
              <w:spacing w:before="20" w:after="20" w:line="260" w:lineRule="exact"/>
              <w:ind w:firstLine="0" w:firstLineChars="0"/>
              <w:jc w:val="center"/>
            </w:pPr>
            <w:r>
              <w:rPr>
                <w:rFonts w:ascii="Times New Roman" w:hAnsi="Times New Roman" w:eastAsia="宋体"/>
                <w:b w:val="0"/>
                <w:sz w:val="18"/>
              </w:rPr>
              <w:t>85.50</w:t>
            </w:r>
          </w:p>
        </w:tc>
      </w:tr>
    </w:tbl>
    <w:p w14:paraId="4304A27E">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从建设时序看，第1—4年公用主变总容量依次为103.00、153.00、153.00、153.00 MVA；转接后正向负荷由第1年的38.00 MW变为第4年的85.50 MW。该站在规划期内同时承担过负荷转出和承接任务，站间安排随各年容量需求调整。第4年退出最大一台主变后，剩余主变容量为90.00 MVA，按功率因数折算并计入相应持续时间的储能放电功率，正向容量余量为0.00 MW。</w:t>
      </w:r>
    </w:p>
    <w:p w14:paraId="543D19D8">
      <w:pPr>
        <w:pStyle w:val="7"/>
        <w:keepNext/>
        <w:numPr>
          <w:ilvl w:val="0"/>
          <w:numId w:val="0"/>
        </w:numPr>
        <w:spacing w:before="160" w:after="120" w:line="360" w:lineRule="exact"/>
        <w:ind w:firstLine="0"/>
      </w:pPr>
      <w:bookmarkStart w:id="202" w:name="bdz-00021站规划分析"/>
      <w:r>
        <w:rPr>
          <w:rFonts w:ascii="Times New Roman" w:hAnsi="Times New Roman" w:eastAsia="方正仿宋_GBK"/>
          <w:b/>
          <w:sz w:val="24"/>
        </w:rPr>
        <w:t>BDZ-00021站规划分析</w:t>
      </w:r>
      <w:bookmarkEnd w:id="202"/>
    </w:p>
    <w:p w14:paraId="37579368">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MVA，规划第4年转接前最大正向、反向净负荷分别为31.63 MW和25.40 MW，正向95%峰值持续时间为4.00 h。弹性方案第1年扩建50 MVA主变。</w:t>
      </w:r>
    </w:p>
    <w:p w14:paraId="29BEDA31">
      <w:pPr>
        <w:pStyle w:val="2"/>
        <w:widowControl/>
        <w:spacing w:before="0" w:after="0" w:line="348" w:lineRule="exact"/>
        <w:ind w:firstLine="480"/>
        <w:jc w:val="both"/>
      </w:pPr>
      <w:r>
        <w:rPr>
          <w:rFonts w:ascii="Times New Roman" w:hAnsi="Times New Roman" w:eastAsia="方正仿宋_GBK"/>
          <w:b w:val="0"/>
          <w:sz w:val="24"/>
        </w:rPr>
        <w:t>第4年承接19.00 MW，正向校核负荷增至50.63 MW。该站利用相应主变容量承担片区内部负荷，接收能力按承接后的负荷进行正常运行及主变N-1校核。刚性方案第4年公用主变总容量为70.00 MVA，储能为0.00 MW；弹性方案相应为120.00 MVA和0.00 MW。弹性方案增加主变容量，为本站或片区承接负荷提供支撑。</w:t>
      </w:r>
    </w:p>
    <w:p w14:paraId="304B5718">
      <w:pPr>
        <w:pStyle w:val="2"/>
        <w:keepNext/>
        <w:spacing w:before="120" w:after="80" w:line="280" w:lineRule="exact"/>
        <w:ind w:firstLine="0"/>
        <w:jc w:val="center"/>
      </w:pPr>
      <w:r>
        <w:rPr>
          <w:rFonts w:ascii="Times New Roman" w:hAnsi="Times New Roman" w:eastAsia="宋体"/>
          <w:b w:val="0"/>
          <w:sz w:val="21"/>
        </w:rPr>
        <w:t>表5-15 BDZ-00021站第4年配置与负荷转接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E9F88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4607109">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7FE79F3B">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CE4FFF5">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3C40E7FB">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4D523439">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5CF8DA2D">
            <w:pPr>
              <w:keepNext/>
              <w:spacing w:before="20" w:after="20" w:line="260" w:lineRule="exact"/>
              <w:ind w:firstLine="0" w:firstLineChars="0"/>
              <w:jc w:val="center"/>
            </w:pPr>
            <w:r>
              <w:rPr>
                <w:rFonts w:ascii="Times New Roman" w:hAnsi="Times New Roman" w:eastAsia="宋体"/>
                <w:b/>
                <w:sz w:val="18"/>
              </w:rPr>
              <w:t>转接后正向净负荷/MW</w:t>
            </w:r>
          </w:p>
        </w:tc>
      </w:tr>
      <w:tr w14:paraId="1FC5D2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656DA87">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0E2E5FD">
            <w:pPr>
              <w:keepNext/>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264FBC38">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0761BC23">
            <w:pPr>
              <w:keepNext/>
              <w:spacing w:before="20" w:after="20" w:line="260" w:lineRule="exact"/>
              <w:ind w:firstLine="0" w:firstLineChars="0"/>
              <w:jc w:val="center"/>
            </w:pPr>
            <w:r>
              <w:rPr>
                <w:rFonts w:ascii="Times New Roman" w:hAnsi="Times New Roman" w:eastAsia="宋体"/>
                <w:b w:val="0"/>
                <w:sz w:val="18"/>
              </w:rPr>
              <w:t>12.63</w:t>
            </w:r>
          </w:p>
        </w:tc>
        <w:tc>
          <w:tcPr>
            <w:tcW w:w="1205" w:type="dxa"/>
            <w:tcMar>
              <w:left w:w="70" w:type="dxa"/>
              <w:right w:w="70" w:type="dxa"/>
            </w:tcMar>
            <w:vAlign w:val="center"/>
          </w:tcPr>
          <w:p w14:paraId="3DC0DDF8">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4731BB03">
            <w:pPr>
              <w:keepNext/>
              <w:spacing w:before="20" w:after="20" w:line="260" w:lineRule="exact"/>
              <w:ind w:firstLine="0" w:firstLineChars="0"/>
              <w:jc w:val="center"/>
            </w:pPr>
            <w:r>
              <w:rPr>
                <w:rFonts w:ascii="Times New Roman" w:hAnsi="Times New Roman" w:eastAsia="宋体"/>
                <w:b w:val="0"/>
                <w:sz w:val="18"/>
              </w:rPr>
              <w:t>19.00</w:t>
            </w:r>
          </w:p>
        </w:tc>
      </w:tr>
      <w:tr w14:paraId="305DCA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69F2B59">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121347C6">
            <w:pPr>
              <w:keepNext w:val="0"/>
              <w:spacing w:before="20" w:after="20" w:line="260" w:lineRule="exact"/>
              <w:ind w:firstLine="0" w:firstLineChars="0"/>
              <w:jc w:val="center"/>
            </w:pPr>
            <w:r>
              <w:rPr>
                <w:rFonts w:ascii="Times New Roman" w:hAnsi="Times New Roman" w:eastAsia="宋体"/>
                <w:b w:val="0"/>
                <w:sz w:val="18"/>
              </w:rPr>
              <w:t>20.00+50.00+50.00</w:t>
            </w:r>
          </w:p>
        </w:tc>
        <w:tc>
          <w:tcPr>
            <w:tcW w:w="1686" w:type="dxa"/>
            <w:tcMar>
              <w:left w:w="70" w:type="dxa"/>
              <w:right w:w="70" w:type="dxa"/>
            </w:tcMar>
            <w:vAlign w:val="center"/>
          </w:tcPr>
          <w:p w14:paraId="2095461D">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0E964EB">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6668ED7C">
            <w:pPr>
              <w:keepNext w:val="0"/>
              <w:spacing w:before="20" w:after="20" w:line="260" w:lineRule="exact"/>
              <w:ind w:firstLine="0" w:firstLineChars="0"/>
              <w:jc w:val="center"/>
            </w:pPr>
            <w:r>
              <w:rPr>
                <w:rFonts w:ascii="Times New Roman" w:hAnsi="Times New Roman" w:eastAsia="宋体"/>
                <w:b w:val="0"/>
                <w:sz w:val="18"/>
              </w:rPr>
              <w:t>19.00</w:t>
            </w:r>
          </w:p>
        </w:tc>
        <w:tc>
          <w:tcPr>
            <w:tcW w:w="1265" w:type="dxa"/>
            <w:tcMar>
              <w:left w:w="70" w:type="dxa"/>
              <w:right w:w="70" w:type="dxa"/>
            </w:tcMar>
            <w:vAlign w:val="center"/>
          </w:tcPr>
          <w:p w14:paraId="51652062">
            <w:pPr>
              <w:keepNext w:val="0"/>
              <w:spacing w:before="20" w:after="20" w:line="260" w:lineRule="exact"/>
              <w:ind w:firstLine="0" w:firstLineChars="0"/>
              <w:jc w:val="center"/>
            </w:pPr>
            <w:r>
              <w:rPr>
                <w:rFonts w:ascii="Times New Roman" w:hAnsi="Times New Roman" w:eastAsia="宋体"/>
                <w:b w:val="0"/>
                <w:sz w:val="18"/>
              </w:rPr>
              <w:t>50.63</w:t>
            </w:r>
          </w:p>
        </w:tc>
      </w:tr>
    </w:tbl>
    <w:p w14:paraId="70FE8C78">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从建设时序看，第1—4年公用主变总容量依次为120.00、120.00、120.00、120.00 MVA；转接后正向负荷由第1年的66.50 MW变为第4年的50.63 MW。四年均以承接负荷为主，第1年和第4年净承接分别为41.45 MW和19.00 MW，主变配置同时服务于本站及片区转入负荷。第4年退出最大一台主变后，剩余主变容量为70.00 MVA，按功率因数折算并计入相应持续时间的储能放电功率，正向容量余量为15.87 MW。</w:t>
      </w:r>
    </w:p>
    <w:p w14:paraId="1A7BCB46">
      <w:pPr>
        <w:pStyle w:val="7"/>
        <w:keepNext/>
        <w:numPr>
          <w:ilvl w:val="0"/>
          <w:numId w:val="0"/>
        </w:numPr>
        <w:spacing w:before="160" w:after="120" w:line="360" w:lineRule="exact"/>
        <w:ind w:firstLine="0"/>
      </w:pPr>
      <w:bookmarkStart w:id="203" w:name="bdz-00022站规划分析"/>
      <w:r>
        <w:rPr>
          <w:rFonts w:ascii="Times New Roman" w:hAnsi="Times New Roman" w:eastAsia="方正仿宋_GBK"/>
          <w:b/>
          <w:sz w:val="24"/>
        </w:rPr>
        <w:t>BDZ-00022站规划分析</w:t>
      </w:r>
      <w:bookmarkEnd w:id="203"/>
    </w:p>
    <w:p w14:paraId="1807B037">
      <w:pPr>
        <w:pStyle w:val="115"/>
        <w:widowControl/>
        <w:spacing w:before="0" w:after="0" w:line="348" w:lineRule="exact"/>
        <w:ind w:firstLine="480"/>
        <w:jc w:val="both"/>
      </w:pPr>
      <w:r>
        <w:rPr>
          <w:rFonts w:ascii="Times New Roman" w:hAnsi="Times New Roman" w:eastAsia="方正仿宋_GBK"/>
          <w:b w:val="0"/>
          <w:sz w:val="24"/>
        </w:rPr>
        <w:t>该站基期主变配置为20.00+31.50 MVA，规划第4年转接前最大正向、反向净负荷分别为31.93 MW和49.30 MW，正向95%峰值持续时间为2.00 h。弹性方案第2年实施主变增容，新购容量31.50 MVA。</w:t>
      </w:r>
    </w:p>
    <w:p w14:paraId="20B67815">
      <w:pPr>
        <w:pStyle w:val="2"/>
        <w:widowControl/>
        <w:spacing w:before="0" w:after="0" w:line="348" w:lineRule="exact"/>
        <w:ind w:firstLine="480"/>
        <w:jc w:val="both"/>
      </w:pPr>
      <w:r>
        <w:rPr>
          <w:rFonts w:ascii="Times New Roman" w:hAnsi="Times New Roman" w:eastAsia="方正仿宋_GBK"/>
          <w:b w:val="0"/>
          <w:sz w:val="24"/>
        </w:rPr>
        <w:t>第4年转出2.01 MW、承接0.00 MW后，正向校核负荷为29.92 MW。负荷转出降低正向需求，同时将反向校核上界提高至51.30 MW，配置按两个方向共同确定。刚性方案第4年公用主变总容量为63.00 MVA，储能为49.30 MW；弹性方案相应为63.00 MVA和0.00 MW。弹性方案储能功率减少49.30 MW。</w:t>
      </w:r>
    </w:p>
    <w:p w14:paraId="5581CCF5">
      <w:pPr>
        <w:pStyle w:val="2"/>
        <w:keepNext/>
        <w:spacing w:before="120" w:after="80" w:line="280" w:lineRule="exact"/>
        <w:ind w:firstLine="0"/>
        <w:jc w:val="center"/>
      </w:pPr>
      <w:r>
        <w:rPr>
          <w:rFonts w:ascii="Times New Roman" w:hAnsi="Times New Roman" w:eastAsia="宋体"/>
          <w:b w:val="0"/>
          <w:sz w:val="21"/>
        </w:rPr>
        <w:t>表5-16 BDZ-00022站第4年配置与负荷转接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5D9B40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6C6EFFF1">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1F201A7">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18FEEF03">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AC403FB">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0771698">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06F77AE5">
            <w:pPr>
              <w:keepNext/>
              <w:spacing w:before="20" w:after="20" w:line="260" w:lineRule="exact"/>
              <w:ind w:firstLine="0" w:firstLineChars="0"/>
              <w:jc w:val="center"/>
            </w:pPr>
            <w:r>
              <w:rPr>
                <w:rFonts w:ascii="Times New Roman" w:hAnsi="Times New Roman" w:eastAsia="宋体"/>
                <w:b/>
                <w:sz w:val="18"/>
              </w:rPr>
              <w:t>转接后正向净负荷/MW</w:t>
            </w:r>
          </w:p>
        </w:tc>
      </w:tr>
      <w:tr w14:paraId="1DA3B7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D2584C8">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5922945F">
            <w:pPr>
              <w:keepNext/>
              <w:spacing w:before="20" w:after="20" w:line="260" w:lineRule="exact"/>
              <w:ind w:firstLine="0" w:firstLineChars="0"/>
              <w:jc w:val="center"/>
            </w:pPr>
            <w:r>
              <w:rPr>
                <w:rFonts w:ascii="Times New Roman" w:hAnsi="Times New Roman" w:eastAsia="宋体"/>
                <w:b w:val="0"/>
                <w:sz w:val="18"/>
              </w:rPr>
              <w:t>31.50+31.50</w:t>
            </w:r>
          </w:p>
        </w:tc>
        <w:tc>
          <w:tcPr>
            <w:tcW w:w="1686" w:type="dxa"/>
            <w:tcMar>
              <w:left w:w="70" w:type="dxa"/>
              <w:right w:w="70" w:type="dxa"/>
            </w:tcMar>
            <w:vAlign w:val="center"/>
          </w:tcPr>
          <w:p w14:paraId="60D75B7B">
            <w:pPr>
              <w:keepNext/>
              <w:spacing w:before="20" w:after="20" w:line="260" w:lineRule="exact"/>
              <w:ind w:firstLine="0" w:firstLineChars="0"/>
              <w:jc w:val="center"/>
            </w:pPr>
            <w:r>
              <w:rPr>
                <w:rFonts w:ascii="Times New Roman" w:hAnsi="Times New Roman" w:eastAsia="宋体"/>
                <w:b w:val="0"/>
                <w:sz w:val="18"/>
              </w:rPr>
              <w:t>49.30/106.00</w:t>
            </w:r>
          </w:p>
        </w:tc>
        <w:tc>
          <w:tcPr>
            <w:tcW w:w="1205" w:type="dxa"/>
            <w:tcMar>
              <w:left w:w="70" w:type="dxa"/>
              <w:right w:w="70" w:type="dxa"/>
            </w:tcMar>
            <w:vAlign w:val="center"/>
          </w:tcPr>
          <w:p w14:paraId="12E4E78C">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160FED6">
            <w:pPr>
              <w:keepNext/>
              <w:spacing w:before="20" w:after="20" w:line="260" w:lineRule="exact"/>
              <w:ind w:firstLine="0" w:firstLineChars="0"/>
              <w:jc w:val="center"/>
            </w:pPr>
            <w:r>
              <w:rPr>
                <w:rFonts w:ascii="Times New Roman" w:hAnsi="Times New Roman" w:eastAsia="宋体"/>
                <w:b w:val="0"/>
                <w:sz w:val="18"/>
              </w:rPr>
              <w:t>37.08</w:t>
            </w:r>
          </w:p>
        </w:tc>
        <w:tc>
          <w:tcPr>
            <w:tcW w:w="1265" w:type="dxa"/>
            <w:tcMar>
              <w:left w:w="70" w:type="dxa"/>
              <w:right w:w="70" w:type="dxa"/>
            </w:tcMar>
            <w:vAlign w:val="center"/>
          </w:tcPr>
          <w:p w14:paraId="04F8E095">
            <w:pPr>
              <w:keepNext/>
              <w:spacing w:before="20" w:after="20" w:line="260" w:lineRule="exact"/>
              <w:ind w:firstLine="0" w:firstLineChars="0"/>
              <w:jc w:val="center"/>
            </w:pPr>
            <w:r>
              <w:rPr>
                <w:rFonts w:ascii="Times New Roman" w:hAnsi="Times New Roman" w:eastAsia="宋体"/>
                <w:b w:val="0"/>
                <w:sz w:val="18"/>
              </w:rPr>
              <w:t>69.02</w:t>
            </w:r>
          </w:p>
        </w:tc>
      </w:tr>
      <w:tr w14:paraId="28A268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C2E8258">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46F60EC">
            <w:pPr>
              <w:keepNext w:val="0"/>
              <w:spacing w:before="20" w:after="20" w:line="260" w:lineRule="exact"/>
              <w:ind w:firstLine="0" w:firstLineChars="0"/>
              <w:jc w:val="center"/>
            </w:pPr>
            <w:r>
              <w:rPr>
                <w:rFonts w:ascii="Times New Roman" w:hAnsi="Times New Roman" w:eastAsia="宋体"/>
                <w:b w:val="0"/>
                <w:sz w:val="18"/>
              </w:rPr>
              <w:t>31.50+31.50</w:t>
            </w:r>
          </w:p>
        </w:tc>
        <w:tc>
          <w:tcPr>
            <w:tcW w:w="1686" w:type="dxa"/>
            <w:tcMar>
              <w:left w:w="70" w:type="dxa"/>
              <w:right w:w="70" w:type="dxa"/>
            </w:tcMar>
            <w:vAlign w:val="center"/>
          </w:tcPr>
          <w:p w14:paraId="2EB27356">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403400E">
            <w:pPr>
              <w:keepNext w:val="0"/>
              <w:spacing w:before="20" w:after="20" w:line="260" w:lineRule="exact"/>
              <w:ind w:firstLine="0" w:firstLineChars="0"/>
              <w:jc w:val="center"/>
            </w:pPr>
            <w:r>
              <w:rPr>
                <w:rFonts w:ascii="Times New Roman" w:hAnsi="Times New Roman" w:eastAsia="宋体"/>
                <w:b w:val="0"/>
                <w:sz w:val="18"/>
              </w:rPr>
              <w:t>2.01</w:t>
            </w:r>
          </w:p>
        </w:tc>
        <w:tc>
          <w:tcPr>
            <w:tcW w:w="1205" w:type="dxa"/>
            <w:tcMar>
              <w:left w:w="70" w:type="dxa"/>
              <w:right w:w="70" w:type="dxa"/>
            </w:tcMar>
            <w:vAlign w:val="center"/>
          </w:tcPr>
          <w:p w14:paraId="7A731C10">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92975B1">
            <w:pPr>
              <w:keepNext w:val="0"/>
              <w:spacing w:before="20" w:after="20" w:line="260" w:lineRule="exact"/>
              <w:ind w:firstLine="0" w:firstLineChars="0"/>
              <w:jc w:val="center"/>
            </w:pPr>
            <w:r>
              <w:rPr>
                <w:rFonts w:ascii="Times New Roman" w:hAnsi="Times New Roman" w:eastAsia="宋体"/>
                <w:b w:val="0"/>
                <w:sz w:val="18"/>
              </w:rPr>
              <w:t>29.92</w:t>
            </w:r>
          </w:p>
        </w:tc>
      </w:tr>
    </w:tbl>
    <w:p w14:paraId="05335B63">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从建设时序看，第1—4年公用主变总容量依次为51.50、63.00、63.00、63.00 MVA；转接后正向负荷由第1年的19.00 MW变为第4年的29.92 MW。该站在规划期内同时承担过负荷转出和承接任务，站间安排随各年容量需求调整。第4年退出最大一台主变后，剩余主变容量为31.50 MVA，按功率因数折算并计入相应持续时间的储能放电功率，正向容量余量为0.00 MW。</w:t>
      </w:r>
    </w:p>
    <w:p w14:paraId="54CC7993">
      <w:pPr>
        <w:pStyle w:val="7"/>
        <w:keepNext/>
        <w:numPr>
          <w:ilvl w:val="0"/>
          <w:numId w:val="0"/>
        </w:numPr>
        <w:spacing w:before="160" w:after="120" w:line="360" w:lineRule="exact"/>
        <w:ind w:firstLine="0"/>
      </w:pPr>
      <w:bookmarkStart w:id="204" w:name="bdz-00026站规划分析"/>
      <w:r>
        <w:rPr>
          <w:rFonts w:ascii="Times New Roman" w:hAnsi="Times New Roman" w:eastAsia="方正仿宋_GBK"/>
          <w:b/>
          <w:sz w:val="24"/>
        </w:rPr>
        <w:t>BDZ-00026站规划分析</w:t>
      </w:r>
      <w:bookmarkEnd w:id="204"/>
    </w:p>
    <w:p w14:paraId="0E4A6529">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MVA，规划第4年转接前最大正向、反向净负荷分别为96.09 MW和18.83 MW，正向95%峰值持续时间为3.00 h。弹性方案第1年扩建50 MVA主变。</w:t>
      </w:r>
    </w:p>
    <w:p w14:paraId="78333BCF">
      <w:pPr>
        <w:pStyle w:val="2"/>
        <w:widowControl/>
        <w:spacing w:before="0" w:after="0" w:line="348" w:lineRule="exact"/>
        <w:ind w:firstLine="480"/>
        <w:jc w:val="both"/>
      </w:pPr>
      <w:r>
        <w:rPr>
          <w:rFonts w:ascii="Times New Roman" w:hAnsi="Times New Roman" w:eastAsia="方正仿宋_GBK"/>
          <w:b w:val="0"/>
          <w:sz w:val="24"/>
        </w:rPr>
        <w:t>第4年转出20.09 MW、承接0.00 MW后，正向校核负荷为76.00 MW。负荷转出降低正向需求，同时将反向校核上界提高至38.92 MW，配置按两个方向共同确定。刚性方案第4年公用主变总容量为130.00 MVA，储能为0.10 MW；弹性方案相应为130.00 MVA和0.00 MW。弹性方案储能功率减少0.10 MW。</w:t>
      </w:r>
    </w:p>
    <w:p w14:paraId="3D98107E">
      <w:pPr>
        <w:pStyle w:val="2"/>
        <w:keepNext/>
        <w:spacing w:before="120" w:after="80" w:line="280" w:lineRule="exact"/>
        <w:ind w:firstLine="0"/>
        <w:jc w:val="center"/>
      </w:pPr>
      <w:r>
        <w:rPr>
          <w:rFonts w:ascii="Times New Roman" w:hAnsi="Times New Roman" w:eastAsia="宋体"/>
          <w:b w:val="0"/>
          <w:sz w:val="21"/>
        </w:rPr>
        <w:t>表5-17 BDZ-00026站第4年配置与负荷转接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69769C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3475AE36">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B1B3457">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3496EB44">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1D63579">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7BCEB7CC">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6E416D3">
            <w:pPr>
              <w:keepNext/>
              <w:spacing w:before="20" w:after="20" w:line="260" w:lineRule="exact"/>
              <w:ind w:firstLine="0" w:firstLineChars="0"/>
              <w:jc w:val="center"/>
            </w:pPr>
            <w:r>
              <w:rPr>
                <w:rFonts w:ascii="Times New Roman" w:hAnsi="Times New Roman" w:eastAsia="宋体"/>
                <w:b/>
                <w:sz w:val="18"/>
              </w:rPr>
              <w:t>转接后正向净负荷/MW</w:t>
            </w:r>
          </w:p>
        </w:tc>
      </w:tr>
      <w:tr w14:paraId="1F1419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CF75B6E">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4563BD0">
            <w:pPr>
              <w:keepNext/>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32649707">
            <w:pPr>
              <w:keepNext/>
              <w:spacing w:before="20" w:after="20" w:line="260" w:lineRule="exact"/>
              <w:ind w:firstLine="0" w:firstLineChars="0"/>
              <w:jc w:val="center"/>
            </w:pPr>
            <w:r>
              <w:rPr>
                <w:rFonts w:ascii="Times New Roman" w:hAnsi="Times New Roman" w:eastAsia="宋体"/>
                <w:b w:val="0"/>
                <w:sz w:val="18"/>
              </w:rPr>
              <w:t>0.10/0.21</w:t>
            </w:r>
          </w:p>
        </w:tc>
        <w:tc>
          <w:tcPr>
            <w:tcW w:w="1205" w:type="dxa"/>
            <w:tcMar>
              <w:left w:w="70" w:type="dxa"/>
              <w:right w:w="70" w:type="dxa"/>
            </w:tcMar>
            <w:vAlign w:val="center"/>
          </w:tcPr>
          <w:p w14:paraId="1AB54528">
            <w:pPr>
              <w:keepNext/>
              <w:spacing w:before="20" w:after="20" w:line="260" w:lineRule="exact"/>
              <w:ind w:firstLine="0" w:firstLineChars="0"/>
              <w:jc w:val="center"/>
            </w:pPr>
            <w:r>
              <w:rPr>
                <w:rFonts w:ascii="Times New Roman" w:hAnsi="Times New Roman" w:eastAsia="宋体"/>
                <w:b w:val="0"/>
                <w:sz w:val="18"/>
              </w:rPr>
              <w:t>20.02</w:t>
            </w:r>
          </w:p>
        </w:tc>
        <w:tc>
          <w:tcPr>
            <w:tcW w:w="1205" w:type="dxa"/>
            <w:tcMar>
              <w:left w:w="70" w:type="dxa"/>
              <w:right w:w="70" w:type="dxa"/>
            </w:tcMar>
            <w:vAlign w:val="center"/>
          </w:tcPr>
          <w:p w14:paraId="2F23D55E">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4AC79EFE">
            <w:pPr>
              <w:keepNext/>
              <w:spacing w:before="20" w:after="20" w:line="260" w:lineRule="exact"/>
              <w:ind w:firstLine="0" w:firstLineChars="0"/>
              <w:jc w:val="center"/>
            </w:pPr>
            <w:r>
              <w:rPr>
                <w:rFonts w:ascii="Times New Roman" w:hAnsi="Times New Roman" w:eastAsia="宋体"/>
                <w:b w:val="0"/>
                <w:sz w:val="18"/>
              </w:rPr>
              <w:t>76.07</w:t>
            </w:r>
          </w:p>
        </w:tc>
      </w:tr>
      <w:tr w14:paraId="5C35E3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7B8BC13">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7DE8D49">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66052962">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46FB2F5">
            <w:pPr>
              <w:keepNext w:val="0"/>
              <w:spacing w:before="20" w:after="20" w:line="260" w:lineRule="exact"/>
              <w:ind w:firstLine="0" w:firstLineChars="0"/>
              <w:jc w:val="center"/>
            </w:pPr>
            <w:r>
              <w:rPr>
                <w:rFonts w:ascii="Times New Roman" w:hAnsi="Times New Roman" w:eastAsia="宋体"/>
                <w:b w:val="0"/>
                <w:sz w:val="18"/>
              </w:rPr>
              <w:t>20.09</w:t>
            </w:r>
          </w:p>
        </w:tc>
        <w:tc>
          <w:tcPr>
            <w:tcW w:w="1205" w:type="dxa"/>
            <w:tcMar>
              <w:left w:w="70" w:type="dxa"/>
              <w:right w:w="70" w:type="dxa"/>
            </w:tcMar>
            <w:vAlign w:val="center"/>
          </w:tcPr>
          <w:p w14:paraId="7715A013">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784B406">
            <w:pPr>
              <w:keepNext w:val="0"/>
              <w:spacing w:before="20" w:after="20" w:line="260" w:lineRule="exact"/>
              <w:ind w:firstLine="0" w:firstLineChars="0"/>
              <w:jc w:val="center"/>
            </w:pPr>
            <w:r>
              <w:rPr>
                <w:rFonts w:ascii="Times New Roman" w:hAnsi="Times New Roman" w:eastAsia="宋体"/>
                <w:b w:val="0"/>
                <w:sz w:val="18"/>
              </w:rPr>
              <w:t>76.00</w:t>
            </w:r>
          </w:p>
        </w:tc>
      </w:tr>
    </w:tbl>
    <w:p w14:paraId="29F8D56C">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MW。四年均以转出负荷为主，第1年和第4年分别转出0.12 MW和20.09 MW，邻站承接是本站供电安排的重要组成。第4年退出最大一台主变后，剩余主变容量为80.00 MVA，按功率因数折算并计入相应持续时间的储能放电功率，正向容量余量为0.00 MW。</w:t>
      </w:r>
    </w:p>
    <w:p w14:paraId="2ED5C923">
      <w:pPr>
        <w:pStyle w:val="7"/>
        <w:keepNext/>
        <w:numPr>
          <w:ilvl w:val="0"/>
          <w:numId w:val="0"/>
        </w:numPr>
        <w:spacing w:before="160" w:after="120" w:line="360" w:lineRule="exact"/>
        <w:ind w:firstLine="0"/>
      </w:pPr>
      <w:bookmarkStart w:id="205" w:name="bdz-00027站规划分析"/>
      <w:r>
        <w:rPr>
          <w:rFonts w:ascii="Times New Roman" w:hAnsi="Times New Roman" w:eastAsia="方正仿宋_GBK"/>
          <w:b/>
          <w:sz w:val="24"/>
        </w:rPr>
        <w:t>BDZ-00027站规划分析</w:t>
      </w:r>
      <w:bookmarkEnd w:id="205"/>
    </w:p>
    <w:p w14:paraId="2D7539C0">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MVA，规划第4年转接前最大正向、反向净负荷分别为62.12 MW和36.81 MW，正向95%峰值持续时间为2.00 h。弹性方案第1年扩建50 MVA主变。</w:t>
      </w:r>
    </w:p>
    <w:p w14:paraId="2C1D9250">
      <w:pPr>
        <w:pStyle w:val="2"/>
        <w:widowControl/>
        <w:spacing w:before="0" w:after="0" w:line="348" w:lineRule="exact"/>
        <w:ind w:firstLine="480"/>
        <w:jc w:val="both"/>
      </w:pPr>
      <w:r>
        <w:rPr>
          <w:rFonts w:ascii="Times New Roman" w:hAnsi="Times New Roman" w:eastAsia="方正仿宋_GBK"/>
          <w:b w:val="0"/>
          <w:sz w:val="24"/>
        </w:rPr>
        <w:t>第4年承接4.38 MW，正向校核负荷增至66.50 MW。该站利用相应主变容量承担片区内部负荷，接收能力按承接后的负荷进行正常运行及主变N-1校核。刚性方案第4年公用主变总容量为70.00 MVA，储能为18.10 MW；弹性方案相应为120.00 MVA和0.00 MW。弹性方案储能功率减少18.10 MW。</w:t>
      </w:r>
    </w:p>
    <w:p w14:paraId="7E51CD7A">
      <w:pPr>
        <w:pStyle w:val="2"/>
        <w:keepNext/>
        <w:spacing w:before="120" w:after="80" w:line="280" w:lineRule="exact"/>
        <w:ind w:firstLine="0"/>
        <w:jc w:val="center"/>
      </w:pPr>
      <w:r>
        <w:rPr>
          <w:rFonts w:ascii="Times New Roman" w:hAnsi="Times New Roman" w:eastAsia="宋体"/>
          <w:b w:val="0"/>
          <w:sz w:val="21"/>
        </w:rPr>
        <w:t>表5-18 BDZ-00027站第4年配置与负荷转接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D3778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75E4382E">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2F8066D8">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4CE1DE24">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56C73D7A">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1FE262A9">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41FC6F67">
            <w:pPr>
              <w:keepNext/>
              <w:spacing w:before="20" w:after="20" w:line="260" w:lineRule="exact"/>
              <w:ind w:firstLine="0" w:firstLineChars="0"/>
              <w:jc w:val="center"/>
            </w:pPr>
            <w:r>
              <w:rPr>
                <w:rFonts w:ascii="Times New Roman" w:hAnsi="Times New Roman" w:eastAsia="宋体"/>
                <w:b/>
                <w:sz w:val="18"/>
              </w:rPr>
              <w:t>转接后正向净负荷/MW</w:t>
            </w:r>
          </w:p>
        </w:tc>
      </w:tr>
      <w:tr w14:paraId="67AE12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2B8A67B">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E3B9658">
            <w:pPr>
              <w:keepNext/>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0E2BF23D">
            <w:pPr>
              <w:keepNext/>
              <w:spacing w:before="20" w:after="20" w:line="260" w:lineRule="exact"/>
              <w:ind w:firstLine="0" w:firstLineChars="0"/>
              <w:jc w:val="center"/>
            </w:pPr>
            <w:r>
              <w:rPr>
                <w:rFonts w:ascii="Times New Roman" w:hAnsi="Times New Roman" w:eastAsia="宋体"/>
                <w:b w:val="0"/>
                <w:sz w:val="18"/>
              </w:rPr>
              <w:t>18.10/38.91</w:t>
            </w:r>
          </w:p>
        </w:tc>
        <w:tc>
          <w:tcPr>
            <w:tcW w:w="1205" w:type="dxa"/>
            <w:tcMar>
              <w:left w:w="70" w:type="dxa"/>
              <w:right w:w="70" w:type="dxa"/>
            </w:tcMar>
            <w:vAlign w:val="center"/>
          </w:tcPr>
          <w:p w14:paraId="17E2DA9A">
            <w:pPr>
              <w:keepNext/>
              <w:spacing w:before="20" w:after="20" w:line="260" w:lineRule="exact"/>
              <w:ind w:firstLine="0" w:firstLineChars="0"/>
              <w:jc w:val="center"/>
            </w:pPr>
            <w:r>
              <w:rPr>
                <w:rFonts w:ascii="Times New Roman" w:hAnsi="Times New Roman" w:eastAsia="宋体"/>
                <w:b w:val="0"/>
                <w:sz w:val="18"/>
              </w:rPr>
              <w:t>25.02</w:t>
            </w:r>
          </w:p>
        </w:tc>
        <w:tc>
          <w:tcPr>
            <w:tcW w:w="1205" w:type="dxa"/>
            <w:tcMar>
              <w:left w:w="70" w:type="dxa"/>
              <w:right w:w="70" w:type="dxa"/>
            </w:tcMar>
            <w:vAlign w:val="center"/>
          </w:tcPr>
          <w:p w14:paraId="74D4336C">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091593B">
            <w:pPr>
              <w:keepNext/>
              <w:spacing w:before="20" w:after="20" w:line="260" w:lineRule="exact"/>
              <w:ind w:firstLine="0" w:firstLineChars="0"/>
              <w:jc w:val="center"/>
            </w:pPr>
            <w:r>
              <w:rPr>
                <w:rFonts w:ascii="Times New Roman" w:hAnsi="Times New Roman" w:eastAsia="宋体"/>
                <w:b w:val="0"/>
                <w:sz w:val="18"/>
              </w:rPr>
              <w:t>37.10</w:t>
            </w:r>
          </w:p>
        </w:tc>
      </w:tr>
      <w:tr w14:paraId="6FC33B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E56C1D6">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46B3F6E">
            <w:pPr>
              <w:keepNext w:val="0"/>
              <w:spacing w:before="20" w:after="20" w:line="260" w:lineRule="exact"/>
              <w:ind w:firstLine="0" w:firstLineChars="0"/>
              <w:jc w:val="center"/>
            </w:pPr>
            <w:r>
              <w:rPr>
                <w:rFonts w:ascii="Times New Roman" w:hAnsi="Times New Roman" w:eastAsia="宋体"/>
                <w:b w:val="0"/>
                <w:sz w:val="18"/>
              </w:rPr>
              <w:t>20.00+50.00+50.00</w:t>
            </w:r>
          </w:p>
        </w:tc>
        <w:tc>
          <w:tcPr>
            <w:tcW w:w="1686" w:type="dxa"/>
            <w:tcMar>
              <w:left w:w="70" w:type="dxa"/>
              <w:right w:w="70" w:type="dxa"/>
            </w:tcMar>
            <w:vAlign w:val="center"/>
          </w:tcPr>
          <w:p w14:paraId="76EF1883">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4323275">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152ED6C6">
            <w:pPr>
              <w:keepNext w:val="0"/>
              <w:spacing w:before="20" w:after="20" w:line="260" w:lineRule="exact"/>
              <w:ind w:firstLine="0" w:firstLineChars="0"/>
              <w:jc w:val="center"/>
            </w:pPr>
            <w:r>
              <w:rPr>
                <w:rFonts w:ascii="Times New Roman" w:hAnsi="Times New Roman" w:eastAsia="宋体"/>
                <w:b w:val="0"/>
                <w:sz w:val="18"/>
              </w:rPr>
              <w:t>4.38</w:t>
            </w:r>
          </w:p>
        </w:tc>
        <w:tc>
          <w:tcPr>
            <w:tcW w:w="1265" w:type="dxa"/>
            <w:tcMar>
              <w:left w:w="70" w:type="dxa"/>
              <w:right w:w="70" w:type="dxa"/>
            </w:tcMar>
            <w:vAlign w:val="center"/>
          </w:tcPr>
          <w:p w14:paraId="41769528">
            <w:pPr>
              <w:keepNext w:val="0"/>
              <w:spacing w:before="20" w:after="20" w:line="260" w:lineRule="exact"/>
              <w:ind w:firstLine="0" w:firstLineChars="0"/>
              <w:jc w:val="center"/>
            </w:pPr>
            <w:r>
              <w:rPr>
                <w:rFonts w:ascii="Times New Roman" w:hAnsi="Times New Roman" w:eastAsia="宋体"/>
                <w:b w:val="0"/>
                <w:sz w:val="18"/>
              </w:rPr>
              <w:t>66.50</w:t>
            </w:r>
          </w:p>
        </w:tc>
      </w:tr>
    </w:tbl>
    <w:p w14:paraId="0AFD5CAA">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从建设时序看，第1—4年公用主变总容量依次为120.00、120.00、120.00、120.00 MVA；转接后正向负荷由第1年的57.52 MW变为第4年的66.50 MW。四年均以承接负荷为主，第1年和第4年净承接分别为8.31 MW和4.38 MW，主变配置同时服务于本站及片区转入负荷。第4年退出最大一台主变后，剩余主变容量为70.00 MVA，按功率因数折算并计入相应持续时间的储能放电功率，正向容量余量为0.00 MW。</w:t>
      </w:r>
    </w:p>
    <w:p w14:paraId="01CD301E">
      <w:pPr>
        <w:pStyle w:val="7"/>
        <w:keepNext/>
        <w:numPr>
          <w:ilvl w:val="0"/>
          <w:numId w:val="0"/>
        </w:numPr>
        <w:spacing w:before="160" w:after="120" w:line="360" w:lineRule="exact"/>
        <w:ind w:firstLine="0"/>
      </w:pPr>
      <w:bookmarkStart w:id="206" w:name="bdz-00028站规划分析"/>
      <w:r>
        <w:rPr>
          <w:rFonts w:ascii="Times New Roman" w:hAnsi="Times New Roman" w:eastAsia="方正仿宋_GBK"/>
          <w:b/>
          <w:sz w:val="24"/>
        </w:rPr>
        <w:t>BDZ-00028站规划分析</w:t>
      </w:r>
      <w:bookmarkEnd w:id="206"/>
    </w:p>
    <w:p w14:paraId="2EC52FF2">
      <w:pPr>
        <w:pStyle w:val="115"/>
        <w:widowControl/>
        <w:spacing w:before="0" w:after="0" w:line="348" w:lineRule="exact"/>
        <w:ind w:firstLine="480"/>
        <w:jc w:val="both"/>
      </w:pPr>
      <w:r>
        <w:rPr>
          <w:rFonts w:ascii="Times New Roman" w:hAnsi="Times New Roman" w:eastAsia="方正仿宋_GBK"/>
          <w:b w:val="0"/>
          <w:sz w:val="24"/>
        </w:rPr>
        <w:t>该站基期主变配置为31.50+80.00 MVA，规划第4年转接前最大正向、反向净负荷分别为108.09 MW和0.00 MW，正向95%峰值持续时间为3.00 h。弹性方案第1年实施主变增容，新购容量63.00 MVA。</w:t>
      </w:r>
    </w:p>
    <w:p w14:paraId="058D773E">
      <w:pPr>
        <w:pStyle w:val="2"/>
        <w:widowControl/>
        <w:spacing w:before="0" w:after="0" w:line="348" w:lineRule="exact"/>
        <w:ind w:firstLine="480"/>
        <w:jc w:val="both"/>
      </w:pPr>
      <w:r>
        <w:rPr>
          <w:rFonts w:ascii="Times New Roman" w:hAnsi="Times New Roman" w:eastAsia="方正仿宋_GBK"/>
          <w:b w:val="0"/>
          <w:sz w:val="24"/>
        </w:rPr>
        <w:t>第4年转出48.24 MW、承接0.00 MW后，正向校核负荷为59.85 MW。负荷转出降低正向需求，同时将反向校核上界提高至48.24 MW，配置按两个方向共同确定。刚性方案第4年公用主变总容量为143.00 MVA，储能为0.00 MW；弹性方案相应为143.00 MVA和0.00 MW。两类方案的本站公用主变总容量相同。</w:t>
      </w:r>
    </w:p>
    <w:p w14:paraId="4C7CAEAE">
      <w:pPr>
        <w:pStyle w:val="2"/>
        <w:keepNext/>
        <w:spacing w:before="120" w:after="80" w:line="280" w:lineRule="exact"/>
        <w:ind w:firstLine="0"/>
        <w:jc w:val="center"/>
      </w:pPr>
      <w:r>
        <w:rPr>
          <w:rFonts w:ascii="Times New Roman" w:hAnsi="Times New Roman" w:eastAsia="宋体"/>
          <w:b w:val="0"/>
          <w:sz w:val="21"/>
        </w:rPr>
        <w:t>表5-19 BDZ-00028站第4年配置与负荷转接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5F1E3C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1CC05133">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D708288">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0F8F578">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93E616F">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6A9C290">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3E0E38A">
            <w:pPr>
              <w:keepNext/>
              <w:spacing w:before="20" w:after="20" w:line="260" w:lineRule="exact"/>
              <w:ind w:firstLine="0" w:firstLineChars="0"/>
              <w:jc w:val="center"/>
            </w:pPr>
            <w:r>
              <w:rPr>
                <w:rFonts w:ascii="Times New Roman" w:hAnsi="Times New Roman" w:eastAsia="宋体"/>
                <w:b/>
                <w:sz w:val="18"/>
              </w:rPr>
              <w:t>转接后正向净负荷/MW</w:t>
            </w:r>
          </w:p>
        </w:tc>
      </w:tr>
      <w:tr w14:paraId="4D94F6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7B687FD">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436C966">
            <w:pPr>
              <w:keepNext/>
              <w:spacing w:before="20" w:after="20" w:line="260" w:lineRule="exact"/>
              <w:ind w:firstLine="0" w:firstLineChars="0"/>
              <w:jc w:val="center"/>
            </w:pPr>
            <w:r>
              <w:rPr>
                <w:rFonts w:ascii="Times New Roman" w:hAnsi="Times New Roman" w:eastAsia="宋体"/>
                <w:b w:val="0"/>
                <w:sz w:val="18"/>
              </w:rPr>
              <w:t>63.00+80.00</w:t>
            </w:r>
          </w:p>
        </w:tc>
        <w:tc>
          <w:tcPr>
            <w:tcW w:w="1686" w:type="dxa"/>
            <w:tcMar>
              <w:left w:w="70" w:type="dxa"/>
              <w:right w:w="70" w:type="dxa"/>
            </w:tcMar>
            <w:vAlign w:val="center"/>
          </w:tcPr>
          <w:p w14:paraId="6684F9E1">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F73980C">
            <w:pPr>
              <w:keepNext/>
              <w:spacing w:before="20" w:after="20" w:line="260" w:lineRule="exact"/>
              <w:ind w:firstLine="0" w:firstLineChars="0"/>
              <w:jc w:val="center"/>
            </w:pPr>
            <w:r>
              <w:rPr>
                <w:rFonts w:ascii="Times New Roman" w:hAnsi="Times New Roman" w:eastAsia="宋体"/>
                <w:b w:val="0"/>
                <w:sz w:val="18"/>
              </w:rPr>
              <w:t>48.24</w:t>
            </w:r>
          </w:p>
        </w:tc>
        <w:tc>
          <w:tcPr>
            <w:tcW w:w="1205" w:type="dxa"/>
            <w:tcMar>
              <w:left w:w="70" w:type="dxa"/>
              <w:right w:w="70" w:type="dxa"/>
            </w:tcMar>
            <w:vAlign w:val="center"/>
          </w:tcPr>
          <w:p w14:paraId="76C31BDD">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899491D">
            <w:pPr>
              <w:keepNext/>
              <w:spacing w:before="20" w:after="20" w:line="260" w:lineRule="exact"/>
              <w:ind w:firstLine="0" w:firstLineChars="0"/>
              <w:jc w:val="center"/>
            </w:pPr>
            <w:r>
              <w:rPr>
                <w:rFonts w:ascii="Times New Roman" w:hAnsi="Times New Roman" w:eastAsia="宋体"/>
                <w:b w:val="0"/>
                <w:sz w:val="18"/>
              </w:rPr>
              <w:t>59.85</w:t>
            </w:r>
          </w:p>
        </w:tc>
      </w:tr>
      <w:tr w14:paraId="674DA9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A569119">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4FBB108">
            <w:pPr>
              <w:keepNext w:val="0"/>
              <w:spacing w:before="20" w:after="20" w:line="260" w:lineRule="exact"/>
              <w:ind w:firstLine="0" w:firstLineChars="0"/>
              <w:jc w:val="center"/>
            </w:pPr>
            <w:r>
              <w:rPr>
                <w:rFonts w:ascii="Times New Roman" w:hAnsi="Times New Roman" w:eastAsia="宋体"/>
                <w:b w:val="0"/>
                <w:sz w:val="18"/>
              </w:rPr>
              <w:t>63.00+80.00</w:t>
            </w:r>
          </w:p>
        </w:tc>
        <w:tc>
          <w:tcPr>
            <w:tcW w:w="1686" w:type="dxa"/>
            <w:tcMar>
              <w:left w:w="70" w:type="dxa"/>
              <w:right w:w="70" w:type="dxa"/>
            </w:tcMar>
            <w:vAlign w:val="center"/>
          </w:tcPr>
          <w:p w14:paraId="152E18FC">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7CC564E">
            <w:pPr>
              <w:keepNext w:val="0"/>
              <w:spacing w:before="20" w:after="20" w:line="260" w:lineRule="exact"/>
              <w:ind w:firstLine="0" w:firstLineChars="0"/>
              <w:jc w:val="center"/>
            </w:pPr>
            <w:r>
              <w:rPr>
                <w:rFonts w:ascii="Times New Roman" w:hAnsi="Times New Roman" w:eastAsia="宋体"/>
                <w:b w:val="0"/>
                <w:sz w:val="18"/>
              </w:rPr>
              <w:t>48.24</w:t>
            </w:r>
          </w:p>
        </w:tc>
        <w:tc>
          <w:tcPr>
            <w:tcW w:w="1205" w:type="dxa"/>
            <w:tcMar>
              <w:left w:w="70" w:type="dxa"/>
              <w:right w:w="70" w:type="dxa"/>
            </w:tcMar>
            <w:vAlign w:val="center"/>
          </w:tcPr>
          <w:p w14:paraId="5A1CF9EE">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552E66B">
            <w:pPr>
              <w:keepNext w:val="0"/>
              <w:spacing w:before="20" w:after="20" w:line="260" w:lineRule="exact"/>
              <w:ind w:firstLine="0" w:firstLineChars="0"/>
              <w:jc w:val="center"/>
            </w:pPr>
            <w:r>
              <w:rPr>
                <w:rFonts w:ascii="Times New Roman" w:hAnsi="Times New Roman" w:eastAsia="宋体"/>
                <w:b w:val="0"/>
                <w:sz w:val="18"/>
              </w:rPr>
              <w:t>59.85</w:t>
            </w:r>
          </w:p>
        </w:tc>
      </w:tr>
    </w:tbl>
    <w:p w14:paraId="58273A4F">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从建设时序看，第1—4年公用主变总容量依次为143.00、143.00、143.00、143.00 MVA；转接后正向负荷由第1年的59.85 MW变为第4年的59.85 MW。四年均以转出负荷为主，第1年和第4年分别转出25.78 MW和48.24 MW，邻站承接是本站供电安排的重要组成。第4年退出最大一台主变后，剩余主变容量为63.00 MVA，按功率因数折算并计入相应持续时间的储能放电功率，正向容量余量为0.00 MW。</w:t>
      </w:r>
    </w:p>
    <w:p w14:paraId="3B13A96F">
      <w:pPr>
        <w:pStyle w:val="7"/>
        <w:keepNext/>
        <w:numPr>
          <w:ilvl w:val="0"/>
          <w:numId w:val="0"/>
        </w:numPr>
        <w:spacing w:before="160" w:after="120" w:line="360" w:lineRule="exact"/>
        <w:ind w:firstLine="0"/>
      </w:pPr>
      <w:bookmarkStart w:id="207" w:name="bdz-00031站规划分析"/>
      <w:r>
        <w:rPr>
          <w:rFonts w:ascii="Times New Roman" w:hAnsi="Times New Roman" w:eastAsia="方正仿宋_GBK"/>
          <w:b/>
          <w:sz w:val="24"/>
        </w:rPr>
        <w:t>BDZ-00031站规划分析</w:t>
      </w:r>
      <w:bookmarkEnd w:id="207"/>
    </w:p>
    <w:p w14:paraId="457AA593">
      <w:pPr>
        <w:pStyle w:val="115"/>
        <w:widowControl/>
        <w:spacing w:before="0" w:after="0" w:line="348" w:lineRule="exact"/>
        <w:ind w:firstLine="480"/>
        <w:jc w:val="both"/>
      </w:pPr>
      <w:r>
        <w:rPr>
          <w:rFonts w:ascii="Times New Roman" w:hAnsi="Times New Roman" w:eastAsia="方正仿宋_GBK"/>
          <w:b w:val="0"/>
          <w:sz w:val="24"/>
        </w:rPr>
        <w:t>该站基期主变配置为31.50+40.00 MVA，规划第4年转接前最大正向、反向净负荷分别为41.63 MW和30.82 MW，正向95%峰值持续时间为3.00 h。弹性方案第4年扩建50 MVA主变。</w:t>
      </w:r>
    </w:p>
    <w:p w14:paraId="378B6802">
      <w:pPr>
        <w:pStyle w:val="2"/>
        <w:widowControl/>
        <w:spacing w:before="0" w:after="0" w:line="348" w:lineRule="exact"/>
        <w:ind w:firstLine="480"/>
        <w:jc w:val="both"/>
      </w:pPr>
      <w:r>
        <w:rPr>
          <w:rFonts w:ascii="Times New Roman" w:hAnsi="Times New Roman" w:eastAsia="方正仿宋_GBK"/>
          <w:b w:val="0"/>
          <w:sz w:val="24"/>
        </w:rPr>
        <w:t>第4年承接26.29 MW，正向校核负荷增至67.93 MW。该站利用相应主变容量承担片区内部负荷，接收能力按承接后的负荷进行正常运行及主变N-1校核。刚性方案第4年公用主变总容量为71.50 MVA，储能为0.00 MW；弹性方案相应为121.50 MVA和0.00 MW。弹性方案增加主变容量，为本站或片区承接负荷提供支撑。</w:t>
      </w:r>
    </w:p>
    <w:p w14:paraId="64F67A18">
      <w:pPr>
        <w:pStyle w:val="2"/>
        <w:keepNext/>
        <w:spacing w:before="120" w:after="80" w:line="280" w:lineRule="exact"/>
        <w:ind w:firstLine="0"/>
        <w:jc w:val="center"/>
      </w:pPr>
      <w:r>
        <w:rPr>
          <w:rFonts w:ascii="Times New Roman" w:hAnsi="Times New Roman" w:eastAsia="宋体"/>
          <w:b w:val="0"/>
          <w:sz w:val="21"/>
        </w:rPr>
        <w:t>表5-20 BDZ-00031站第4年配置与负荷转接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4E83E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9EDAF53">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6CBE24CA">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2257E5DE">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B056FF6">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E4C795D">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188FF7E4">
            <w:pPr>
              <w:keepNext/>
              <w:spacing w:before="20" w:after="20" w:line="260" w:lineRule="exact"/>
              <w:ind w:firstLine="0" w:firstLineChars="0"/>
              <w:jc w:val="center"/>
            </w:pPr>
            <w:r>
              <w:rPr>
                <w:rFonts w:ascii="Times New Roman" w:hAnsi="Times New Roman" w:eastAsia="宋体"/>
                <w:b/>
                <w:sz w:val="18"/>
              </w:rPr>
              <w:t>转接后正向净负荷/MW</w:t>
            </w:r>
          </w:p>
        </w:tc>
      </w:tr>
      <w:tr w14:paraId="31762D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783" w:type="dxa"/>
            <w:tcMar>
              <w:left w:w="70" w:type="dxa"/>
              <w:right w:w="70" w:type="dxa"/>
            </w:tcMar>
            <w:vAlign w:val="center"/>
          </w:tcPr>
          <w:p w14:paraId="6DE7398B">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C79C2E5">
            <w:pPr>
              <w:keepNext/>
              <w:spacing w:before="20" w:after="20" w:line="260" w:lineRule="exact"/>
              <w:ind w:firstLine="0" w:firstLineChars="0"/>
              <w:jc w:val="center"/>
            </w:pPr>
            <w:r>
              <w:rPr>
                <w:rFonts w:ascii="Times New Roman" w:hAnsi="Times New Roman" w:eastAsia="宋体"/>
                <w:b w:val="0"/>
                <w:sz w:val="18"/>
              </w:rPr>
              <w:t>31.50+40.00</w:t>
            </w:r>
          </w:p>
        </w:tc>
        <w:tc>
          <w:tcPr>
            <w:tcW w:w="1686" w:type="dxa"/>
            <w:tcMar>
              <w:left w:w="70" w:type="dxa"/>
              <w:right w:w="70" w:type="dxa"/>
            </w:tcMar>
            <w:vAlign w:val="center"/>
          </w:tcPr>
          <w:p w14:paraId="5498FDC8">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B6DD0C9">
            <w:pPr>
              <w:keepNext/>
              <w:spacing w:before="20" w:after="20" w:line="260" w:lineRule="exact"/>
              <w:ind w:firstLine="0" w:firstLineChars="0"/>
              <w:jc w:val="center"/>
            </w:pPr>
            <w:r>
              <w:rPr>
                <w:rFonts w:ascii="Times New Roman" w:hAnsi="Times New Roman" w:eastAsia="宋体"/>
                <w:b w:val="0"/>
                <w:sz w:val="18"/>
              </w:rPr>
              <w:t>11.71</w:t>
            </w:r>
          </w:p>
        </w:tc>
        <w:tc>
          <w:tcPr>
            <w:tcW w:w="1205" w:type="dxa"/>
            <w:tcMar>
              <w:left w:w="70" w:type="dxa"/>
              <w:right w:w="70" w:type="dxa"/>
            </w:tcMar>
            <w:vAlign w:val="center"/>
          </w:tcPr>
          <w:p w14:paraId="1A287DD5">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F6A8B6C">
            <w:pPr>
              <w:keepNext/>
              <w:spacing w:before="20" w:after="20" w:line="260" w:lineRule="exact"/>
              <w:ind w:firstLine="0" w:firstLineChars="0"/>
              <w:jc w:val="center"/>
            </w:pPr>
            <w:r>
              <w:rPr>
                <w:rFonts w:ascii="Times New Roman" w:hAnsi="Times New Roman" w:eastAsia="宋体"/>
                <w:b w:val="0"/>
                <w:sz w:val="18"/>
              </w:rPr>
              <w:t>29.92</w:t>
            </w:r>
          </w:p>
        </w:tc>
      </w:tr>
      <w:tr w14:paraId="543EC0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27370E3">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754F96EE">
            <w:pPr>
              <w:keepNext w:val="0"/>
              <w:spacing w:before="20" w:after="20" w:line="260" w:lineRule="exact"/>
              <w:ind w:firstLine="0" w:firstLineChars="0"/>
              <w:jc w:val="center"/>
            </w:pPr>
            <w:r>
              <w:rPr>
                <w:rFonts w:ascii="Times New Roman" w:hAnsi="Times New Roman" w:eastAsia="宋体"/>
                <w:b w:val="0"/>
                <w:sz w:val="18"/>
              </w:rPr>
              <w:t>31.50+40.00+50.00</w:t>
            </w:r>
          </w:p>
        </w:tc>
        <w:tc>
          <w:tcPr>
            <w:tcW w:w="1686" w:type="dxa"/>
            <w:tcMar>
              <w:left w:w="70" w:type="dxa"/>
              <w:right w:w="70" w:type="dxa"/>
            </w:tcMar>
            <w:vAlign w:val="center"/>
          </w:tcPr>
          <w:p w14:paraId="2A2D486E">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02731FA">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65D51B2">
            <w:pPr>
              <w:keepNext w:val="0"/>
              <w:spacing w:before="20" w:after="20" w:line="260" w:lineRule="exact"/>
              <w:ind w:firstLine="0" w:firstLineChars="0"/>
              <w:jc w:val="center"/>
            </w:pPr>
            <w:r>
              <w:rPr>
                <w:rFonts w:ascii="Times New Roman" w:hAnsi="Times New Roman" w:eastAsia="宋体"/>
                <w:b w:val="0"/>
                <w:sz w:val="18"/>
              </w:rPr>
              <w:t>26.29</w:t>
            </w:r>
          </w:p>
        </w:tc>
        <w:tc>
          <w:tcPr>
            <w:tcW w:w="1265" w:type="dxa"/>
            <w:tcMar>
              <w:left w:w="70" w:type="dxa"/>
              <w:right w:w="70" w:type="dxa"/>
            </w:tcMar>
            <w:vAlign w:val="center"/>
          </w:tcPr>
          <w:p w14:paraId="12EC6E05">
            <w:pPr>
              <w:keepNext w:val="0"/>
              <w:spacing w:before="20" w:after="20" w:line="260" w:lineRule="exact"/>
              <w:ind w:firstLine="0" w:firstLineChars="0"/>
              <w:jc w:val="center"/>
            </w:pPr>
            <w:r>
              <w:rPr>
                <w:rFonts w:ascii="Times New Roman" w:hAnsi="Times New Roman" w:eastAsia="宋体"/>
                <w:b w:val="0"/>
                <w:sz w:val="18"/>
              </w:rPr>
              <w:t>67.93</w:t>
            </w:r>
          </w:p>
        </w:tc>
      </w:tr>
    </w:tbl>
    <w:p w14:paraId="2CC18B4E">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从建设时序看，第1—4年公用主变总容量依次为71.50、71.50、71.50、121.50 MVA；转接后正向负荷由第1年的29.92 MW变为第4年的67.93 MW。该站在规划期内同时承担过负荷转出和承接任务，站间安排随各年容量需求调整。第4年退出最大一台主变后，剩余主变容量为71.50 MVA，按功率因数折算并计入相应持续时间的储能放电功率，正向容量余量为0.00 MW。</w:t>
      </w:r>
    </w:p>
    <w:p w14:paraId="7420C0FA">
      <w:pPr>
        <w:pStyle w:val="7"/>
        <w:keepNext/>
        <w:numPr>
          <w:ilvl w:val="0"/>
          <w:numId w:val="0"/>
        </w:numPr>
        <w:spacing w:before="160" w:after="120" w:line="360" w:lineRule="exact"/>
        <w:ind w:firstLine="0"/>
      </w:pPr>
      <w:bookmarkStart w:id="208" w:name="bdz-00037站规划分析"/>
      <w:r>
        <w:rPr>
          <w:rFonts w:ascii="Times New Roman" w:hAnsi="Times New Roman" w:eastAsia="方正仿宋_GBK"/>
          <w:b/>
          <w:sz w:val="24"/>
        </w:rPr>
        <w:t>BDZ-00037站规划分析</w:t>
      </w:r>
      <w:bookmarkEnd w:id="208"/>
    </w:p>
    <w:p w14:paraId="41DFC205">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MVA，规划第4年转接前最大正向、反向净负荷分别为28.74 MW和28.03 MW，正向95%峰值持续时间为2.00 h。弹性方案沿用基期主变容量，后续各年通过站间负荷转接满足容量需求。</w:t>
      </w:r>
    </w:p>
    <w:p w14:paraId="679C0E83">
      <w:pPr>
        <w:pStyle w:val="2"/>
        <w:widowControl/>
        <w:spacing w:before="0" w:after="0" w:line="348" w:lineRule="exact"/>
        <w:ind w:firstLine="480"/>
        <w:jc w:val="both"/>
      </w:pPr>
      <w:r>
        <w:rPr>
          <w:rFonts w:ascii="Times New Roman" w:hAnsi="Times New Roman" w:eastAsia="方正仿宋_GBK"/>
          <w:b w:val="0"/>
          <w:sz w:val="24"/>
        </w:rPr>
        <w:t>第4年转出9.74 MW、承接0.00 MW后，正向校核负荷为19.00 MW。负荷转出降低正向需求，同时将反向校核上界提高至37.78 MW，配置按两个方向共同确定。刚性方案第4年公用主变总容量为100.00 MVA，储能为0.00 MW；弹性方案相应为70.00 MVA和0.00 MW。弹性方案本站公用主变总容量比刚性减少30.00 MVA；区域总容量提高并不要求每座站均增加容量，本站按所列转接后负荷及主变N-1条件校核。</w:t>
      </w:r>
    </w:p>
    <w:p w14:paraId="5A53714C">
      <w:pPr>
        <w:pStyle w:val="2"/>
        <w:keepNext/>
        <w:spacing w:before="120" w:after="80" w:line="280" w:lineRule="exact"/>
        <w:ind w:firstLine="0"/>
        <w:jc w:val="center"/>
      </w:pPr>
      <w:r>
        <w:rPr>
          <w:rFonts w:ascii="Times New Roman" w:hAnsi="Times New Roman" w:eastAsia="宋体"/>
          <w:b w:val="0"/>
          <w:sz w:val="21"/>
        </w:rPr>
        <w:t>表5-21 BDZ-00037站第4年配置与负荷转接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E1563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F091135">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D00D7AB">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DB4C254">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8CC1CEF">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6AEB2096">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0F98905E">
            <w:pPr>
              <w:keepNext/>
              <w:spacing w:before="20" w:after="20" w:line="260" w:lineRule="exact"/>
              <w:ind w:firstLine="0" w:firstLineChars="0"/>
              <w:jc w:val="center"/>
            </w:pPr>
            <w:r>
              <w:rPr>
                <w:rFonts w:ascii="Times New Roman" w:hAnsi="Times New Roman" w:eastAsia="宋体"/>
                <w:b/>
                <w:sz w:val="18"/>
              </w:rPr>
              <w:t>转接后正向净负荷/MW</w:t>
            </w:r>
          </w:p>
        </w:tc>
      </w:tr>
      <w:tr w14:paraId="6241B5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671A4A4">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581F29E">
            <w:pPr>
              <w:keepNext/>
              <w:spacing w:before="20" w:after="20" w:line="260" w:lineRule="exact"/>
              <w:ind w:firstLine="0" w:firstLineChars="0"/>
              <w:jc w:val="center"/>
            </w:pPr>
            <w:r>
              <w:rPr>
                <w:rFonts w:ascii="Times New Roman" w:hAnsi="Times New Roman" w:eastAsia="宋体"/>
                <w:b w:val="0"/>
                <w:sz w:val="18"/>
              </w:rPr>
              <w:t>50.00+50.00</w:t>
            </w:r>
          </w:p>
        </w:tc>
        <w:tc>
          <w:tcPr>
            <w:tcW w:w="1686" w:type="dxa"/>
            <w:tcMar>
              <w:left w:w="70" w:type="dxa"/>
              <w:right w:w="70" w:type="dxa"/>
            </w:tcMar>
            <w:vAlign w:val="center"/>
          </w:tcPr>
          <w:p w14:paraId="3878D257">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7F939FEE">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7FF67DE8">
            <w:pPr>
              <w:keepNext/>
              <w:spacing w:before="20" w:after="20" w:line="260" w:lineRule="exact"/>
              <w:ind w:firstLine="0" w:firstLineChars="0"/>
              <w:jc w:val="center"/>
            </w:pPr>
            <w:r>
              <w:rPr>
                <w:rFonts w:ascii="Times New Roman" w:hAnsi="Times New Roman" w:eastAsia="宋体"/>
                <w:b w:val="0"/>
                <w:sz w:val="18"/>
              </w:rPr>
              <w:t>18.76</w:t>
            </w:r>
          </w:p>
        </w:tc>
        <w:tc>
          <w:tcPr>
            <w:tcW w:w="1265" w:type="dxa"/>
            <w:tcMar>
              <w:left w:w="70" w:type="dxa"/>
              <w:right w:w="70" w:type="dxa"/>
            </w:tcMar>
            <w:vAlign w:val="center"/>
          </w:tcPr>
          <w:p w14:paraId="73DB96FC">
            <w:pPr>
              <w:keepNext/>
              <w:spacing w:before="20" w:after="20" w:line="260" w:lineRule="exact"/>
              <w:ind w:firstLine="0" w:firstLineChars="0"/>
              <w:jc w:val="center"/>
            </w:pPr>
            <w:r>
              <w:rPr>
                <w:rFonts w:ascii="Times New Roman" w:hAnsi="Times New Roman" w:eastAsia="宋体"/>
                <w:b w:val="0"/>
                <w:sz w:val="18"/>
              </w:rPr>
              <w:t>47.50</w:t>
            </w:r>
          </w:p>
        </w:tc>
      </w:tr>
      <w:tr w14:paraId="15E943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78C2446">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563EDBA1">
            <w:pPr>
              <w:keepNext w:val="0"/>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25C1DF0C">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D351449">
            <w:pPr>
              <w:keepNext w:val="0"/>
              <w:spacing w:before="20" w:after="20" w:line="260" w:lineRule="exact"/>
              <w:ind w:firstLine="0" w:firstLineChars="0"/>
              <w:jc w:val="center"/>
            </w:pPr>
            <w:r>
              <w:rPr>
                <w:rFonts w:ascii="Times New Roman" w:hAnsi="Times New Roman" w:eastAsia="宋体"/>
                <w:b w:val="0"/>
                <w:sz w:val="18"/>
              </w:rPr>
              <w:t>9.74</w:t>
            </w:r>
          </w:p>
        </w:tc>
        <w:tc>
          <w:tcPr>
            <w:tcW w:w="1205" w:type="dxa"/>
            <w:tcMar>
              <w:left w:w="70" w:type="dxa"/>
              <w:right w:w="70" w:type="dxa"/>
            </w:tcMar>
            <w:vAlign w:val="center"/>
          </w:tcPr>
          <w:p w14:paraId="541827B7">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4370A4D">
            <w:pPr>
              <w:keepNext w:val="0"/>
              <w:spacing w:before="20" w:after="20" w:line="260" w:lineRule="exact"/>
              <w:ind w:firstLine="0" w:firstLineChars="0"/>
              <w:jc w:val="center"/>
            </w:pPr>
            <w:r>
              <w:rPr>
                <w:rFonts w:ascii="Times New Roman" w:hAnsi="Times New Roman" w:eastAsia="宋体"/>
                <w:b w:val="0"/>
                <w:sz w:val="18"/>
              </w:rPr>
              <w:t>19.00</w:t>
            </w:r>
          </w:p>
        </w:tc>
      </w:tr>
    </w:tbl>
    <w:p w14:paraId="13843961">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从建设时序看，第1—4年公用主变总容量依次为70.00、70.00、70.00、70.00 MVA；转接后正向负荷由第1年的19.00 MW变为第4年的19.00 MW。四年均以转出负荷为主，第1年和第4年分别转出3.77 MW和9.74 MW，邻站承接是本站供电安排的重要组成。第4年退出最大一台主变后，剩余主变容量为20.00 MVA，按功率因数折算并计入相应持续时间的储能放电功率，正向容量余量为0.00 MW。</w:t>
      </w:r>
    </w:p>
    <w:p w14:paraId="4D3E65F2">
      <w:pPr>
        <w:pStyle w:val="7"/>
        <w:keepNext/>
        <w:numPr>
          <w:ilvl w:val="0"/>
          <w:numId w:val="0"/>
        </w:numPr>
        <w:spacing w:before="160" w:after="120" w:line="360" w:lineRule="exact"/>
        <w:ind w:firstLine="0"/>
      </w:pPr>
      <w:bookmarkStart w:id="209" w:name="bdz-00048站规划分析"/>
      <w:r>
        <w:rPr>
          <w:rFonts w:ascii="Times New Roman" w:hAnsi="Times New Roman" w:eastAsia="方正仿宋_GBK"/>
          <w:b/>
          <w:sz w:val="24"/>
        </w:rPr>
        <w:t>BDZ-00048站规划分析</w:t>
      </w:r>
      <w:bookmarkEnd w:id="209"/>
    </w:p>
    <w:p w14:paraId="3A619992">
      <w:pPr>
        <w:pStyle w:val="115"/>
        <w:widowControl/>
        <w:spacing w:before="0" w:after="0" w:line="348" w:lineRule="exact"/>
        <w:ind w:firstLine="480"/>
        <w:jc w:val="both"/>
      </w:pPr>
      <w:r>
        <w:rPr>
          <w:rFonts w:ascii="Times New Roman" w:hAnsi="Times New Roman" w:eastAsia="方正仿宋_GBK"/>
          <w:b w:val="0"/>
          <w:sz w:val="24"/>
        </w:rPr>
        <w:t>该站基期主变配置为20.00+80.00 MVA，规划第4年转接前最大正向、反向净负荷分别为76.30 MW和4.76 MW，正向95%峰值持续时间为3.00 h。弹性方案第1年扩建50 MVA主变；第2年实施主变增容，新购容量63.00 MVA。</w:t>
      </w:r>
    </w:p>
    <w:p w14:paraId="2645F87D">
      <w:pPr>
        <w:pStyle w:val="2"/>
        <w:widowControl/>
        <w:spacing w:before="0" w:after="0" w:line="348" w:lineRule="exact"/>
        <w:ind w:firstLine="480"/>
        <w:jc w:val="both"/>
      </w:pPr>
      <w:r>
        <w:rPr>
          <w:rFonts w:ascii="Times New Roman" w:hAnsi="Times New Roman" w:eastAsia="方正仿宋_GBK"/>
          <w:b w:val="0"/>
          <w:sz w:val="24"/>
        </w:rPr>
        <w:t>第4年承接31.05 MW，正向校核负荷增至107.35 MW。该站利用相应主变容量承担片区内部负荷，接收能力按承接后的负荷进行正常运行及主变N-1校核。刚性方案第4年公用主变总容量为143.00 MVA，储能为0.00 MW；弹性方案相应为193.00 MVA和0.00 MW。弹性方案增加主变容量，为本站或片区承接负荷提供支撑。</w:t>
      </w:r>
    </w:p>
    <w:p w14:paraId="4B6E4413">
      <w:pPr>
        <w:pStyle w:val="2"/>
        <w:keepNext/>
        <w:spacing w:before="120" w:after="80" w:line="280" w:lineRule="exact"/>
        <w:ind w:firstLine="0"/>
        <w:jc w:val="center"/>
      </w:pPr>
      <w:r>
        <w:rPr>
          <w:rFonts w:ascii="Times New Roman" w:hAnsi="Times New Roman" w:eastAsia="宋体"/>
          <w:b w:val="0"/>
          <w:sz w:val="21"/>
        </w:rPr>
        <w:t>表5-22 BDZ-00048站第4年配置与负荷转接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0E8F96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7402807E">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3102072">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E1F0C8A">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524B021C">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6F2A78B1">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5DF9391F">
            <w:pPr>
              <w:keepNext/>
              <w:spacing w:before="20" w:after="20" w:line="260" w:lineRule="exact"/>
              <w:ind w:firstLine="0" w:firstLineChars="0"/>
              <w:jc w:val="center"/>
            </w:pPr>
            <w:r>
              <w:rPr>
                <w:rFonts w:ascii="Times New Roman" w:hAnsi="Times New Roman" w:eastAsia="宋体"/>
                <w:b/>
                <w:sz w:val="18"/>
              </w:rPr>
              <w:t>转接后正向净负荷/MW</w:t>
            </w:r>
          </w:p>
        </w:tc>
      </w:tr>
      <w:tr w14:paraId="2901A4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F5E04AF">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18E7C16D">
            <w:pPr>
              <w:keepNext/>
              <w:spacing w:before="20" w:after="20" w:line="260" w:lineRule="exact"/>
              <w:ind w:firstLine="0" w:firstLineChars="0"/>
              <w:jc w:val="center"/>
            </w:pPr>
            <w:r>
              <w:rPr>
                <w:rFonts w:ascii="Times New Roman" w:hAnsi="Times New Roman" w:eastAsia="宋体"/>
                <w:b w:val="0"/>
                <w:sz w:val="18"/>
              </w:rPr>
              <w:t>63.00+80.00</w:t>
            </w:r>
          </w:p>
        </w:tc>
        <w:tc>
          <w:tcPr>
            <w:tcW w:w="1686" w:type="dxa"/>
            <w:tcMar>
              <w:left w:w="70" w:type="dxa"/>
              <w:right w:w="70" w:type="dxa"/>
            </w:tcMar>
            <w:vAlign w:val="center"/>
          </w:tcPr>
          <w:p w14:paraId="53E38B35">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04E587BF">
            <w:pPr>
              <w:keepNext/>
              <w:spacing w:before="20" w:after="20" w:line="260" w:lineRule="exact"/>
              <w:ind w:firstLine="0" w:firstLineChars="0"/>
              <w:jc w:val="center"/>
            </w:pPr>
            <w:r>
              <w:rPr>
                <w:rFonts w:ascii="Times New Roman" w:hAnsi="Times New Roman" w:eastAsia="宋体"/>
                <w:b w:val="0"/>
                <w:sz w:val="18"/>
              </w:rPr>
              <w:t>16.45</w:t>
            </w:r>
          </w:p>
        </w:tc>
        <w:tc>
          <w:tcPr>
            <w:tcW w:w="1205" w:type="dxa"/>
            <w:tcMar>
              <w:left w:w="70" w:type="dxa"/>
              <w:right w:w="70" w:type="dxa"/>
            </w:tcMar>
            <w:vAlign w:val="center"/>
          </w:tcPr>
          <w:p w14:paraId="770973A9">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478BEE5">
            <w:pPr>
              <w:keepNext/>
              <w:spacing w:before="20" w:after="20" w:line="260" w:lineRule="exact"/>
              <w:ind w:firstLine="0" w:firstLineChars="0"/>
              <w:jc w:val="center"/>
            </w:pPr>
            <w:r>
              <w:rPr>
                <w:rFonts w:ascii="Times New Roman" w:hAnsi="Times New Roman" w:eastAsia="宋体"/>
                <w:b w:val="0"/>
                <w:sz w:val="18"/>
              </w:rPr>
              <w:t>59.85</w:t>
            </w:r>
          </w:p>
        </w:tc>
      </w:tr>
      <w:tr w14:paraId="0096AA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99E547D">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1CAD874C">
            <w:pPr>
              <w:keepNext w:val="0"/>
              <w:spacing w:before="20" w:after="20" w:line="260" w:lineRule="exact"/>
              <w:ind w:firstLine="0" w:firstLineChars="0"/>
              <w:jc w:val="center"/>
            </w:pPr>
            <w:r>
              <w:rPr>
                <w:rFonts w:ascii="Times New Roman" w:hAnsi="Times New Roman" w:eastAsia="宋体"/>
                <w:b w:val="0"/>
                <w:sz w:val="18"/>
              </w:rPr>
              <w:t>63.00+80.00+50.00</w:t>
            </w:r>
          </w:p>
        </w:tc>
        <w:tc>
          <w:tcPr>
            <w:tcW w:w="1686" w:type="dxa"/>
            <w:tcMar>
              <w:left w:w="70" w:type="dxa"/>
              <w:right w:w="70" w:type="dxa"/>
            </w:tcMar>
            <w:vAlign w:val="center"/>
          </w:tcPr>
          <w:p w14:paraId="692146D7">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14C0512">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45BF82EF">
            <w:pPr>
              <w:keepNext w:val="0"/>
              <w:spacing w:before="20" w:after="20" w:line="260" w:lineRule="exact"/>
              <w:ind w:firstLine="0" w:firstLineChars="0"/>
              <w:jc w:val="center"/>
            </w:pPr>
            <w:r>
              <w:rPr>
                <w:rFonts w:ascii="Times New Roman" w:hAnsi="Times New Roman" w:eastAsia="宋体"/>
                <w:b w:val="0"/>
                <w:sz w:val="18"/>
              </w:rPr>
              <w:t>31.05</w:t>
            </w:r>
          </w:p>
        </w:tc>
        <w:tc>
          <w:tcPr>
            <w:tcW w:w="1265" w:type="dxa"/>
            <w:tcMar>
              <w:left w:w="70" w:type="dxa"/>
              <w:right w:w="70" w:type="dxa"/>
            </w:tcMar>
            <w:vAlign w:val="center"/>
          </w:tcPr>
          <w:p w14:paraId="3100BA98">
            <w:pPr>
              <w:keepNext w:val="0"/>
              <w:spacing w:before="20" w:after="20" w:line="260" w:lineRule="exact"/>
              <w:ind w:firstLine="0" w:firstLineChars="0"/>
              <w:jc w:val="center"/>
            </w:pPr>
            <w:r>
              <w:rPr>
                <w:rFonts w:ascii="Times New Roman" w:hAnsi="Times New Roman" w:eastAsia="宋体"/>
                <w:b w:val="0"/>
                <w:sz w:val="18"/>
              </w:rPr>
              <w:t>107.35</w:t>
            </w:r>
          </w:p>
        </w:tc>
      </w:tr>
    </w:tbl>
    <w:p w14:paraId="7227DCC6">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从建设时序看，第1—4年公用主变总容量依次为150.00、193.00、193.00、193.00 MVA；转接后正向负荷由第1年的66.50 MW变为第4年的107.35 MW。四年均以承接负荷为主，第1年和第4年净承接分别为6.05 MW和31.05 MW，主变配置同时服务于本站及片区转入负荷。第4年退出最大一台主变后，剩余主变容量为113.00 MVA，按功率因数折算并计入相应持续时间的储能放电功率，正向容量余量为0.00 MW。</w:t>
      </w:r>
    </w:p>
    <w:p w14:paraId="0975ECD3">
      <w:pPr>
        <w:pStyle w:val="7"/>
        <w:keepNext/>
        <w:numPr>
          <w:ilvl w:val="0"/>
          <w:numId w:val="0"/>
        </w:numPr>
        <w:spacing w:before="160" w:after="120" w:line="360" w:lineRule="exact"/>
        <w:ind w:firstLine="0"/>
      </w:pPr>
      <w:bookmarkStart w:id="210" w:name="bdz-00095站规划分析"/>
      <w:r>
        <w:rPr>
          <w:rFonts w:ascii="Times New Roman" w:hAnsi="Times New Roman" w:eastAsia="方正仿宋_GBK"/>
          <w:b/>
          <w:sz w:val="24"/>
        </w:rPr>
        <w:t>BDZ-00095站规划分析</w:t>
      </w:r>
      <w:bookmarkEnd w:id="210"/>
    </w:p>
    <w:p w14:paraId="09DA27ED">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MVA，规划第4年转接前最大正向、反向净负荷分别为23.91 MW和32.16 MW，正向95%峰值持续时间为2.00 h。弹性方案沿用基期主变容量，后续各年通过站间负荷转接满足容量需求。</w:t>
      </w:r>
    </w:p>
    <w:p w14:paraId="1D868FC3">
      <w:pPr>
        <w:pStyle w:val="2"/>
        <w:widowControl/>
        <w:spacing w:before="0" w:after="0" w:line="348" w:lineRule="exact"/>
        <w:ind w:firstLine="480"/>
        <w:jc w:val="both"/>
      </w:pPr>
      <w:r>
        <w:rPr>
          <w:rFonts w:ascii="Times New Roman" w:hAnsi="Times New Roman" w:eastAsia="方正仿宋_GBK"/>
          <w:b w:val="0"/>
          <w:sz w:val="24"/>
        </w:rPr>
        <w:t>第4年转出4.91 MW、承接0.00 MW后，正向校核负荷为19.00 MW。负荷转出降低正向需求，同时将反向校核上界提高至37.06 MW，配置按两个方向共同确定。刚性方案第4年公用主变总容量为70.00 MVA，储能为0.00 MW；弹性方案相应为70.00 MVA和0.00 MW。两类方案的本站公用主变总容量相同。</w:t>
      </w:r>
    </w:p>
    <w:p w14:paraId="287672CE">
      <w:pPr>
        <w:pStyle w:val="2"/>
        <w:keepNext/>
        <w:spacing w:before="120" w:after="80" w:line="280" w:lineRule="exact"/>
        <w:ind w:firstLine="0"/>
        <w:jc w:val="center"/>
      </w:pPr>
      <w:r>
        <w:rPr>
          <w:rFonts w:ascii="Times New Roman" w:hAnsi="Times New Roman" w:eastAsia="宋体"/>
          <w:b w:val="0"/>
          <w:sz w:val="21"/>
        </w:rPr>
        <w:t>表5-23 BDZ-00095站第4年配置与负荷转接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7A4A9A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038DE472">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76FBE2DB">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5141FCA">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0041E154">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B315755">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562D5650">
            <w:pPr>
              <w:keepNext/>
              <w:spacing w:before="20" w:after="20" w:line="260" w:lineRule="exact"/>
              <w:ind w:firstLine="0" w:firstLineChars="0"/>
              <w:jc w:val="center"/>
            </w:pPr>
            <w:r>
              <w:rPr>
                <w:rFonts w:ascii="Times New Roman" w:hAnsi="Times New Roman" w:eastAsia="宋体"/>
                <w:b/>
                <w:sz w:val="18"/>
              </w:rPr>
              <w:t>转接后正向净负荷/MW</w:t>
            </w:r>
          </w:p>
        </w:tc>
      </w:tr>
      <w:tr w14:paraId="63BA3C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CE9D02E">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7000F7EA">
            <w:pPr>
              <w:keepNext/>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44B69699">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40BFED2">
            <w:pPr>
              <w:keepNext/>
              <w:spacing w:before="20" w:after="20" w:line="260" w:lineRule="exact"/>
              <w:ind w:firstLine="0" w:firstLineChars="0"/>
              <w:jc w:val="center"/>
            </w:pPr>
            <w:r>
              <w:rPr>
                <w:rFonts w:ascii="Times New Roman" w:hAnsi="Times New Roman" w:eastAsia="宋体"/>
                <w:b w:val="0"/>
                <w:sz w:val="18"/>
              </w:rPr>
              <w:t>4.91</w:t>
            </w:r>
          </w:p>
        </w:tc>
        <w:tc>
          <w:tcPr>
            <w:tcW w:w="1205" w:type="dxa"/>
            <w:tcMar>
              <w:left w:w="70" w:type="dxa"/>
              <w:right w:w="70" w:type="dxa"/>
            </w:tcMar>
            <w:vAlign w:val="center"/>
          </w:tcPr>
          <w:p w14:paraId="45DE7BEA">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559D6CD8">
            <w:pPr>
              <w:keepNext/>
              <w:spacing w:before="20" w:after="20" w:line="260" w:lineRule="exact"/>
              <w:ind w:firstLine="0" w:firstLineChars="0"/>
              <w:jc w:val="center"/>
            </w:pPr>
            <w:r>
              <w:rPr>
                <w:rFonts w:ascii="Times New Roman" w:hAnsi="Times New Roman" w:eastAsia="宋体"/>
                <w:b w:val="0"/>
                <w:sz w:val="18"/>
              </w:rPr>
              <w:t>19.00</w:t>
            </w:r>
          </w:p>
        </w:tc>
      </w:tr>
      <w:tr w14:paraId="422C33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47B32CD">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24B9A64">
            <w:pPr>
              <w:keepNext w:val="0"/>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4E0AD696">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D8598C0">
            <w:pPr>
              <w:keepNext w:val="0"/>
              <w:spacing w:before="20" w:after="20" w:line="260" w:lineRule="exact"/>
              <w:ind w:firstLine="0" w:firstLineChars="0"/>
              <w:jc w:val="center"/>
            </w:pPr>
            <w:r>
              <w:rPr>
                <w:rFonts w:ascii="Times New Roman" w:hAnsi="Times New Roman" w:eastAsia="宋体"/>
                <w:b w:val="0"/>
                <w:sz w:val="18"/>
              </w:rPr>
              <w:t>4.91</w:t>
            </w:r>
          </w:p>
        </w:tc>
        <w:tc>
          <w:tcPr>
            <w:tcW w:w="1205" w:type="dxa"/>
            <w:tcMar>
              <w:left w:w="70" w:type="dxa"/>
              <w:right w:w="70" w:type="dxa"/>
            </w:tcMar>
            <w:vAlign w:val="center"/>
          </w:tcPr>
          <w:p w14:paraId="7D94FAEE">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C13ED12">
            <w:pPr>
              <w:keepNext w:val="0"/>
              <w:spacing w:before="20" w:after="20" w:line="260" w:lineRule="exact"/>
              <w:ind w:firstLine="0" w:firstLineChars="0"/>
              <w:jc w:val="center"/>
            </w:pPr>
            <w:r>
              <w:rPr>
                <w:rFonts w:ascii="Times New Roman" w:hAnsi="Times New Roman" w:eastAsia="宋体"/>
                <w:b w:val="0"/>
                <w:sz w:val="18"/>
              </w:rPr>
              <w:t>19.00</w:t>
            </w:r>
          </w:p>
        </w:tc>
      </w:tr>
    </w:tbl>
    <w:p w14:paraId="10D0A0D8">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从建设时序看，第1—4年公用主变总容量依次为70.00、70.00、70.00、70.00 MVA；转接后正向负荷由第1年的19.00 MW变为第4年的19.00 MW。该站在规划期内同时承担过负荷转出和承接任务，站间安排随各年容量需求调整。第4年退出最大一台主变后，剩余主变容量为20.00 MVA，按功率因数折算并计入相应持续时间的储能放电功率，正向容量余量为0.00 MW。</w:t>
      </w:r>
    </w:p>
    <w:p w14:paraId="74E160C8">
      <w:pPr>
        <w:pStyle w:val="7"/>
        <w:keepNext/>
        <w:numPr>
          <w:ilvl w:val="0"/>
          <w:numId w:val="0"/>
        </w:numPr>
        <w:spacing w:before="160" w:after="120" w:line="360" w:lineRule="exact"/>
        <w:ind w:firstLine="0"/>
      </w:pPr>
      <w:bookmarkStart w:id="211" w:name="bdz-00096站规划分析"/>
      <w:r>
        <w:rPr>
          <w:rFonts w:ascii="Times New Roman" w:hAnsi="Times New Roman" w:eastAsia="方正仿宋_GBK"/>
          <w:b/>
          <w:sz w:val="24"/>
        </w:rPr>
        <w:t>BDZ-00096站规划分析</w:t>
      </w:r>
      <w:bookmarkEnd w:id="211"/>
    </w:p>
    <w:p w14:paraId="47E31B26">
      <w:pPr>
        <w:pStyle w:val="115"/>
        <w:widowControl/>
        <w:spacing w:before="0" w:after="0" w:line="348" w:lineRule="exact"/>
        <w:ind w:firstLine="480"/>
        <w:jc w:val="both"/>
      </w:pPr>
      <w:r>
        <w:rPr>
          <w:rFonts w:ascii="Times New Roman" w:hAnsi="Times New Roman" w:eastAsia="方正仿宋_GBK"/>
          <w:b w:val="0"/>
          <w:sz w:val="24"/>
        </w:rPr>
        <w:t>该站基期主变配置为31.50+80.00 MVA，规划第4年转接前最大正向、反向净负荷分别为72.42 MW和0.00 MW，正向95%峰值持续时间为3.00 h。弹性方案第1年实施主变增容，新购容量63.00 MVA。</w:t>
      </w:r>
    </w:p>
    <w:p w14:paraId="11BD241B">
      <w:pPr>
        <w:pStyle w:val="2"/>
        <w:widowControl/>
        <w:spacing w:before="0" w:after="0" w:line="348" w:lineRule="exact"/>
        <w:ind w:firstLine="480"/>
        <w:jc w:val="both"/>
      </w:pPr>
      <w:r>
        <w:rPr>
          <w:rFonts w:ascii="Times New Roman" w:hAnsi="Times New Roman" w:eastAsia="方正仿宋_GBK"/>
          <w:b w:val="0"/>
          <w:sz w:val="24"/>
        </w:rPr>
        <w:t>第4年转出12.57 MW、承接0.00 MW后，正向校核负荷为59.85 MW。负荷转出降低正向需求，同时将反向校核上界提高至12.57 MW，配置按两个方向共同确定。刚性方案第4年公用主变总容量为143.00 MVA，储能为0.00 MW；弹性方案相应为143.00 MVA和0.00 MW。两类方案的本站公用主变总容量相同。</w:t>
      </w:r>
    </w:p>
    <w:p w14:paraId="6AC0F258">
      <w:pPr>
        <w:pStyle w:val="2"/>
        <w:keepNext/>
        <w:spacing w:before="120" w:after="80" w:line="280" w:lineRule="exact"/>
        <w:ind w:firstLine="0"/>
        <w:jc w:val="center"/>
      </w:pPr>
      <w:r>
        <w:rPr>
          <w:rFonts w:ascii="Times New Roman" w:hAnsi="Times New Roman" w:eastAsia="宋体"/>
          <w:b w:val="0"/>
          <w:sz w:val="21"/>
        </w:rPr>
        <w:t>表5-24 BDZ-00096站第4年配置与负荷转接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0A67AD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7F9BE6FE">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9A987AF">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1234B05A">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12920C11">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6BD00861">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572049ED">
            <w:pPr>
              <w:keepNext/>
              <w:spacing w:before="20" w:after="20" w:line="260" w:lineRule="exact"/>
              <w:ind w:firstLine="0" w:firstLineChars="0"/>
              <w:jc w:val="center"/>
            </w:pPr>
            <w:r>
              <w:rPr>
                <w:rFonts w:ascii="Times New Roman" w:hAnsi="Times New Roman" w:eastAsia="宋体"/>
                <w:b/>
                <w:sz w:val="18"/>
              </w:rPr>
              <w:t>转接后正向净负荷/MW</w:t>
            </w:r>
          </w:p>
        </w:tc>
      </w:tr>
      <w:tr w14:paraId="4D0BCE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16B583D">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C13C5AB">
            <w:pPr>
              <w:keepNext/>
              <w:spacing w:before="20" w:after="20" w:line="260" w:lineRule="exact"/>
              <w:ind w:firstLine="0" w:firstLineChars="0"/>
              <w:jc w:val="center"/>
            </w:pPr>
            <w:r>
              <w:rPr>
                <w:rFonts w:ascii="Times New Roman" w:hAnsi="Times New Roman" w:eastAsia="宋体"/>
                <w:b w:val="0"/>
                <w:sz w:val="18"/>
              </w:rPr>
              <w:t>63.00+80.00</w:t>
            </w:r>
          </w:p>
        </w:tc>
        <w:tc>
          <w:tcPr>
            <w:tcW w:w="1686" w:type="dxa"/>
            <w:tcMar>
              <w:left w:w="70" w:type="dxa"/>
              <w:right w:w="70" w:type="dxa"/>
            </w:tcMar>
            <w:vAlign w:val="center"/>
          </w:tcPr>
          <w:p w14:paraId="46BC331A">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C61A74A">
            <w:pPr>
              <w:keepNext/>
              <w:spacing w:before="20" w:after="20" w:line="260" w:lineRule="exact"/>
              <w:ind w:firstLine="0" w:firstLineChars="0"/>
              <w:jc w:val="center"/>
            </w:pPr>
            <w:r>
              <w:rPr>
                <w:rFonts w:ascii="Times New Roman" w:hAnsi="Times New Roman" w:eastAsia="宋体"/>
                <w:b w:val="0"/>
                <w:sz w:val="18"/>
              </w:rPr>
              <w:t>12.57</w:t>
            </w:r>
          </w:p>
        </w:tc>
        <w:tc>
          <w:tcPr>
            <w:tcW w:w="1205" w:type="dxa"/>
            <w:tcMar>
              <w:left w:w="70" w:type="dxa"/>
              <w:right w:w="70" w:type="dxa"/>
            </w:tcMar>
            <w:vAlign w:val="center"/>
          </w:tcPr>
          <w:p w14:paraId="650582B9">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3C7024A">
            <w:pPr>
              <w:keepNext/>
              <w:spacing w:before="20" w:after="20" w:line="260" w:lineRule="exact"/>
              <w:ind w:firstLine="0" w:firstLineChars="0"/>
              <w:jc w:val="center"/>
            </w:pPr>
            <w:r>
              <w:rPr>
                <w:rFonts w:ascii="Times New Roman" w:hAnsi="Times New Roman" w:eastAsia="宋体"/>
                <w:b w:val="0"/>
                <w:sz w:val="18"/>
              </w:rPr>
              <w:t>59.85</w:t>
            </w:r>
          </w:p>
        </w:tc>
      </w:tr>
      <w:tr w14:paraId="62AF66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9B49D08">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02CC682">
            <w:pPr>
              <w:keepNext w:val="0"/>
              <w:spacing w:before="20" w:after="20" w:line="260" w:lineRule="exact"/>
              <w:ind w:firstLine="0" w:firstLineChars="0"/>
              <w:jc w:val="center"/>
            </w:pPr>
            <w:r>
              <w:rPr>
                <w:rFonts w:ascii="Times New Roman" w:hAnsi="Times New Roman" w:eastAsia="宋体"/>
                <w:b w:val="0"/>
                <w:sz w:val="18"/>
              </w:rPr>
              <w:t>63.00+80.00</w:t>
            </w:r>
          </w:p>
        </w:tc>
        <w:tc>
          <w:tcPr>
            <w:tcW w:w="1686" w:type="dxa"/>
            <w:tcMar>
              <w:left w:w="70" w:type="dxa"/>
              <w:right w:w="70" w:type="dxa"/>
            </w:tcMar>
            <w:vAlign w:val="center"/>
          </w:tcPr>
          <w:p w14:paraId="05DDA418">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65F9902">
            <w:pPr>
              <w:keepNext w:val="0"/>
              <w:spacing w:before="20" w:after="20" w:line="260" w:lineRule="exact"/>
              <w:ind w:firstLine="0" w:firstLineChars="0"/>
              <w:jc w:val="center"/>
            </w:pPr>
            <w:r>
              <w:rPr>
                <w:rFonts w:ascii="Times New Roman" w:hAnsi="Times New Roman" w:eastAsia="宋体"/>
                <w:b w:val="0"/>
                <w:sz w:val="18"/>
              </w:rPr>
              <w:t>12.57</w:t>
            </w:r>
          </w:p>
        </w:tc>
        <w:tc>
          <w:tcPr>
            <w:tcW w:w="1205" w:type="dxa"/>
            <w:tcMar>
              <w:left w:w="70" w:type="dxa"/>
              <w:right w:w="70" w:type="dxa"/>
            </w:tcMar>
            <w:vAlign w:val="center"/>
          </w:tcPr>
          <w:p w14:paraId="0B342F8E">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56DD383C">
            <w:pPr>
              <w:keepNext w:val="0"/>
              <w:spacing w:before="20" w:after="20" w:line="260" w:lineRule="exact"/>
              <w:ind w:firstLine="0" w:firstLineChars="0"/>
              <w:jc w:val="center"/>
            </w:pPr>
            <w:r>
              <w:rPr>
                <w:rFonts w:ascii="Times New Roman" w:hAnsi="Times New Roman" w:eastAsia="宋体"/>
                <w:b w:val="0"/>
                <w:sz w:val="18"/>
              </w:rPr>
              <w:t>59.85</w:t>
            </w:r>
          </w:p>
        </w:tc>
      </w:tr>
    </w:tbl>
    <w:p w14:paraId="399F5496">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从建设时序看，第1—4年公用主变总容量依次为143.00、143.00、143.00、143.00 MVA；转接后正向负荷由第1年的59.85 MW变为第4年的59.85 MW。该站在规划期内同时承担过负荷转出和承接任务，站间安排随各年容量需求调整。第4年退出最大一台主变后，剩余主变容量为63.00 MVA，按功率因数折算并计入相应持续时间的储能放电功率，正向容量余量为0.00 MW。</w:t>
      </w:r>
    </w:p>
    <w:p w14:paraId="1015D3B1">
      <w:pPr>
        <w:pStyle w:val="7"/>
        <w:keepNext/>
        <w:numPr>
          <w:ilvl w:val="0"/>
          <w:numId w:val="0"/>
        </w:numPr>
        <w:spacing w:before="160" w:after="120" w:line="360" w:lineRule="exact"/>
        <w:ind w:firstLine="0"/>
      </w:pPr>
      <w:bookmarkStart w:id="212" w:name="bdz-00124站规划分析"/>
      <w:r>
        <w:rPr>
          <w:rFonts w:ascii="Times New Roman" w:hAnsi="Times New Roman" w:eastAsia="方正仿宋_GBK"/>
          <w:b/>
          <w:sz w:val="24"/>
        </w:rPr>
        <w:t>BDZ-00124站规划分析</w:t>
      </w:r>
      <w:bookmarkEnd w:id="212"/>
    </w:p>
    <w:p w14:paraId="191ADEA9">
      <w:pPr>
        <w:pStyle w:val="115"/>
        <w:widowControl/>
        <w:spacing w:before="0" w:after="0" w:line="348" w:lineRule="exact"/>
        <w:ind w:firstLine="480"/>
        <w:jc w:val="both"/>
      </w:pPr>
      <w:r>
        <w:rPr>
          <w:rFonts w:ascii="Times New Roman" w:hAnsi="Times New Roman" w:eastAsia="方正仿宋_GBK"/>
          <w:b w:val="0"/>
          <w:sz w:val="24"/>
        </w:rPr>
        <w:t>该站基期主变配置为31.50+40.00 MVA，规划第4年转接前最大正向、反向净负荷分别为64.11 MW和31.99 MW，正向95%峰值持续时间为3.00 h。弹性方案第4年实施主变增容，新购容量40.00 MVA。</w:t>
      </w:r>
    </w:p>
    <w:p w14:paraId="4493E502">
      <w:pPr>
        <w:pStyle w:val="2"/>
        <w:widowControl/>
        <w:spacing w:before="0" w:after="0" w:line="348" w:lineRule="exact"/>
        <w:ind w:firstLine="480"/>
        <w:jc w:val="both"/>
      </w:pPr>
      <w:r>
        <w:rPr>
          <w:rFonts w:ascii="Times New Roman" w:hAnsi="Times New Roman" w:eastAsia="方正仿宋_GBK"/>
          <w:b w:val="0"/>
          <w:sz w:val="24"/>
        </w:rPr>
        <w:t>第4年转出26.11 MW、承接0.00 MW后，正向校核负荷为38.00 MW。负荷转出降低正向需求，同时将反向校核上界提高至58.10 MW，配置按两个方向共同确定。刚性方案第4年公用主变总容量为71.50 MVA，储能为3.00 MW；弹性方案相应为80.00 MVA和0.00 MW。弹性方案储能功率减少3.00 MW。</w:t>
      </w:r>
    </w:p>
    <w:p w14:paraId="1449E261">
      <w:pPr>
        <w:pStyle w:val="2"/>
        <w:keepNext/>
        <w:spacing w:before="120" w:after="80" w:line="280" w:lineRule="exact"/>
        <w:ind w:firstLine="0"/>
        <w:jc w:val="center"/>
      </w:pPr>
      <w:r>
        <w:rPr>
          <w:rFonts w:ascii="Times New Roman" w:hAnsi="Times New Roman" w:eastAsia="宋体"/>
          <w:b w:val="0"/>
          <w:sz w:val="21"/>
        </w:rPr>
        <w:t>表5-25 BDZ-00124站第4年配置与负荷转接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0DCE89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8EB275E">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CC42FD6">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3BDC23D4">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01428F22">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6293E85">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39D6046A">
            <w:pPr>
              <w:keepNext/>
              <w:spacing w:before="20" w:after="20" w:line="260" w:lineRule="exact"/>
              <w:ind w:firstLine="0" w:firstLineChars="0"/>
              <w:jc w:val="center"/>
            </w:pPr>
            <w:r>
              <w:rPr>
                <w:rFonts w:ascii="Times New Roman" w:hAnsi="Times New Roman" w:eastAsia="宋体"/>
                <w:b/>
                <w:sz w:val="18"/>
              </w:rPr>
              <w:t>转接后正向净负荷/MW</w:t>
            </w:r>
          </w:p>
        </w:tc>
      </w:tr>
      <w:tr w14:paraId="7D49B6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134F202">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109C89D3">
            <w:pPr>
              <w:keepNext/>
              <w:spacing w:before="20" w:after="20" w:line="260" w:lineRule="exact"/>
              <w:ind w:firstLine="0" w:firstLineChars="0"/>
              <w:jc w:val="center"/>
            </w:pPr>
            <w:r>
              <w:rPr>
                <w:rFonts w:ascii="Times New Roman" w:hAnsi="Times New Roman" w:eastAsia="宋体"/>
                <w:b w:val="0"/>
                <w:sz w:val="18"/>
              </w:rPr>
              <w:t>31.50+40.00</w:t>
            </w:r>
          </w:p>
        </w:tc>
        <w:tc>
          <w:tcPr>
            <w:tcW w:w="1686" w:type="dxa"/>
            <w:tcMar>
              <w:left w:w="70" w:type="dxa"/>
              <w:right w:w="70" w:type="dxa"/>
            </w:tcMar>
            <w:vAlign w:val="center"/>
          </w:tcPr>
          <w:p w14:paraId="633AAB7C">
            <w:pPr>
              <w:keepNext/>
              <w:spacing w:before="20" w:after="20" w:line="260" w:lineRule="exact"/>
              <w:ind w:firstLine="0" w:firstLineChars="0"/>
              <w:jc w:val="center"/>
            </w:pPr>
            <w:r>
              <w:rPr>
                <w:rFonts w:ascii="Times New Roman" w:hAnsi="Times New Roman" w:eastAsia="宋体"/>
                <w:b w:val="0"/>
                <w:sz w:val="18"/>
              </w:rPr>
              <w:t>3.00/6.45</w:t>
            </w:r>
          </w:p>
        </w:tc>
        <w:tc>
          <w:tcPr>
            <w:tcW w:w="1205" w:type="dxa"/>
            <w:tcMar>
              <w:left w:w="70" w:type="dxa"/>
              <w:right w:w="70" w:type="dxa"/>
            </w:tcMar>
            <w:vAlign w:val="center"/>
          </w:tcPr>
          <w:p w14:paraId="03E1461E">
            <w:pPr>
              <w:keepNext/>
              <w:spacing w:before="20" w:after="20" w:line="260" w:lineRule="exact"/>
              <w:ind w:firstLine="0" w:firstLineChars="0"/>
              <w:jc w:val="center"/>
            </w:pPr>
            <w:r>
              <w:rPr>
                <w:rFonts w:ascii="Times New Roman" w:hAnsi="Times New Roman" w:eastAsia="宋体"/>
                <w:b w:val="0"/>
                <w:sz w:val="18"/>
              </w:rPr>
              <w:t>32.04</w:t>
            </w:r>
          </w:p>
        </w:tc>
        <w:tc>
          <w:tcPr>
            <w:tcW w:w="1205" w:type="dxa"/>
            <w:tcMar>
              <w:left w:w="70" w:type="dxa"/>
              <w:right w:w="70" w:type="dxa"/>
            </w:tcMar>
            <w:vAlign w:val="center"/>
          </w:tcPr>
          <w:p w14:paraId="20B79E0F">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4B28941B">
            <w:pPr>
              <w:keepNext/>
              <w:spacing w:before="20" w:after="20" w:line="260" w:lineRule="exact"/>
              <w:ind w:firstLine="0" w:firstLineChars="0"/>
              <w:jc w:val="center"/>
            </w:pPr>
            <w:r>
              <w:rPr>
                <w:rFonts w:ascii="Times New Roman" w:hAnsi="Times New Roman" w:eastAsia="宋体"/>
                <w:b w:val="0"/>
                <w:sz w:val="18"/>
              </w:rPr>
              <w:t>32.07</w:t>
            </w:r>
          </w:p>
        </w:tc>
      </w:tr>
      <w:tr w14:paraId="605652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95207E2">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DF80C1E">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3805C8C">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427E162">
            <w:pPr>
              <w:keepNext w:val="0"/>
              <w:spacing w:before="20" w:after="20" w:line="260" w:lineRule="exact"/>
              <w:ind w:firstLine="0" w:firstLineChars="0"/>
              <w:jc w:val="center"/>
            </w:pPr>
            <w:r>
              <w:rPr>
                <w:rFonts w:ascii="Times New Roman" w:hAnsi="Times New Roman" w:eastAsia="宋体"/>
                <w:b w:val="0"/>
                <w:sz w:val="18"/>
              </w:rPr>
              <w:t>26.11</w:t>
            </w:r>
          </w:p>
        </w:tc>
        <w:tc>
          <w:tcPr>
            <w:tcW w:w="1205" w:type="dxa"/>
            <w:tcMar>
              <w:left w:w="70" w:type="dxa"/>
              <w:right w:w="70" w:type="dxa"/>
            </w:tcMar>
            <w:vAlign w:val="center"/>
          </w:tcPr>
          <w:p w14:paraId="3B687155">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591A69DC">
            <w:pPr>
              <w:keepNext w:val="0"/>
              <w:spacing w:before="20" w:after="20" w:line="260" w:lineRule="exact"/>
              <w:ind w:firstLine="0" w:firstLineChars="0"/>
              <w:jc w:val="center"/>
            </w:pPr>
            <w:r>
              <w:rPr>
                <w:rFonts w:ascii="Times New Roman" w:hAnsi="Times New Roman" w:eastAsia="宋体"/>
                <w:b w:val="0"/>
                <w:sz w:val="18"/>
              </w:rPr>
              <w:t>38.00</w:t>
            </w:r>
          </w:p>
        </w:tc>
      </w:tr>
    </w:tbl>
    <w:p w14:paraId="00FFC9E1">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从建设时序看，第1—4年公用主变总容量依次为71.50、71.50、71.50、80.00 MVA；转接后正向负荷由第1年的29.92 MW变为第4年的38.00 MW。四年均以转出负荷为主，第1年和第4年分别转出20.87 MW和26.11 MW，邻站承接是本站供电安排的重要组成。第4年退出最大一台主变后，剩余主变容量为40.00 MVA，按功率因数折算并计入相应持续时间的储能放电功率，正向容量余量为0.00 MW。</w:t>
      </w:r>
    </w:p>
    <w:p w14:paraId="1CB60776">
      <w:pPr>
        <w:pStyle w:val="7"/>
        <w:keepNext/>
        <w:numPr>
          <w:ilvl w:val="0"/>
          <w:numId w:val="0"/>
        </w:numPr>
        <w:spacing w:before="160" w:after="120" w:line="360" w:lineRule="exact"/>
        <w:ind w:firstLine="0"/>
      </w:pPr>
      <w:bookmarkStart w:id="213" w:name="bdz-00135站规划分析"/>
      <w:r>
        <w:rPr>
          <w:rFonts w:ascii="Times New Roman" w:hAnsi="Times New Roman" w:eastAsia="方正仿宋_GBK"/>
          <w:b/>
          <w:sz w:val="24"/>
        </w:rPr>
        <w:t>BDZ-00135站规划分析</w:t>
      </w:r>
      <w:bookmarkEnd w:id="213"/>
    </w:p>
    <w:p w14:paraId="3197590C">
      <w:pPr>
        <w:pStyle w:val="115"/>
        <w:widowControl/>
        <w:spacing w:before="0" w:after="0" w:line="348" w:lineRule="exact"/>
        <w:ind w:firstLine="480"/>
        <w:jc w:val="both"/>
      </w:pPr>
      <w:r>
        <w:rPr>
          <w:rFonts w:ascii="Times New Roman" w:hAnsi="Times New Roman" w:eastAsia="方正仿宋_GBK"/>
          <w:b w:val="0"/>
          <w:sz w:val="24"/>
        </w:rPr>
        <w:t>该站基期主变配置为31.50+40.00 MVA，规划第4年转接前最大正向、反向净负荷分别为88.53 MW和59.41 MW，正向95%峰值持续时间为1.00 h。弹性方案第1年实施主变增容，新购容量100.00 MVA；第2年新增储能0.20 MW/0.43 MWh；第4年新增储能2.60 MW/5.59 MWh。</w:t>
      </w:r>
    </w:p>
    <w:p w14:paraId="61221008">
      <w:pPr>
        <w:pStyle w:val="2"/>
        <w:widowControl/>
        <w:spacing w:before="0" w:after="0" w:line="348" w:lineRule="exact"/>
        <w:ind w:firstLine="480"/>
        <w:jc w:val="both"/>
      </w:pPr>
      <w:r>
        <w:rPr>
          <w:rFonts w:ascii="Times New Roman" w:hAnsi="Times New Roman" w:eastAsia="方正仿宋_GBK"/>
          <w:b w:val="0"/>
          <w:sz w:val="24"/>
        </w:rPr>
        <w:t>第4年转出38.23 MW、承接0.00 MW后，正向校核负荷为50.30 MW。负荷转出降低正向需求，同时将反向校核上界提高至97.64 MW，配置按两个方向共同确定。刚性方案第4年公用主变总容量为71.50 MVA，储能为88.60 MW；弹性方案相应为100.00 MVA和2.80 MW。弹性方案储能功率减少85.80 MW。</w:t>
      </w:r>
    </w:p>
    <w:p w14:paraId="5F26673D">
      <w:pPr>
        <w:pStyle w:val="2"/>
        <w:keepNext/>
        <w:spacing w:before="120" w:after="80" w:line="280" w:lineRule="exact"/>
        <w:ind w:firstLine="0"/>
        <w:jc w:val="center"/>
      </w:pPr>
      <w:r>
        <w:rPr>
          <w:rFonts w:ascii="Times New Roman" w:hAnsi="Times New Roman" w:eastAsia="宋体"/>
          <w:b w:val="0"/>
          <w:sz w:val="21"/>
        </w:rPr>
        <w:t>表5-26 BDZ-00135站第4年配置与负荷转接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726BA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BCA3FF3">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1CAB51E6">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8852640">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10ADCF5">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FA1A01A">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058F6A34">
            <w:pPr>
              <w:keepNext/>
              <w:spacing w:before="20" w:after="20" w:line="260" w:lineRule="exact"/>
              <w:ind w:firstLine="0" w:firstLineChars="0"/>
              <w:jc w:val="center"/>
            </w:pPr>
            <w:r>
              <w:rPr>
                <w:rFonts w:ascii="Times New Roman" w:hAnsi="Times New Roman" w:eastAsia="宋体"/>
                <w:b/>
                <w:sz w:val="18"/>
              </w:rPr>
              <w:t>转接后正向净负荷/MW</w:t>
            </w:r>
          </w:p>
        </w:tc>
      </w:tr>
      <w:tr w14:paraId="35C665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1EF3363">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FF40FB2">
            <w:pPr>
              <w:keepNext/>
              <w:spacing w:before="20" w:after="20" w:line="260" w:lineRule="exact"/>
              <w:ind w:firstLine="0" w:firstLineChars="0"/>
              <w:jc w:val="center"/>
            </w:pPr>
            <w:r>
              <w:rPr>
                <w:rFonts w:ascii="Times New Roman" w:hAnsi="Times New Roman" w:eastAsia="宋体"/>
                <w:b w:val="0"/>
                <w:sz w:val="18"/>
              </w:rPr>
              <w:t>31.50+40.00</w:t>
            </w:r>
          </w:p>
        </w:tc>
        <w:tc>
          <w:tcPr>
            <w:tcW w:w="1686" w:type="dxa"/>
            <w:tcMar>
              <w:left w:w="70" w:type="dxa"/>
              <w:right w:w="70" w:type="dxa"/>
            </w:tcMar>
            <w:vAlign w:val="center"/>
          </w:tcPr>
          <w:p w14:paraId="29065227">
            <w:pPr>
              <w:keepNext/>
              <w:spacing w:before="20" w:after="20" w:line="260" w:lineRule="exact"/>
              <w:ind w:firstLine="0" w:firstLineChars="0"/>
              <w:jc w:val="center"/>
            </w:pPr>
            <w:r>
              <w:rPr>
                <w:rFonts w:ascii="Times New Roman" w:hAnsi="Times New Roman" w:eastAsia="宋体"/>
                <w:b w:val="0"/>
                <w:sz w:val="18"/>
              </w:rPr>
              <w:t>88.60/190.49</w:t>
            </w:r>
          </w:p>
        </w:tc>
        <w:tc>
          <w:tcPr>
            <w:tcW w:w="1205" w:type="dxa"/>
            <w:tcMar>
              <w:left w:w="70" w:type="dxa"/>
              <w:right w:w="70" w:type="dxa"/>
            </w:tcMar>
            <w:vAlign w:val="center"/>
          </w:tcPr>
          <w:p w14:paraId="4F8870E8">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35422295">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FC1001D">
            <w:pPr>
              <w:keepNext/>
              <w:spacing w:before="20" w:after="20" w:line="260" w:lineRule="exact"/>
              <w:ind w:firstLine="0" w:firstLineChars="0"/>
              <w:jc w:val="center"/>
            </w:pPr>
            <w:r>
              <w:rPr>
                <w:rFonts w:ascii="Times New Roman" w:hAnsi="Times New Roman" w:eastAsia="宋体"/>
                <w:b w:val="0"/>
                <w:sz w:val="18"/>
              </w:rPr>
              <w:t>88.53</w:t>
            </w:r>
          </w:p>
        </w:tc>
      </w:tr>
      <w:tr w14:paraId="16C834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8ADE919">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6ECCD8FF">
            <w:pPr>
              <w:keepNext w:val="0"/>
              <w:spacing w:before="20" w:after="20" w:line="260" w:lineRule="exact"/>
              <w:ind w:firstLine="0" w:firstLineChars="0"/>
              <w:jc w:val="center"/>
            </w:pPr>
            <w:r>
              <w:rPr>
                <w:rFonts w:ascii="Times New Roman" w:hAnsi="Times New Roman" w:eastAsia="宋体"/>
                <w:b w:val="0"/>
                <w:sz w:val="18"/>
              </w:rPr>
              <w:t>50.00+50.00</w:t>
            </w:r>
          </w:p>
        </w:tc>
        <w:tc>
          <w:tcPr>
            <w:tcW w:w="1686" w:type="dxa"/>
            <w:tcMar>
              <w:left w:w="70" w:type="dxa"/>
              <w:right w:w="70" w:type="dxa"/>
            </w:tcMar>
            <w:vAlign w:val="center"/>
          </w:tcPr>
          <w:p w14:paraId="52CEF328">
            <w:pPr>
              <w:keepNext w:val="0"/>
              <w:spacing w:before="20" w:after="20" w:line="260" w:lineRule="exact"/>
              <w:ind w:firstLine="0" w:firstLineChars="0"/>
              <w:jc w:val="center"/>
            </w:pPr>
            <w:r>
              <w:rPr>
                <w:rFonts w:ascii="Times New Roman" w:hAnsi="Times New Roman" w:eastAsia="宋体"/>
                <w:b w:val="0"/>
                <w:sz w:val="18"/>
              </w:rPr>
              <w:t>2.80/6.02</w:t>
            </w:r>
          </w:p>
        </w:tc>
        <w:tc>
          <w:tcPr>
            <w:tcW w:w="1205" w:type="dxa"/>
            <w:tcMar>
              <w:left w:w="70" w:type="dxa"/>
              <w:right w:w="70" w:type="dxa"/>
            </w:tcMar>
            <w:vAlign w:val="center"/>
          </w:tcPr>
          <w:p w14:paraId="27856507">
            <w:pPr>
              <w:keepNext w:val="0"/>
              <w:spacing w:before="20" w:after="20" w:line="260" w:lineRule="exact"/>
              <w:ind w:firstLine="0" w:firstLineChars="0"/>
              <w:jc w:val="center"/>
            </w:pPr>
            <w:r>
              <w:rPr>
                <w:rFonts w:ascii="Times New Roman" w:hAnsi="Times New Roman" w:eastAsia="宋体"/>
                <w:b w:val="0"/>
                <w:sz w:val="18"/>
              </w:rPr>
              <w:t>38.23</w:t>
            </w:r>
          </w:p>
        </w:tc>
        <w:tc>
          <w:tcPr>
            <w:tcW w:w="1205" w:type="dxa"/>
            <w:tcMar>
              <w:left w:w="70" w:type="dxa"/>
              <w:right w:w="70" w:type="dxa"/>
            </w:tcMar>
            <w:vAlign w:val="center"/>
          </w:tcPr>
          <w:p w14:paraId="55687E43">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CC3F5BA">
            <w:pPr>
              <w:keepNext w:val="0"/>
              <w:spacing w:before="20" w:after="20" w:line="260" w:lineRule="exact"/>
              <w:ind w:firstLine="0" w:firstLineChars="0"/>
              <w:jc w:val="center"/>
            </w:pPr>
            <w:r>
              <w:rPr>
                <w:rFonts w:ascii="Times New Roman" w:hAnsi="Times New Roman" w:eastAsia="宋体"/>
                <w:b w:val="0"/>
                <w:sz w:val="18"/>
              </w:rPr>
              <w:t>50.30</w:t>
            </w:r>
          </w:p>
        </w:tc>
      </w:tr>
    </w:tbl>
    <w:p w14:paraId="27A0F90E">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从建设时序看，第1—4年公用主变总容量依次为100.00、100.00、100.00、100.00 MVA；转接后正向负荷由第1年的47.50 MW变为第4年的50.30 MW。四年均以转出负荷为主，第1年和第4年分别转出22.64 MW和38.23 MW，邻站承接是本站供电安排的重要组成。第4年退出最大一台主变后，剩余主变容量为50.00 MVA，按功率因数折算并计入相应持续时间的储能放电功率，正向容量余量为0.00 MW。</w:t>
      </w:r>
    </w:p>
    <w:p w14:paraId="3BFC3BA0">
      <w:pPr>
        <w:pStyle w:val="7"/>
        <w:keepNext/>
        <w:numPr>
          <w:ilvl w:val="0"/>
          <w:numId w:val="0"/>
        </w:numPr>
        <w:spacing w:before="160" w:after="120" w:line="360" w:lineRule="exact"/>
        <w:ind w:firstLine="0"/>
      </w:pPr>
      <w:bookmarkStart w:id="214" w:name="bdz-00141站规划分析"/>
      <w:r>
        <w:rPr>
          <w:rFonts w:ascii="Times New Roman" w:hAnsi="Times New Roman" w:eastAsia="方正仿宋_GBK"/>
          <w:b/>
          <w:sz w:val="24"/>
        </w:rPr>
        <w:t>BDZ-00141站规划分析</w:t>
      </w:r>
      <w:bookmarkEnd w:id="214"/>
    </w:p>
    <w:p w14:paraId="0282877A">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MVA，规划第4年转接前最大正向、反向净负荷分别为41.61 MW和39.10 MW，正向95%峰值持续时间为2.00 h。弹性方案第3年实施主变增容，新购容量50.00 MVA。</w:t>
      </w:r>
    </w:p>
    <w:p w14:paraId="37232545">
      <w:pPr>
        <w:pStyle w:val="2"/>
        <w:widowControl/>
        <w:spacing w:before="0" w:after="0" w:line="348" w:lineRule="exact"/>
        <w:ind w:firstLine="480"/>
        <w:jc w:val="both"/>
      </w:pPr>
      <w:r>
        <w:rPr>
          <w:rFonts w:ascii="Times New Roman" w:hAnsi="Times New Roman" w:eastAsia="方正仿宋_GBK"/>
          <w:b w:val="0"/>
          <w:sz w:val="24"/>
        </w:rPr>
        <w:t>第4年承接5.89 MW，正向校核负荷增至47.50 MW。该站利用相应主变容量承担片区内部负荷，接收能力按承接后的负荷进行正常运行及主变N-1校核。刚性方案第4年公用主变总容量为70.00 MVA，储能为21.20 MW；弹性方案相应为100.00 MVA和0.00 MW。弹性方案储能功率减少21.20 MW。</w:t>
      </w:r>
    </w:p>
    <w:p w14:paraId="1EBD40C6">
      <w:pPr>
        <w:pStyle w:val="2"/>
        <w:keepNext/>
        <w:spacing w:before="120" w:after="80" w:line="280" w:lineRule="exact"/>
        <w:ind w:firstLine="0"/>
        <w:jc w:val="center"/>
      </w:pPr>
      <w:r>
        <w:rPr>
          <w:rFonts w:ascii="Times New Roman" w:hAnsi="Times New Roman" w:eastAsia="宋体"/>
          <w:b w:val="0"/>
          <w:sz w:val="21"/>
        </w:rPr>
        <w:t>表5-27 BDZ-00141站第4年配置与负荷转接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473CA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40F9740">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14794D20">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277CE403">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1A4BFD05">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B8459F4">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0DAE8AC">
            <w:pPr>
              <w:keepNext/>
              <w:spacing w:before="20" w:after="20" w:line="260" w:lineRule="exact"/>
              <w:ind w:firstLine="0" w:firstLineChars="0"/>
              <w:jc w:val="center"/>
            </w:pPr>
            <w:r>
              <w:rPr>
                <w:rFonts w:ascii="Times New Roman" w:hAnsi="Times New Roman" w:eastAsia="宋体"/>
                <w:b/>
                <w:sz w:val="18"/>
              </w:rPr>
              <w:t>转接后正向净负荷/MW</w:t>
            </w:r>
          </w:p>
        </w:tc>
      </w:tr>
      <w:tr w14:paraId="51484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A884588">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9FA4EF6">
            <w:pPr>
              <w:keepNext/>
              <w:spacing w:before="20" w:after="20" w:line="260" w:lineRule="exact"/>
              <w:ind w:firstLine="0" w:firstLineChars="0"/>
              <w:jc w:val="center"/>
            </w:pPr>
            <w:r>
              <w:rPr>
                <w:rFonts w:ascii="Times New Roman" w:hAnsi="Times New Roman" w:eastAsia="宋体"/>
                <w:b w:val="0"/>
                <w:sz w:val="18"/>
              </w:rPr>
              <w:t>20.00+50.00</w:t>
            </w:r>
          </w:p>
        </w:tc>
        <w:tc>
          <w:tcPr>
            <w:tcW w:w="1686" w:type="dxa"/>
            <w:tcMar>
              <w:left w:w="70" w:type="dxa"/>
              <w:right w:w="70" w:type="dxa"/>
            </w:tcMar>
            <w:vAlign w:val="center"/>
          </w:tcPr>
          <w:p w14:paraId="0DD02AA6">
            <w:pPr>
              <w:keepNext/>
              <w:spacing w:before="20" w:after="20" w:line="260" w:lineRule="exact"/>
              <w:ind w:firstLine="0" w:firstLineChars="0"/>
              <w:jc w:val="center"/>
            </w:pPr>
            <w:r>
              <w:rPr>
                <w:rFonts w:ascii="Times New Roman" w:hAnsi="Times New Roman" w:eastAsia="宋体"/>
                <w:b w:val="0"/>
                <w:sz w:val="18"/>
              </w:rPr>
              <w:t>21.20/45.58</w:t>
            </w:r>
          </w:p>
        </w:tc>
        <w:tc>
          <w:tcPr>
            <w:tcW w:w="1205" w:type="dxa"/>
            <w:tcMar>
              <w:left w:w="70" w:type="dxa"/>
              <w:right w:w="70" w:type="dxa"/>
            </w:tcMar>
            <w:vAlign w:val="center"/>
          </w:tcPr>
          <w:p w14:paraId="3A45C100">
            <w:pPr>
              <w:keepNext/>
              <w:spacing w:before="20" w:after="20" w:line="260" w:lineRule="exact"/>
              <w:ind w:firstLine="0" w:firstLineChars="0"/>
              <w:jc w:val="center"/>
            </w:pPr>
            <w:r>
              <w:rPr>
                <w:rFonts w:ascii="Times New Roman" w:hAnsi="Times New Roman" w:eastAsia="宋体"/>
                <w:b w:val="0"/>
                <w:sz w:val="18"/>
              </w:rPr>
              <w:t>1.41</w:t>
            </w:r>
          </w:p>
        </w:tc>
        <w:tc>
          <w:tcPr>
            <w:tcW w:w="1205" w:type="dxa"/>
            <w:tcMar>
              <w:left w:w="70" w:type="dxa"/>
              <w:right w:w="70" w:type="dxa"/>
            </w:tcMar>
            <w:vAlign w:val="center"/>
          </w:tcPr>
          <w:p w14:paraId="6F617D24">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13A390B1">
            <w:pPr>
              <w:keepNext/>
              <w:spacing w:before="20" w:after="20" w:line="260" w:lineRule="exact"/>
              <w:ind w:firstLine="0" w:firstLineChars="0"/>
              <w:jc w:val="center"/>
            </w:pPr>
            <w:r>
              <w:rPr>
                <w:rFonts w:ascii="Times New Roman" w:hAnsi="Times New Roman" w:eastAsia="宋体"/>
                <w:b w:val="0"/>
                <w:sz w:val="18"/>
              </w:rPr>
              <w:t>40.20</w:t>
            </w:r>
          </w:p>
        </w:tc>
      </w:tr>
      <w:tr w14:paraId="2B21D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4C317A2">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234BE9B3">
            <w:pPr>
              <w:keepNext w:val="0"/>
              <w:spacing w:before="20" w:after="20" w:line="260" w:lineRule="exact"/>
              <w:ind w:firstLine="0" w:firstLineChars="0"/>
              <w:jc w:val="center"/>
            </w:pPr>
            <w:r>
              <w:rPr>
                <w:rFonts w:ascii="Times New Roman" w:hAnsi="Times New Roman" w:eastAsia="宋体"/>
                <w:b w:val="0"/>
                <w:sz w:val="18"/>
              </w:rPr>
              <w:t>50.00+50.00</w:t>
            </w:r>
          </w:p>
        </w:tc>
        <w:tc>
          <w:tcPr>
            <w:tcW w:w="1686" w:type="dxa"/>
            <w:tcMar>
              <w:left w:w="70" w:type="dxa"/>
              <w:right w:w="70" w:type="dxa"/>
            </w:tcMar>
            <w:vAlign w:val="center"/>
          </w:tcPr>
          <w:p w14:paraId="1DFBCA52">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F62800D">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34A24F10">
            <w:pPr>
              <w:keepNext w:val="0"/>
              <w:spacing w:before="20" w:after="20" w:line="260" w:lineRule="exact"/>
              <w:ind w:firstLine="0" w:firstLineChars="0"/>
              <w:jc w:val="center"/>
            </w:pPr>
            <w:r>
              <w:rPr>
                <w:rFonts w:ascii="Times New Roman" w:hAnsi="Times New Roman" w:eastAsia="宋体"/>
                <w:b w:val="0"/>
                <w:sz w:val="18"/>
              </w:rPr>
              <w:t>5.89</w:t>
            </w:r>
          </w:p>
        </w:tc>
        <w:tc>
          <w:tcPr>
            <w:tcW w:w="1265" w:type="dxa"/>
            <w:tcMar>
              <w:left w:w="70" w:type="dxa"/>
              <w:right w:w="70" w:type="dxa"/>
            </w:tcMar>
            <w:vAlign w:val="center"/>
          </w:tcPr>
          <w:p w14:paraId="198F5FE0">
            <w:pPr>
              <w:keepNext w:val="0"/>
              <w:spacing w:before="20" w:after="20" w:line="260" w:lineRule="exact"/>
              <w:ind w:firstLine="0" w:firstLineChars="0"/>
              <w:jc w:val="center"/>
            </w:pPr>
            <w:r>
              <w:rPr>
                <w:rFonts w:ascii="Times New Roman" w:hAnsi="Times New Roman" w:eastAsia="宋体"/>
                <w:b w:val="0"/>
                <w:sz w:val="18"/>
              </w:rPr>
              <w:t>47.50</w:t>
            </w:r>
          </w:p>
        </w:tc>
      </w:tr>
    </w:tbl>
    <w:p w14:paraId="67520B59">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从建设时序看，第1—4年公用主变总容量依次为70.00、70.00、100.00、100.00 MVA；转接后正向负荷由第1年的19.00 MW变为第4年的47.50 MW。站间负荷调整与本站容量配置共同满足各年度供电需求。第4年退出最大一台主变后，剩余主变容量为50.00 MVA，按功率因数折算并计入相应持续时间的储能放电功率，正向容量余量为0.00 MW。</w:t>
      </w:r>
    </w:p>
    <w:p w14:paraId="0606DFE3">
      <w:pPr>
        <w:pStyle w:val="7"/>
        <w:keepNext/>
        <w:numPr>
          <w:ilvl w:val="0"/>
          <w:numId w:val="0"/>
        </w:numPr>
        <w:spacing w:before="160" w:after="120" w:line="360" w:lineRule="exact"/>
        <w:ind w:firstLine="0"/>
      </w:pPr>
      <w:bookmarkStart w:id="215" w:name="bdz-00146站规划分析"/>
      <w:r>
        <w:rPr>
          <w:rFonts w:ascii="Times New Roman" w:hAnsi="Times New Roman" w:eastAsia="方正仿宋_GBK"/>
          <w:b/>
          <w:sz w:val="24"/>
        </w:rPr>
        <w:t>BDZ-00146站规划分析</w:t>
      </w:r>
      <w:bookmarkEnd w:id="215"/>
    </w:p>
    <w:p w14:paraId="62D469EB">
      <w:pPr>
        <w:pStyle w:val="115"/>
        <w:widowControl/>
        <w:spacing w:before="0" w:after="0" w:line="348" w:lineRule="exact"/>
        <w:ind w:firstLine="480"/>
        <w:jc w:val="both"/>
      </w:pPr>
      <w:r>
        <w:rPr>
          <w:rFonts w:ascii="Times New Roman" w:hAnsi="Times New Roman" w:eastAsia="方正仿宋_GBK"/>
          <w:b w:val="0"/>
          <w:sz w:val="24"/>
        </w:rPr>
        <w:t>该站基期主变配置为20.00+31.50 MVA，规划第4年转接前最大正向、反向净负荷分别为27.06 MW和30.06 MW，正向95%峰值持续时间为2.00 h。弹性方案第3年扩建50 MVA主变。</w:t>
      </w:r>
    </w:p>
    <w:p w14:paraId="2F8FEC2B">
      <w:pPr>
        <w:pStyle w:val="2"/>
        <w:widowControl/>
        <w:spacing w:before="0" w:after="0" w:line="348" w:lineRule="exact"/>
        <w:ind w:firstLine="480"/>
        <w:jc w:val="both"/>
      </w:pPr>
      <w:r>
        <w:rPr>
          <w:rFonts w:ascii="Times New Roman" w:hAnsi="Times New Roman" w:eastAsia="方正仿宋_GBK"/>
          <w:b w:val="0"/>
          <w:sz w:val="24"/>
        </w:rPr>
        <w:t>第4年承接21.86 MW，正向校核负荷增至48.93 MW。该站利用相应主变容量承担片区内部负荷，接收能力按承接后的负荷进行正常运行及主变N-1校核。刚性方案第4年公用主变总容量为101.50 MVA，储能为30.10 MW；弹性方案相应为101.50 MVA和0.00 MW。弹性方案储能功率减少30.10 MW。</w:t>
      </w:r>
    </w:p>
    <w:p w14:paraId="43DA897D">
      <w:pPr>
        <w:pStyle w:val="2"/>
        <w:keepNext/>
        <w:spacing w:before="120" w:after="80" w:line="280" w:lineRule="exact"/>
        <w:ind w:firstLine="0"/>
        <w:jc w:val="center"/>
      </w:pPr>
      <w:r>
        <w:rPr>
          <w:rFonts w:ascii="Times New Roman" w:hAnsi="Times New Roman" w:eastAsia="宋体"/>
          <w:b w:val="0"/>
          <w:sz w:val="21"/>
        </w:rPr>
        <w:t>表5-28 BDZ-00146站第4年配置与负荷转接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07AD0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3CA2CEC">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2EEC3796">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0F83D4AD">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0340F291">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A7CFC25">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6ED7FE5F">
            <w:pPr>
              <w:keepNext/>
              <w:spacing w:before="20" w:after="20" w:line="260" w:lineRule="exact"/>
              <w:ind w:firstLine="0" w:firstLineChars="0"/>
              <w:jc w:val="center"/>
            </w:pPr>
            <w:r>
              <w:rPr>
                <w:rFonts w:ascii="Times New Roman" w:hAnsi="Times New Roman" w:eastAsia="宋体"/>
                <w:b/>
                <w:sz w:val="18"/>
              </w:rPr>
              <w:t>转接后正向净负荷/MW</w:t>
            </w:r>
          </w:p>
        </w:tc>
      </w:tr>
      <w:tr w14:paraId="7EB1C0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22E0A95">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136EB6C2">
            <w:pPr>
              <w:keepNext/>
              <w:spacing w:before="20" w:after="20" w:line="260" w:lineRule="exact"/>
              <w:ind w:firstLine="0" w:firstLineChars="0"/>
              <w:jc w:val="center"/>
            </w:pPr>
            <w:r>
              <w:rPr>
                <w:rFonts w:ascii="Times New Roman" w:hAnsi="Times New Roman" w:eastAsia="宋体"/>
                <w:b w:val="0"/>
                <w:sz w:val="18"/>
              </w:rPr>
              <w:t>20.00+31.50+50.00</w:t>
            </w:r>
          </w:p>
        </w:tc>
        <w:tc>
          <w:tcPr>
            <w:tcW w:w="1686" w:type="dxa"/>
            <w:tcMar>
              <w:left w:w="70" w:type="dxa"/>
              <w:right w:w="70" w:type="dxa"/>
            </w:tcMar>
            <w:vAlign w:val="center"/>
          </w:tcPr>
          <w:p w14:paraId="5276218B">
            <w:pPr>
              <w:keepNext/>
              <w:spacing w:before="20" w:after="20" w:line="260" w:lineRule="exact"/>
              <w:ind w:firstLine="0" w:firstLineChars="0"/>
              <w:jc w:val="center"/>
            </w:pPr>
            <w:r>
              <w:rPr>
                <w:rFonts w:ascii="Times New Roman" w:hAnsi="Times New Roman" w:eastAsia="宋体"/>
                <w:b w:val="0"/>
                <w:sz w:val="18"/>
              </w:rPr>
              <w:t>30.10/64.72</w:t>
            </w:r>
          </w:p>
        </w:tc>
        <w:tc>
          <w:tcPr>
            <w:tcW w:w="1205" w:type="dxa"/>
            <w:tcMar>
              <w:left w:w="70" w:type="dxa"/>
              <w:right w:w="70" w:type="dxa"/>
            </w:tcMar>
            <w:vAlign w:val="center"/>
          </w:tcPr>
          <w:p w14:paraId="4530FBAF">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61A50B0">
            <w:pPr>
              <w:keepNext/>
              <w:spacing w:before="20" w:after="20" w:line="260" w:lineRule="exact"/>
              <w:ind w:firstLine="0" w:firstLineChars="0"/>
              <w:jc w:val="center"/>
            </w:pPr>
            <w:r>
              <w:rPr>
                <w:rFonts w:ascii="Times New Roman" w:hAnsi="Times New Roman" w:eastAsia="宋体"/>
                <w:b w:val="0"/>
                <w:sz w:val="18"/>
              </w:rPr>
              <w:t>51.96</w:t>
            </w:r>
          </w:p>
        </w:tc>
        <w:tc>
          <w:tcPr>
            <w:tcW w:w="1265" w:type="dxa"/>
            <w:tcMar>
              <w:left w:w="70" w:type="dxa"/>
              <w:right w:w="70" w:type="dxa"/>
            </w:tcMar>
            <w:vAlign w:val="center"/>
          </w:tcPr>
          <w:p w14:paraId="74780347">
            <w:pPr>
              <w:keepNext/>
              <w:spacing w:before="20" w:after="20" w:line="260" w:lineRule="exact"/>
              <w:ind w:firstLine="0" w:firstLineChars="0"/>
              <w:jc w:val="center"/>
            </w:pPr>
            <w:r>
              <w:rPr>
                <w:rFonts w:ascii="Times New Roman" w:hAnsi="Times New Roman" w:eastAsia="宋体"/>
                <w:b w:val="0"/>
                <w:sz w:val="18"/>
              </w:rPr>
              <w:t>79.03</w:t>
            </w:r>
          </w:p>
        </w:tc>
      </w:tr>
      <w:tr w14:paraId="146B56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3F05295">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52DC11A">
            <w:pPr>
              <w:keepNext w:val="0"/>
              <w:spacing w:before="20" w:after="20" w:line="260" w:lineRule="exact"/>
              <w:ind w:firstLine="0" w:firstLineChars="0"/>
              <w:jc w:val="center"/>
            </w:pPr>
            <w:r>
              <w:rPr>
                <w:rFonts w:ascii="Times New Roman" w:hAnsi="Times New Roman" w:eastAsia="宋体"/>
                <w:b w:val="0"/>
                <w:sz w:val="18"/>
              </w:rPr>
              <w:t>20.00+31.50+50.00</w:t>
            </w:r>
          </w:p>
        </w:tc>
        <w:tc>
          <w:tcPr>
            <w:tcW w:w="1686" w:type="dxa"/>
            <w:tcMar>
              <w:left w:w="70" w:type="dxa"/>
              <w:right w:w="70" w:type="dxa"/>
            </w:tcMar>
            <w:vAlign w:val="center"/>
          </w:tcPr>
          <w:p w14:paraId="117A2B57">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DF66303">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D040830">
            <w:pPr>
              <w:keepNext w:val="0"/>
              <w:spacing w:before="20" w:after="20" w:line="260" w:lineRule="exact"/>
              <w:ind w:firstLine="0" w:firstLineChars="0"/>
              <w:jc w:val="center"/>
            </w:pPr>
            <w:r>
              <w:rPr>
                <w:rFonts w:ascii="Times New Roman" w:hAnsi="Times New Roman" w:eastAsia="宋体"/>
                <w:b w:val="0"/>
                <w:sz w:val="18"/>
              </w:rPr>
              <w:t>21.86</w:t>
            </w:r>
          </w:p>
        </w:tc>
        <w:tc>
          <w:tcPr>
            <w:tcW w:w="1265" w:type="dxa"/>
            <w:tcMar>
              <w:left w:w="70" w:type="dxa"/>
              <w:right w:w="70" w:type="dxa"/>
            </w:tcMar>
            <w:vAlign w:val="center"/>
          </w:tcPr>
          <w:p w14:paraId="4FB22465">
            <w:pPr>
              <w:keepNext w:val="0"/>
              <w:spacing w:before="20" w:after="20" w:line="260" w:lineRule="exact"/>
              <w:ind w:firstLine="0" w:firstLineChars="0"/>
              <w:jc w:val="center"/>
            </w:pPr>
            <w:r>
              <w:rPr>
                <w:rFonts w:ascii="Times New Roman" w:hAnsi="Times New Roman" w:eastAsia="宋体"/>
                <w:b w:val="0"/>
                <w:sz w:val="18"/>
              </w:rPr>
              <w:t>48.93</w:t>
            </w:r>
          </w:p>
        </w:tc>
      </w:tr>
    </w:tbl>
    <w:p w14:paraId="54247EF9">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从建设时序看，第1—4年公用主变总容量依次为51.50、51.50、101.50、101.50 MVA；转接后正向负荷由第1年的19.00 MW变为第4年的48.93 MW。该站在规划期内同时承担过负荷转出和承接任务，站间安排随各年容量需求调整。第4年退出最大一台主变后，剩余主变容量为51.50 MVA，按功率因数折算并计入相应持续时间的储能放电功率，正向容量余量为0.00 MW。</w:t>
      </w:r>
    </w:p>
    <w:p w14:paraId="23BC180E">
      <w:pPr>
        <w:pStyle w:val="7"/>
        <w:keepNext/>
        <w:numPr>
          <w:ilvl w:val="0"/>
          <w:numId w:val="0"/>
        </w:numPr>
        <w:spacing w:before="160" w:after="120" w:line="360" w:lineRule="exact"/>
        <w:ind w:firstLine="0"/>
      </w:pPr>
      <w:bookmarkStart w:id="216" w:name="bdz-00147站规划分析"/>
      <w:r>
        <w:rPr>
          <w:rFonts w:ascii="Times New Roman" w:hAnsi="Times New Roman" w:eastAsia="方正仿宋_GBK"/>
          <w:b/>
          <w:sz w:val="24"/>
        </w:rPr>
        <w:t>BDZ-00147站规划分析</w:t>
      </w:r>
      <w:bookmarkEnd w:id="216"/>
    </w:p>
    <w:p w14:paraId="5410B808">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MVA，规划第4年转接前最大正向、反向净负荷分别为52.41 MW和0.00 MW，正向95%峰值持续时间为3.00 h。弹性方案第1年扩建50 MVA主变。</w:t>
      </w:r>
    </w:p>
    <w:p w14:paraId="32588182">
      <w:pPr>
        <w:pStyle w:val="2"/>
        <w:widowControl/>
        <w:spacing w:before="0" w:after="0" w:line="348" w:lineRule="exact"/>
        <w:ind w:firstLine="480"/>
        <w:jc w:val="both"/>
      </w:pPr>
      <w:r>
        <w:rPr>
          <w:rFonts w:ascii="Times New Roman" w:hAnsi="Times New Roman" w:eastAsia="方正仿宋_GBK"/>
          <w:b w:val="0"/>
          <w:sz w:val="24"/>
        </w:rPr>
        <w:t>第4年承接14.09 MW，正向校核负荷增至66.50 MW。该站利用相应主变容量承担片区内部负荷，接收能力按承接后的负荷进行正常运行及主变N-1校核。刚性方案第4年公用主变总容量为90.00 MVA，储能为2.50 MW；弹性方案相应为120.00 MVA和0.00 MW。弹性方案储能功率减少2.50 MW。</w:t>
      </w:r>
    </w:p>
    <w:p w14:paraId="5754E7FF">
      <w:pPr>
        <w:pStyle w:val="2"/>
        <w:keepNext/>
        <w:spacing w:before="120" w:after="80" w:line="280" w:lineRule="exact"/>
        <w:ind w:firstLine="0"/>
        <w:jc w:val="center"/>
      </w:pPr>
      <w:r>
        <w:rPr>
          <w:rFonts w:ascii="Times New Roman" w:hAnsi="Times New Roman" w:eastAsia="宋体"/>
          <w:b w:val="0"/>
          <w:sz w:val="21"/>
        </w:rPr>
        <w:t>表5-29 BDZ-00147站第4年配置与负荷转接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5A887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5D9AA1F5">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20F3B3C">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0F501CBB">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086F55BF">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6CFD09D6">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3BE6CB71">
            <w:pPr>
              <w:keepNext/>
              <w:spacing w:before="20" w:after="20" w:line="260" w:lineRule="exact"/>
              <w:ind w:firstLine="0" w:firstLineChars="0"/>
              <w:jc w:val="center"/>
            </w:pPr>
            <w:r>
              <w:rPr>
                <w:rFonts w:ascii="Times New Roman" w:hAnsi="Times New Roman" w:eastAsia="宋体"/>
                <w:b/>
                <w:sz w:val="18"/>
              </w:rPr>
              <w:t>转接后正向净负荷/MW</w:t>
            </w:r>
          </w:p>
        </w:tc>
      </w:tr>
      <w:tr w14:paraId="5DF779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69CEEC2">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CA7E8E2">
            <w:pPr>
              <w:keepNext/>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3A7995C5">
            <w:pPr>
              <w:keepNext/>
              <w:spacing w:before="20" w:after="20" w:line="260" w:lineRule="exact"/>
              <w:ind w:firstLine="0" w:firstLineChars="0"/>
              <w:jc w:val="center"/>
            </w:pPr>
            <w:r>
              <w:rPr>
                <w:rFonts w:ascii="Times New Roman" w:hAnsi="Times New Roman" w:eastAsia="宋体"/>
                <w:b w:val="0"/>
                <w:sz w:val="18"/>
              </w:rPr>
              <w:t>2.50/5.38</w:t>
            </w:r>
          </w:p>
        </w:tc>
        <w:tc>
          <w:tcPr>
            <w:tcW w:w="1205" w:type="dxa"/>
            <w:tcMar>
              <w:left w:w="70" w:type="dxa"/>
              <w:right w:w="70" w:type="dxa"/>
            </w:tcMar>
            <w:vAlign w:val="center"/>
          </w:tcPr>
          <w:p w14:paraId="354392B0">
            <w:pPr>
              <w:keepNext/>
              <w:spacing w:before="20" w:after="20" w:line="260" w:lineRule="exact"/>
              <w:ind w:firstLine="0" w:firstLineChars="0"/>
              <w:jc w:val="center"/>
            </w:pPr>
            <w:r>
              <w:rPr>
                <w:rFonts w:ascii="Times New Roman" w:hAnsi="Times New Roman" w:eastAsia="宋体"/>
                <w:b w:val="0"/>
                <w:sz w:val="18"/>
              </w:rPr>
              <w:t>12.62</w:t>
            </w:r>
          </w:p>
        </w:tc>
        <w:tc>
          <w:tcPr>
            <w:tcW w:w="1205" w:type="dxa"/>
            <w:tcMar>
              <w:left w:w="70" w:type="dxa"/>
              <w:right w:w="70" w:type="dxa"/>
            </w:tcMar>
            <w:vAlign w:val="center"/>
          </w:tcPr>
          <w:p w14:paraId="026CDD33">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940767E">
            <w:pPr>
              <w:keepNext/>
              <w:spacing w:before="20" w:after="20" w:line="260" w:lineRule="exact"/>
              <w:ind w:firstLine="0" w:firstLineChars="0"/>
              <w:jc w:val="center"/>
            </w:pPr>
            <w:r>
              <w:rPr>
                <w:rFonts w:ascii="Times New Roman" w:hAnsi="Times New Roman" w:eastAsia="宋体"/>
                <w:b w:val="0"/>
                <w:sz w:val="18"/>
              </w:rPr>
              <w:t>39.79</w:t>
            </w:r>
          </w:p>
        </w:tc>
      </w:tr>
      <w:tr w14:paraId="1F9C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2CBFCD5">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70C6DE4">
            <w:pPr>
              <w:keepNext w:val="0"/>
              <w:spacing w:before="20" w:after="20" w:line="260" w:lineRule="exact"/>
              <w:ind w:firstLine="0" w:firstLineChars="0"/>
              <w:jc w:val="center"/>
            </w:pPr>
            <w:r>
              <w:rPr>
                <w:rFonts w:ascii="Times New Roman" w:hAnsi="Times New Roman" w:eastAsia="宋体"/>
                <w:b w:val="0"/>
                <w:sz w:val="18"/>
              </w:rPr>
              <w:t>20.00+50.00+50.00</w:t>
            </w:r>
          </w:p>
        </w:tc>
        <w:tc>
          <w:tcPr>
            <w:tcW w:w="1686" w:type="dxa"/>
            <w:tcMar>
              <w:left w:w="70" w:type="dxa"/>
              <w:right w:w="70" w:type="dxa"/>
            </w:tcMar>
            <w:vAlign w:val="center"/>
          </w:tcPr>
          <w:p w14:paraId="247F3457">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197F52A">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6C08F9FA">
            <w:pPr>
              <w:keepNext w:val="0"/>
              <w:spacing w:before="20" w:after="20" w:line="260" w:lineRule="exact"/>
              <w:ind w:firstLine="0" w:firstLineChars="0"/>
              <w:jc w:val="center"/>
            </w:pPr>
            <w:r>
              <w:rPr>
                <w:rFonts w:ascii="Times New Roman" w:hAnsi="Times New Roman" w:eastAsia="宋体"/>
                <w:b w:val="0"/>
                <w:sz w:val="18"/>
              </w:rPr>
              <w:t>14.09</w:t>
            </w:r>
          </w:p>
        </w:tc>
        <w:tc>
          <w:tcPr>
            <w:tcW w:w="1265" w:type="dxa"/>
            <w:tcMar>
              <w:left w:w="70" w:type="dxa"/>
              <w:right w:w="70" w:type="dxa"/>
            </w:tcMar>
            <w:vAlign w:val="center"/>
          </w:tcPr>
          <w:p w14:paraId="6283E60A">
            <w:pPr>
              <w:keepNext w:val="0"/>
              <w:spacing w:before="20" w:after="20" w:line="260" w:lineRule="exact"/>
              <w:ind w:firstLine="0" w:firstLineChars="0"/>
              <w:jc w:val="center"/>
            </w:pPr>
            <w:r>
              <w:rPr>
                <w:rFonts w:ascii="Times New Roman" w:hAnsi="Times New Roman" w:eastAsia="宋体"/>
                <w:b w:val="0"/>
                <w:sz w:val="18"/>
              </w:rPr>
              <w:t>66.50</w:t>
            </w:r>
          </w:p>
        </w:tc>
      </w:tr>
    </w:tbl>
    <w:p w14:paraId="2D542863">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从建设时序看，第1—4年公用主变总容量依次为120.00、120.00、120.00、120.00 MVA；转接后正向负荷由第1年的66.50 MW变为第4年的66.50 MW。四年均以承接负荷为主，第1年和第4年净承接分别为24.98 MW和14.09 MW，主变配置同时服务于本站及片区转入负荷。第4年退出最大一台主变后，剩余主变容量为70.00 MVA，按功率因数折算并计入相应持续时间的储能放电功率，正向容量余量为0.00 MW。</w:t>
      </w:r>
    </w:p>
    <w:p w14:paraId="2902592F">
      <w:pPr>
        <w:pStyle w:val="7"/>
        <w:keepNext/>
        <w:numPr>
          <w:ilvl w:val="0"/>
          <w:numId w:val="0"/>
        </w:numPr>
        <w:spacing w:before="160" w:after="120" w:line="360" w:lineRule="exact"/>
        <w:ind w:firstLine="0"/>
      </w:pPr>
      <w:bookmarkStart w:id="217" w:name="bdz-00162站规划分析"/>
      <w:r>
        <w:rPr>
          <w:rFonts w:ascii="Times New Roman" w:hAnsi="Times New Roman" w:eastAsia="方正仿宋_GBK"/>
          <w:b/>
          <w:sz w:val="24"/>
        </w:rPr>
        <w:t>BDZ-00162站规划分析</w:t>
      </w:r>
      <w:bookmarkEnd w:id="217"/>
    </w:p>
    <w:p w14:paraId="28FE7F9A">
      <w:pPr>
        <w:pStyle w:val="115"/>
        <w:widowControl/>
        <w:spacing w:before="0" w:after="0" w:line="348" w:lineRule="exact"/>
        <w:ind w:firstLine="480"/>
        <w:jc w:val="both"/>
      </w:pPr>
      <w:r>
        <w:rPr>
          <w:rFonts w:ascii="Times New Roman" w:hAnsi="Times New Roman" w:eastAsia="方正仿宋_GBK"/>
          <w:b w:val="0"/>
          <w:sz w:val="24"/>
        </w:rPr>
        <w:t>该站基期主变配置为20.00+20.00 MVA，规划第4年转接前最大正向、反向净负荷分别为20.04 MW和36.74 MW，正向95%峰值持续时间为2.00 h。弹性方案第4年扩建50 MVA主变。</w:t>
      </w:r>
    </w:p>
    <w:p w14:paraId="6A6FDBB4">
      <w:pPr>
        <w:pStyle w:val="2"/>
        <w:widowControl/>
        <w:spacing w:before="0" w:after="0" w:line="348" w:lineRule="exact"/>
        <w:ind w:firstLine="480"/>
        <w:jc w:val="both"/>
      </w:pPr>
      <w:r>
        <w:rPr>
          <w:rFonts w:ascii="Times New Roman" w:hAnsi="Times New Roman" w:eastAsia="方正仿宋_GBK"/>
          <w:b w:val="0"/>
          <w:sz w:val="24"/>
        </w:rPr>
        <w:t>第4年承接17.96 MW，正向校核负荷增至38.00 MW。该站利用相应主变容量承担片区内部负荷，接收能力按承接后的负荷进行正常运行及主变N-1校核。刚性方案第4年公用主变总容量为90.00 MVA，储能为0.00 MW；弹性方案相应为90.00 MVA和0.00 MW。两类方案的本站公用主变总容量相同。</w:t>
      </w:r>
    </w:p>
    <w:p w14:paraId="5A88BA4A">
      <w:pPr>
        <w:pStyle w:val="2"/>
        <w:keepNext/>
        <w:spacing w:before="120" w:after="80" w:line="280" w:lineRule="exact"/>
        <w:ind w:firstLine="0"/>
        <w:jc w:val="center"/>
      </w:pPr>
      <w:r>
        <w:rPr>
          <w:rFonts w:ascii="Times New Roman" w:hAnsi="Times New Roman" w:eastAsia="宋体"/>
          <w:b w:val="0"/>
          <w:sz w:val="21"/>
        </w:rPr>
        <w:t>表5-30 BDZ-00162站第4年配置与负荷转接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55CFF9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20D5A57E">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B26154E">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4AB09ED3">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092C64B">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E9C5F48">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12F3D17E">
            <w:pPr>
              <w:keepNext/>
              <w:spacing w:before="20" w:after="20" w:line="260" w:lineRule="exact"/>
              <w:ind w:firstLine="0" w:firstLineChars="0"/>
              <w:jc w:val="center"/>
            </w:pPr>
            <w:r>
              <w:rPr>
                <w:rFonts w:ascii="Times New Roman" w:hAnsi="Times New Roman" w:eastAsia="宋体"/>
                <w:b/>
                <w:sz w:val="18"/>
              </w:rPr>
              <w:t>转接后正向净负荷/MW</w:t>
            </w:r>
          </w:p>
        </w:tc>
      </w:tr>
      <w:tr w14:paraId="209636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BF47CAA">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18206C9">
            <w:pPr>
              <w:keepNext/>
              <w:spacing w:before="20" w:after="20" w:line="260" w:lineRule="exact"/>
              <w:ind w:firstLine="0" w:firstLineChars="0"/>
              <w:jc w:val="center"/>
            </w:pPr>
            <w:r>
              <w:rPr>
                <w:rFonts w:ascii="Times New Roman" w:hAnsi="Times New Roman" w:eastAsia="宋体"/>
                <w:b w:val="0"/>
                <w:sz w:val="18"/>
              </w:rPr>
              <w:t>20.00+20.00+50.00</w:t>
            </w:r>
          </w:p>
        </w:tc>
        <w:tc>
          <w:tcPr>
            <w:tcW w:w="1686" w:type="dxa"/>
            <w:tcMar>
              <w:left w:w="70" w:type="dxa"/>
              <w:right w:w="70" w:type="dxa"/>
            </w:tcMar>
            <w:vAlign w:val="center"/>
          </w:tcPr>
          <w:p w14:paraId="66DD5C05">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A8AA239">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43EB6063">
            <w:pPr>
              <w:keepNext/>
              <w:spacing w:before="20" w:after="20" w:line="260" w:lineRule="exact"/>
              <w:ind w:firstLine="0" w:firstLineChars="0"/>
              <w:jc w:val="center"/>
            </w:pPr>
            <w:r>
              <w:rPr>
                <w:rFonts w:ascii="Times New Roman" w:hAnsi="Times New Roman" w:eastAsia="宋体"/>
                <w:b w:val="0"/>
                <w:sz w:val="18"/>
              </w:rPr>
              <w:t>17.96</w:t>
            </w:r>
          </w:p>
        </w:tc>
        <w:tc>
          <w:tcPr>
            <w:tcW w:w="1265" w:type="dxa"/>
            <w:tcMar>
              <w:left w:w="70" w:type="dxa"/>
              <w:right w:w="70" w:type="dxa"/>
            </w:tcMar>
            <w:vAlign w:val="center"/>
          </w:tcPr>
          <w:p w14:paraId="76FFA6FD">
            <w:pPr>
              <w:keepNext/>
              <w:spacing w:before="20" w:after="20" w:line="260" w:lineRule="exact"/>
              <w:ind w:firstLine="0" w:firstLineChars="0"/>
              <w:jc w:val="center"/>
            </w:pPr>
            <w:r>
              <w:rPr>
                <w:rFonts w:ascii="Times New Roman" w:hAnsi="Times New Roman" w:eastAsia="宋体"/>
                <w:b w:val="0"/>
                <w:sz w:val="18"/>
              </w:rPr>
              <w:t>38.00</w:t>
            </w:r>
          </w:p>
        </w:tc>
      </w:tr>
      <w:tr w14:paraId="1F6222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E355CD3">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57DBC4A">
            <w:pPr>
              <w:keepNext w:val="0"/>
              <w:spacing w:before="20" w:after="20" w:line="260" w:lineRule="exact"/>
              <w:ind w:firstLine="0" w:firstLineChars="0"/>
              <w:jc w:val="center"/>
            </w:pPr>
            <w:r>
              <w:rPr>
                <w:rFonts w:ascii="Times New Roman" w:hAnsi="Times New Roman" w:eastAsia="宋体"/>
                <w:b w:val="0"/>
                <w:sz w:val="18"/>
              </w:rPr>
              <w:t>20.00+20.00+50.00</w:t>
            </w:r>
          </w:p>
        </w:tc>
        <w:tc>
          <w:tcPr>
            <w:tcW w:w="1686" w:type="dxa"/>
            <w:tcMar>
              <w:left w:w="70" w:type="dxa"/>
              <w:right w:w="70" w:type="dxa"/>
            </w:tcMar>
            <w:vAlign w:val="center"/>
          </w:tcPr>
          <w:p w14:paraId="13E9D751">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7C92AA1C">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370ECBDF">
            <w:pPr>
              <w:keepNext w:val="0"/>
              <w:spacing w:before="20" w:after="20" w:line="260" w:lineRule="exact"/>
              <w:ind w:firstLine="0" w:firstLineChars="0"/>
              <w:jc w:val="center"/>
            </w:pPr>
            <w:r>
              <w:rPr>
                <w:rFonts w:ascii="Times New Roman" w:hAnsi="Times New Roman" w:eastAsia="宋体"/>
                <w:b w:val="0"/>
                <w:sz w:val="18"/>
              </w:rPr>
              <w:t>17.96</w:t>
            </w:r>
          </w:p>
        </w:tc>
        <w:tc>
          <w:tcPr>
            <w:tcW w:w="1265" w:type="dxa"/>
            <w:tcMar>
              <w:left w:w="70" w:type="dxa"/>
              <w:right w:w="70" w:type="dxa"/>
            </w:tcMar>
            <w:vAlign w:val="center"/>
          </w:tcPr>
          <w:p w14:paraId="1FB2BFAA">
            <w:pPr>
              <w:keepNext w:val="0"/>
              <w:spacing w:before="20" w:after="20" w:line="260" w:lineRule="exact"/>
              <w:ind w:firstLine="0" w:firstLineChars="0"/>
              <w:jc w:val="center"/>
            </w:pPr>
            <w:r>
              <w:rPr>
                <w:rFonts w:ascii="Times New Roman" w:hAnsi="Times New Roman" w:eastAsia="宋体"/>
                <w:b w:val="0"/>
                <w:sz w:val="18"/>
              </w:rPr>
              <w:t>38.00</w:t>
            </w:r>
          </w:p>
        </w:tc>
      </w:tr>
    </w:tbl>
    <w:p w14:paraId="05F7D762">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从建设时序看，第1—4年公用主变总容量依次为40.00、40.00、40.00、90.00 MVA；转接后正向负荷由第1年的19.00 MW变为第4年的38.00 MW。四年均以承接负荷为主，第1年和第4年净承接分别为3.13 MW和17.96 MW，主变配置同时服务于本站及片区转入负荷。第4年退出最大一台主变后，剩余主变容量为40.00 MVA，按功率因数折算并计入相应持续时间的储能放电功率，正向容量余量为0.00 MW。</w:t>
      </w:r>
    </w:p>
    <w:p w14:paraId="56B7D90C">
      <w:pPr>
        <w:pStyle w:val="7"/>
        <w:keepNext/>
        <w:numPr>
          <w:ilvl w:val="0"/>
          <w:numId w:val="0"/>
        </w:numPr>
        <w:spacing w:before="160" w:after="120" w:line="360" w:lineRule="exact"/>
        <w:ind w:firstLine="0"/>
      </w:pPr>
      <w:bookmarkStart w:id="218" w:name="bdz-00164站规划分析"/>
      <w:r>
        <w:rPr>
          <w:rFonts w:ascii="Times New Roman" w:hAnsi="Times New Roman" w:eastAsia="方正仿宋_GBK"/>
          <w:b/>
          <w:sz w:val="24"/>
        </w:rPr>
        <w:t>BDZ-00164站规划分析</w:t>
      </w:r>
      <w:bookmarkEnd w:id="218"/>
    </w:p>
    <w:p w14:paraId="4E9181F4">
      <w:pPr>
        <w:pStyle w:val="115"/>
        <w:widowControl/>
        <w:spacing w:before="0" w:after="0" w:line="348" w:lineRule="exact"/>
        <w:ind w:firstLine="480"/>
        <w:jc w:val="both"/>
      </w:pPr>
      <w:r>
        <w:rPr>
          <w:rFonts w:ascii="Times New Roman" w:hAnsi="Times New Roman" w:eastAsia="方正仿宋_GBK"/>
          <w:b w:val="0"/>
          <w:sz w:val="24"/>
        </w:rPr>
        <w:t>该站基期主变配置为20.00+20.00 MVA，规划第4年转接前最大正向、反向净负荷分别为40.86 MW和31.84 MW，正向95%峰值持续时间为3.00 h。弹性方案第1年扩建50 MVA主变。</w:t>
      </w:r>
    </w:p>
    <w:p w14:paraId="13B81647">
      <w:pPr>
        <w:pStyle w:val="2"/>
        <w:widowControl/>
        <w:spacing w:before="0" w:after="0" w:line="348" w:lineRule="exact"/>
        <w:ind w:firstLine="480"/>
        <w:jc w:val="both"/>
      </w:pPr>
      <w:r>
        <w:rPr>
          <w:rFonts w:ascii="Times New Roman" w:hAnsi="Times New Roman" w:eastAsia="方正仿宋_GBK"/>
          <w:b w:val="0"/>
          <w:sz w:val="24"/>
        </w:rPr>
        <w:t>第4年转出2.86 MW、承接0.00 MW后，正向校核负荷为38.00 MW。负荷转出降低正向需求，同时将反向校核上界提高至34.70 MW，配置按两个方向共同确定。刚性方案第4年公用主变总容量为110.00 MVA，储能为0.40 MW；弹性方案相应为90.00 MVA和0.00 MW。弹性方案储能功率减少0.40 MW。</w:t>
      </w:r>
    </w:p>
    <w:p w14:paraId="546524BF">
      <w:pPr>
        <w:pStyle w:val="2"/>
        <w:keepNext/>
        <w:spacing w:before="120" w:after="80" w:line="280" w:lineRule="exact"/>
        <w:ind w:firstLine="0"/>
        <w:jc w:val="center"/>
      </w:pPr>
      <w:r>
        <w:rPr>
          <w:rFonts w:ascii="Times New Roman" w:hAnsi="Times New Roman" w:eastAsia="宋体"/>
          <w:b w:val="0"/>
          <w:sz w:val="21"/>
        </w:rPr>
        <w:t>表5-31 BDZ-00164站第4年配置与负荷转接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48B346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37ABBA35">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B1ED26A">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496A880">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BDF9CE7">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48C36300">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A9ABA57">
            <w:pPr>
              <w:keepNext/>
              <w:spacing w:before="20" w:after="20" w:line="260" w:lineRule="exact"/>
              <w:ind w:firstLine="0" w:firstLineChars="0"/>
              <w:jc w:val="center"/>
            </w:pPr>
            <w:r>
              <w:rPr>
                <w:rFonts w:ascii="Times New Roman" w:hAnsi="Times New Roman" w:eastAsia="宋体"/>
                <w:b/>
                <w:sz w:val="18"/>
              </w:rPr>
              <w:t>转接后正向净负荷/MW</w:t>
            </w:r>
          </w:p>
        </w:tc>
      </w:tr>
      <w:tr w14:paraId="314895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3337E94">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188C4DE9">
            <w:pPr>
              <w:keepNext/>
              <w:spacing w:before="20" w:after="20" w:line="260" w:lineRule="exact"/>
              <w:ind w:firstLine="0" w:firstLineChars="0"/>
              <w:jc w:val="center"/>
            </w:pPr>
            <w:r>
              <w:rPr>
                <w:rFonts w:ascii="Times New Roman" w:hAnsi="Times New Roman" w:eastAsia="宋体"/>
                <w:b w:val="0"/>
                <w:sz w:val="18"/>
              </w:rPr>
              <w:t>20.00+40.00+50.00</w:t>
            </w:r>
          </w:p>
        </w:tc>
        <w:tc>
          <w:tcPr>
            <w:tcW w:w="1686" w:type="dxa"/>
            <w:tcMar>
              <w:left w:w="70" w:type="dxa"/>
              <w:right w:w="70" w:type="dxa"/>
            </w:tcMar>
            <w:vAlign w:val="center"/>
          </w:tcPr>
          <w:p w14:paraId="762BEBDC">
            <w:pPr>
              <w:keepNext/>
              <w:spacing w:before="20" w:after="20" w:line="260" w:lineRule="exact"/>
              <w:ind w:firstLine="0" w:firstLineChars="0"/>
              <w:jc w:val="center"/>
            </w:pPr>
            <w:r>
              <w:rPr>
                <w:rFonts w:ascii="Times New Roman" w:hAnsi="Times New Roman" w:eastAsia="宋体"/>
                <w:b w:val="0"/>
                <w:sz w:val="18"/>
              </w:rPr>
              <w:t>0.40/0.86</w:t>
            </w:r>
          </w:p>
        </w:tc>
        <w:tc>
          <w:tcPr>
            <w:tcW w:w="1205" w:type="dxa"/>
            <w:tcMar>
              <w:left w:w="70" w:type="dxa"/>
              <w:right w:w="70" w:type="dxa"/>
            </w:tcMar>
            <w:vAlign w:val="center"/>
          </w:tcPr>
          <w:p w14:paraId="6943C844">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6D13F87">
            <w:pPr>
              <w:keepNext/>
              <w:spacing w:before="20" w:after="20" w:line="260" w:lineRule="exact"/>
              <w:ind w:firstLine="0" w:firstLineChars="0"/>
              <w:jc w:val="center"/>
            </w:pPr>
            <w:r>
              <w:rPr>
                <w:rFonts w:ascii="Times New Roman" w:hAnsi="Times New Roman" w:eastAsia="宋体"/>
                <w:b w:val="0"/>
                <w:sz w:val="18"/>
              </w:rPr>
              <w:t>16.43</w:t>
            </w:r>
          </w:p>
        </w:tc>
        <w:tc>
          <w:tcPr>
            <w:tcW w:w="1265" w:type="dxa"/>
            <w:tcMar>
              <w:left w:w="70" w:type="dxa"/>
              <w:right w:w="70" w:type="dxa"/>
            </w:tcMar>
            <w:vAlign w:val="center"/>
          </w:tcPr>
          <w:p w14:paraId="391B4586">
            <w:pPr>
              <w:keepNext/>
              <w:spacing w:before="20" w:after="20" w:line="260" w:lineRule="exact"/>
              <w:ind w:firstLine="0" w:firstLineChars="0"/>
              <w:jc w:val="center"/>
            </w:pPr>
            <w:r>
              <w:rPr>
                <w:rFonts w:ascii="Times New Roman" w:hAnsi="Times New Roman" w:eastAsia="宋体"/>
                <w:b w:val="0"/>
                <w:sz w:val="18"/>
              </w:rPr>
              <w:t>57.29</w:t>
            </w:r>
          </w:p>
        </w:tc>
      </w:tr>
      <w:tr w14:paraId="146C65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76B75F4">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CE860C8">
            <w:pPr>
              <w:keepNext w:val="0"/>
              <w:spacing w:before="20" w:after="20" w:line="260" w:lineRule="exact"/>
              <w:ind w:firstLine="0" w:firstLineChars="0"/>
              <w:jc w:val="center"/>
            </w:pPr>
            <w:r>
              <w:rPr>
                <w:rFonts w:ascii="Times New Roman" w:hAnsi="Times New Roman" w:eastAsia="宋体"/>
                <w:b w:val="0"/>
                <w:sz w:val="18"/>
              </w:rPr>
              <w:t>20.00+20.00+50.00</w:t>
            </w:r>
          </w:p>
        </w:tc>
        <w:tc>
          <w:tcPr>
            <w:tcW w:w="1686" w:type="dxa"/>
            <w:tcMar>
              <w:left w:w="70" w:type="dxa"/>
              <w:right w:w="70" w:type="dxa"/>
            </w:tcMar>
            <w:vAlign w:val="center"/>
          </w:tcPr>
          <w:p w14:paraId="08F05119">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3705A17">
            <w:pPr>
              <w:keepNext w:val="0"/>
              <w:spacing w:before="20" w:after="20" w:line="260" w:lineRule="exact"/>
              <w:ind w:firstLine="0" w:firstLineChars="0"/>
              <w:jc w:val="center"/>
            </w:pPr>
            <w:r>
              <w:rPr>
                <w:rFonts w:ascii="Times New Roman" w:hAnsi="Times New Roman" w:eastAsia="宋体"/>
                <w:b w:val="0"/>
                <w:sz w:val="18"/>
              </w:rPr>
              <w:t>2.86</w:t>
            </w:r>
          </w:p>
        </w:tc>
        <w:tc>
          <w:tcPr>
            <w:tcW w:w="1205" w:type="dxa"/>
            <w:tcMar>
              <w:left w:w="70" w:type="dxa"/>
              <w:right w:w="70" w:type="dxa"/>
            </w:tcMar>
            <w:vAlign w:val="center"/>
          </w:tcPr>
          <w:p w14:paraId="5F409F80">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9F2FC5A">
            <w:pPr>
              <w:keepNext w:val="0"/>
              <w:spacing w:before="20" w:after="20" w:line="260" w:lineRule="exact"/>
              <w:ind w:firstLine="0" w:firstLineChars="0"/>
              <w:jc w:val="center"/>
            </w:pPr>
            <w:r>
              <w:rPr>
                <w:rFonts w:ascii="Times New Roman" w:hAnsi="Times New Roman" w:eastAsia="宋体"/>
                <w:b w:val="0"/>
                <w:sz w:val="18"/>
              </w:rPr>
              <w:t>38.00</w:t>
            </w:r>
          </w:p>
        </w:tc>
      </w:tr>
    </w:tbl>
    <w:p w14:paraId="503C73C8">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从建设时序看，第1—4年公用主变总容量依次为90.00、90.00、90.00、90.00 MVA；转接后正向负荷由第1年的38.00 MW变为第4年的38.00 MW。该站在规划期内同时承担过负荷转出和承接任务，站间安排随各年容量需求调整。第4年退出最大一台主变后，剩余主变容量为40.00 MVA，按功率因数折算并计入相应持续时间的储能放电功率，正向容量余量为0.00 MW。</w:t>
      </w:r>
    </w:p>
    <w:p w14:paraId="773DECA6">
      <w:pPr>
        <w:pStyle w:val="7"/>
        <w:keepNext/>
        <w:numPr>
          <w:ilvl w:val="0"/>
          <w:numId w:val="0"/>
        </w:numPr>
        <w:spacing w:before="160" w:after="120" w:line="360" w:lineRule="exact"/>
        <w:ind w:firstLine="0"/>
      </w:pPr>
      <w:bookmarkStart w:id="219" w:name="bdz-00172站规划分析"/>
      <w:r>
        <w:rPr>
          <w:rFonts w:ascii="Times New Roman" w:hAnsi="Times New Roman" w:eastAsia="方正仿宋_GBK"/>
          <w:b/>
          <w:sz w:val="24"/>
        </w:rPr>
        <w:t>BDZ-00172站规划分析</w:t>
      </w:r>
      <w:bookmarkEnd w:id="219"/>
    </w:p>
    <w:p w14:paraId="4588F556">
      <w:pPr>
        <w:pStyle w:val="115"/>
        <w:widowControl/>
        <w:spacing w:before="0" w:after="0" w:line="348" w:lineRule="exact"/>
        <w:ind w:firstLine="480"/>
        <w:jc w:val="both"/>
      </w:pPr>
      <w:r>
        <w:rPr>
          <w:rFonts w:ascii="Times New Roman" w:hAnsi="Times New Roman" w:eastAsia="方正仿宋_GBK"/>
          <w:b w:val="0"/>
          <w:sz w:val="24"/>
        </w:rPr>
        <w:t>该站基期主变配置为20.00+50.00 MVA，规划第4年转接前最大正向、反向净负荷分别为35.94 MW和23.78 MW，正向95%峰值持续时间为2.00 h。弹性方案第1年扩建50 MVA主变。</w:t>
      </w:r>
    </w:p>
    <w:p w14:paraId="7040D92A">
      <w:pPr>
        <w:pStyle w:val="2"/>
        <w:widowControl/>
        <w:spacing w:before="0" w:after="0" w:line="348" w:lineRule="exact"/>
        <w:ind w:firstLine="480"/>
        <w:jc w:val="both"/>
      </w:pPr>
      <w:r>
        <w:rPr>
          <w:rFonts w:ascii="Times New Roman" w:hAnsi="Times New Roman" w:eastAsia="方正仿宋_GBK"/>
          <w:b w:val="0"/>
          <w:sz w:val="24"/>
        </w:rPr>
        <w:t>第4年承接30.56 MW，正向校核负荷增至66.50 MW。该站利用相应主变容量承担片区内部负荷，接收能力按承接后的负荷进行正常运行及主变N-1校核。刚性方案第4年公用主变总容量为131.50 MVA，储能为0.90 MW；弹性方案相应为120.00 MVA和0.00 MW。弹性方案储能功率减少0.90 MW。</w:t>
      </w:r>
    </w:p>
    <w:p w14:paraId="235A614F">
      <w:pPr>
        <w:pStyle w:val="2"/>
        <w:keepNext/>
        <w:spacing w:before="120" w:after="80" w:line="280" w:lineRule="exact"/>
        <w:ind w:firstLine="0"/>
        <w:jc w:val="center"/>
      </w:pPr>
      <w:r>
        <w:rPr>
          <w:rFonts w:ascii="Times New Roman" w:hAnsi="Times New Roman" w:eastAsia="宋体"/>
          <w:b w:val="0"/>
          <w:sz w:val="21"/>
        </w:rPr>
        <w:t>表5-32 BDZ-00172站第4年配置与负荷转接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76CA89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39AF0E30">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7D4E5823">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033D85F3">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2A2D09E">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573C5B5A">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43BEF84E">
            <w:pPr>
              <w:keepNext/>
              <w:spacing w:before="20" w:after="20" w:line="260" w:lineRule="exact"/>
              <w:ind w:firstLine="0" w:firstLineChars="0"/>
              <w:jc w:val="center"/>
            </w:pPr>
            <w:r>
              <w:rPr>
                <w:rFonts w:ascii="Times New Roman" w:hAnsi="Times New Roman" w:eastAsia="宋体"/>
                <w:b/>
                <w:sz w:val="18"/>
              </w:rPr>
              <w:t>转接后正向净负荷/MW</w:t>
            </w:r>
          </w:p>
        </w:tc>
      </w:tr>
      <w:tr w14:paraId="5F9F04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EDB3731">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7FD4674">
            <w:pPr>
              <w:keepNext/>
              <w:spacing w:before="20" w:after="20" w:line="260" w:lineRule="exact"/>
              <w:ind w:firstLine="0" w:firstLineChars="0"/>
              <w:jc w:val="center"/>
            </w:pPr>
            <w:r>
              <w:rPr>
                <w:rFonts w:ascii="Times New Roman" w:hAnsi="Times New Roman" w:eastAsia="宋体"/>
                <w:b w:val="0"/>
                <w:sz w:val="18"/>
              </w:rPr>
              <w:t>31.50+50.00+50.00</w:t>
            </w:r>
          </w:p>
        </w:tc>
        <w:tc>
          <w:tcPr>
            <w:tcW w:w="1686" w:type="dxa"/>
            <w:tcMar>
              <w:left w:w="70" w:type="dxa"/>
              <w:right w:w="70" w:type="dxa"/>
            </w:tcMar>
            <w:vAlign w:val="center"/>
          </w:tcPr>
          <w:p w14:paraId="02D8EF1D">
            <w:pPr>
              <w:keepNext/>
              <w:spacing w:before="20" w:after="20" w:line="260" w:lineRule="exact"/>
              <w:ind w:firstLine="0" w:firstLineChars="0"/>
              <w:jc w:val="center"/>
            </w:pPr>
            <w:r>
              <w:rPr>
                <w:rFonts w:ascii="Times New Roman" w:hAnsi="Times New Roman" w:eastAsia="宋体"/>
                <w:b w:val="0"/>
                <w:sz w:val="18"/>
              </w:rPr>
              <w:t>0.90/1.94</w:t>
            </w:r>
          </w:p>
        </w:tc>
        <w:tc>
          <w:tcPr>
            <w:tcW w:w="1205" w:type="dxa"/>
            <w:tcMar>
              <w:left w:w="70" w:type="dxa"/>
              <w:right w:w="70" w:type="dxa"/>
            </w:tcMar>
            <w:vAlign w:val="center"/>
          </w:tcPr>
          <w:p w14:paraId="7982D36C">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1847F952">
            <w:pPr>
              <w:keepNext/>
              <w:spacing w:before="20" w:after="20" w:line="260" w:lineRule="exact"/>
              <w:ind w:firstLine="0" w:firstLineChars="0"/>
              <w:jc w:val="center"/>
            </w:pPr>
            <w:r>
              <w:rPr>
                <w:rFonts w:ascii="Times New Roman" w:hAnsi="Times New Roman" w:eastAsia="宋体"/>
                <w:b w:val="0"/>
                <w:sz w:val="18"/>
              </w:rPr>
              <w:t>42.39</w:t>
            </w:r>
          </w:p>
        </w:tc>
        <w:tc>
          <w:tcPr>
            <w:tcW w:w="1265" w:type="dxa"/>
            <w:tcMar>
              <w:left w:w="70" w:type="dxa"/>
              <w:right w:w="70" w:type="dxa"/>
            </w:tcMar>
            <w:vAlign w:val="center"/>
          </w:tcPr>
          <w:p w14:paraId="2E9E9001">
            <w:pPr>
              <w:keepNext/>
              <w:spacing w:before="20" w:after="20" w:line="260" w:lineRule="exact"/>
              <w:ind w:firstLine="0" w:firstLineChars="0"/>
              <w:jc w:val="center"/>
            </w:pPr>
            <w:r>
              <w:rPr>
                <w:rFonts w:ascii="Times New Roman" w:hAnsi="Times New Roman" w:eastAsia="宋体"/>
                <w:b w:val="0"/>
                <w:sz w:val="18"/>
              </w:rPr>
              <w:t>78.33</w:t>
            </w:r>
          </w:p>
        </w:tc>
      </w:tr>
      <w:tr w14:paraId="6CEB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930713E">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739B7B8E">
            <w:pPr>
              <w:keepNext w:val="0"/>
              <w:spacing w:before="20" w:after="20" w:line="260" w:lineRule="exact"/>
              <w:ind w:firstLine="0" w:firstLineChars="0"/>
              <w:jc w:val="center"/>
            </w:pPr>
            <w:r>
              <w:rPr>
                <w:rFonts w:ascii="Times New Roman" w:hAnsi="Times New Roman" w:eastAsia="宋体"/>
                <w:b w:val="0"/>
                <w:sz w:val="18"/>
              </w:rPr>
              <w:t>20.00+50.00+50.00</w:t>
            </w:r>
          </w:p>
        </w:tc>
        <w:tc>
          <w:tcPr>
            <w:tcW w:w="1686" w:type="dxa"/>
            <w:tcMar>
              <w:left w:w="70" w:type="dxa"/>
              <w:right w:w="70" w:type="dxa"/>
            </w:tcMar>
            <w:vAlign w:val="center"/>
          </w:tcPr>
          <w:p w14:paraId="30B7E843">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0B120F3B">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8819640">
            <w:pPr>
              <w:keepNext w:val="0"/>
              <w:spacing w:before="20" w:after="20" w:line="260" w:lineRule="exact"/>
              <w:ind w:firstLine="0" w:firstLineChars="0"/>
              <w:jc w:val="center"/>
            </w:pPr>
            <w:r>
              <w:rPr>
                <w:rFonts w:ascii="Times New Roman" w:hAnsi="Times New Roman" w:eastAsia="宋体"/>
                <w:b w:val="0"/>
                <w:sz w:val="18"/>
              </w:rPr>
              <w:t>30.56</w:t>
            </w:r>
          </w:p>
        </w:tc>
        <w:tc>
          <w:tcPr>
            <w:tcW w:w="1265" w:type="dxa"/>
            <w:tcMar>
              <w:left w:w="70" w:type="dxa"/>
              <w:right w:w="70" w:type="dxa"/>
            </w:tcMar>
            <w:vAlign w:val="center"/>
          </w:tcPr>
          <w:p w14:paraId="14486AFD">
            <w:pPr>
              <w:keepNext w:val="0"/>
              <w:spacing w:before="20" w:after="20" w:line="260" w:lineRule="exact"/>
              <w:ind w:firstLine="0" w:firstLineChars="0"/>
              <w:jc w:val="center"/>
            </w:pPr>
            <w:r>
              <w:rPr>
                <w:rFonts w:ascii="Times New Roman" w:hAnsi="Times New Roman" w:eastAsia="宋体"/>
                <w:b w:val="0"/>
                <w:sz w:val="18"/>
              </w:rPr>
              <w:t>66.50</w:t>
            </w:r>
          </w:p>
        </w:tc>
      </w:tr>
    </w:tbl>
    <w:p w14:paraId="1BBA022F">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从建设时序看，第1—4年公用主变总容量依次为120.00、120.00、120.00、120.00 MVA；转接后正向负荷由第1年的66.50 MW变为第4年的66.50 MW。四年均以承接负荷为主，第1年和第4年净承接分别为38.03 MW和30.56 MW，主变配置同时服务于本站及片区转入负荷。第4年</w:t>
      </w:r>
      <w:r>
        <w:rPr>
          <w:rFonts w:ascii="Times New Roman" w:hAnsi="Times New Roman" w:eastAsia="方正仿宋_GBK"/>
          <w:b w:val="0"/>
          <w:sz w:val="24"/>
          <w:highlight w:val="yellow"/>
          <w:rPrChange w:id="47" w:author="白日梦想家" w:date="2026-10-08T15:57:17Z">
            <w:rPr>
              <w:rFonts w:ascii="Times New Roman" w:hAnsi="Times New Roman" w:eastAsia="方正仿宋_GBK"/>
              <w:b w:val="0"/>
              <w:sz w:val="24"/>
            </w:rPr>
          </w:rPrChange>
        </w:rPr>
        <w:t>退出最大一台主变后</w:t>
      </w:r>
      <w:r>
        <w:rPr>
          <w:rFonts w:ascii="Times New Roman" w:hAnsi="Times New Roman" w:eastAsia="方正仿宋_GBK"/>
          <w:b w:val="0"/>
          <w:sz w:val="24"/>
        </w:rPr>
        <w:t>，剩余主变容量为70.00 MVA，按功率因数折算并计入相应持续时间的储能放电功率，正向容量余量为0.00 MW。</w:t>
      </w:r>
    </w:p>
    <w:p w14:paraId="311C9A0C">
      <w:pPr>
        <w:pStyle w:val="5"/>
        <w:keepNext/>
        <w:numPr>
          <w:ilvl w:val="0"/>
          <w:numId w:val="0"/>
        </w:numPr>
        <w:spacing w:before="160" w:after="120" w:line="390" w:lineRule="exact"/>
        <w:ind w:firstLine="0"/>
      </w:pPr>
      <w:bookmarkStart w:id="220" w:name="市区逐站规划方案"/>
      <w:r>
        <w:rPr>
          <w:rFonts w:ascii="Times New Roman" w:hAnsi="Times New Roman" w:eastAsia="方正仿宋_GBK"/>
          <w:b/>
          <w:sz w:val="26"/>
        </w:rPr>
        <w:t>5.4.5 市区逐站规划方案</w:t>
      </w:r>
      <w:bookmarkEnd w:id="220"/>
    </w:p>
    <w:p w14:paraId="64140B95">
      <w:pPr>
        <w:pStyle w:val="115"/>
        <w:widowControl/>
        <w:spacing w:before="0" w:after="0" w:line="348" w:lineRule="exact"/>
        <w:ind w:firstLine="480"/>
        <w:jc w:val="both"/>
      </w:pPr>
      <w:r>
        <w:rPr>
          <w:rFonts w:ascii="Times New Roman" w:hAnsi="Times New Roman" w:eastAsia="方正仿宋_GBK"/>
          <w:b w:val="0"/>
          <w:sz w:val="24"/>
        </w:rPr>
        <w:t>市区各站按A类供电区域进行规划，站级需求以正向供电和主变N-1为主。以下结合重载站负荷转出和承接站容量配置说明建设安排。</w:t>
      </w:r>
    </w:p>
    <w:p w14:paraId="5B4EEBCB">
      <w:pPr>
        <w:pStyle w:val="7"/>
        <w:keepNext/>
        <w:numPr>
          <w:ilvl w:val="0"/>
          <w:numId w:val="0"/>
        </w:numPr>
        <w:spacing w:before="160" w:after="120" w:line="360" w:lineRule="exact"/>
        <w:ind w:firstLine="0"/>
      </w:pPr>
      <w:bookmarkStart w:id="221" w:name="bdz-00012站规划分析"/>
      <w:r>
        <w:rPr>
          <w:rFonts w:ascii="Times New Roman" w:hAnsi="Times New Roman" w:eastAsia="方正仿宋_GBK"/>
          <w:b/>
          <w:sz w:val="24"/>
        </w:rPr>
        <w:t>BDZ-00012站规划分析</w:t>
      </w:r>
      <w:bookmarkEnd w:id="221"/>
    </w:p>
    <w:p w14:paraId="2DC59331">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MVA，规划第4年转接前最大正向、反向净负荷分别为27.92 MW和30.90 MW，正向95%峰值持续时间为2.00 h。弹性方案沿用基期主变容量，后续各年通过站间负荷转接满足容量需求。</w:t>
      </w:r>
    </w:p>
    <w:p w14:paraId="5906CD79">
      <w:pPr>
        <w:pStyle w:val="2"/>
        <w:widowControl/>
        <w:spacing w:before="0" w:after="0" w:line="348" w:lineRule="exact"/>
        <w:ind w:firstLine="480"/>
        <w:jc w:val="both"/>
      </w:pPr>
      <w:r>
        <w:rPr>
          <w:rFonts w:ascii="Times New Roman" w:hAnsi="Times New Roman" w:eastAsia="方正仿宋_GBK"/>
          <w:b w:val="0"/>
          <w:sz w:val="24"/>
        </w:rPr>
        <w:t>第4年承接10.08 MW，正向校核负荷增至38.00 MW。该站利用相应主变容量承担片区内部负荷，接收能力按承接后的负荷进行正常运行及主变N-1校核。刚性方案第4年公用主变总容量为80.00 MVA，储能为31.00 MW；弹性方案相应为80.00 MVA和0.00 MW。弹性方案储能功率减少31.00 MW。</w:t>
      </w:r>
    </w:p>
    <w:p w14:paraId="7FD62675">
      <w:pPr>
        <w:pStyle w:val="2"/>
        <w:keepNext/>
        <w:spacing w:before="120" w:after="80" w:line="280" w:lineRule="exact"/>
        <w:ind w:firstLine="0"/>
        <w:jc w:val="center"/>
      </w:pPr>
      <w:r>
        <w:rPr>
          <w:rFonts w:ascii="Times New Roman" w:hAnsi="Times New Roman" w:eastAsia="宋体"/>
          <w:b w:val="0"/>
          <w:sz w:val="21"/>
        </w:rPr>
        <w:t>表5-33 BDZ-00012站第4年配置与负荷转接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F8FFA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768756F1">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C662B67">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309D1121">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C14222C">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D264462">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6890AFB6">
            <w:pPr>
              <w:keepNext/>
              <w:spacing w:before="20" w:after="20" w:line="260" w:lineRule="exact"/>
              <w:ind w:firstLine="0" w:firstLineChars="0"/>
              <w:jc w:val="center"/>
            </w:pPr>
            <w:r>
              <w:rPr>
                <w:rFonts w:ascii="Times New Roman" w:hAnsi="Times New Roman" w:eastAsia="宋体"/>
                <w:b/>
                <w:sz w:val="18"/>
              </w:rPr>
              <w:t>转接后正向净负荷/MW</w:t>
            </w:r>
          </w:p>
        </w:tc>
      </w:tr>
      <w:tr w14:paraId="129485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BE1C8E2">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267EA0BA">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455F85E3">
            <w:pPr>
              <w:keepNext/>
              <w:spacing w:before="20" w:after="20" w:line="260" w:lineRule="exact"/>
              <w:ind w:firstLine="0" w:firstLineChars="0"/>
              <w:jc w:val="center"/>
            </w:pPr>
            <w:r>
              <w:rPr>
                <w:rFonts w:ascii="Times New Roman" w:hAnsi="Times New Roman" w:eastAsia="宋体"/>
                <w:b w:val="0"/>
                <w:sz w:val="18"/>
              </w:rPr>
              <w:t>31.00/66.65</w:t>
            </w:r>
          </w:p>
        </w:tc>
        <w:tc>
          <w:tcPr>
            <w:tcW w:w="1205" w:type="dxa"/>
            <w:tcMar>
              <w:left w:w="70" w:type="dxa"/>
              <w:right w:w="70" w:type="dxa"/>
            </w:tcMar>
            <w:vAlign w:val="center"/>
          </w:tcPr>
          <w:p w14:paraId="6588D6CA">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0EC3AFF">
            <w:pPr>
              <w:keepNext/>
              <w:spacing w:before="20" w:after="20" w:line="260" w:lineRule="exact"/>
              <w:ind w:firstLine="0" w:firstLineChars="0"/>
              <w:jc w:val="center"/>
            </w:pPr>
            <w:r>
              <w:rPr>
                <w:rFonts w:ascii="Times New Roman" w:hAnsi="Times New Roman" w:eastAsia="宋体"/>
                <w:b w:val="0"/>
                <w:sz w:val="18"/>
              </w:rPr>
              <w:t>41.08</w:t>
            </w:r>
          </w:p>
        </w:tc>
        <w:tc>
          <w:tcPr>
            <w:tcW w:w="1265" w:type="dxa"/>
            <w:tcMar>
              <w:left w:w="70" w:type="dxa"/>
              <w:right w:w="70" w:type="dxa"/>
            </w:tcMar>
            <w:vAlign w:val="center"/>
          </w:tcPr>
          <w:p w14:paraId="58616516">
            <w:pPr>
              <w:keepNext/>
              <w:spacing w:before="20" w:after="20" w:line="260" w:lineRule="exact"/>
              <w:ind w:firstLine="0" w:firstLineChars="0"/>
              <w:jc w:val="center"/>
            </w:pPr>
            <w:r>
              <w:rPr>
                <w:rFonts w:ascii="Times New Roman" w:hAnsi="Times New Roman" w:eastAsia="宋体"/>
                <w:b w:val="0"/>
                <w:sz w:val="18"/>
              </w:rPr>
              <w:t>69.00</w:t>
            </w:r>
          </w:p>
        </w:tc>
      </w:tr>
      <w:tr w14:paraId="6F7358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ED56A17">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35A2CCC">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E50B55D">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CAC39F3">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23E5598">
            <w:pPr>
              <w:keepNext w:val="0"/>
              <w:spacing w:before="20" w:after="20" w:line="260" w:lineRule="exact"/>
              <w:ind w:firstLine="0" w:firstLineChars="0"/>
              <w:jc w:val="center"/>
            </w:pPr>
            <w:r>
              <w:rPr>
                <w:rFonts w:ascii="Times New Roman" w:hAnsi="Times New Roman" w:eastAsia="宋体"/>
                <w:b w:val="0"/>
                <w:sz w:val="18"/>
              </w:rPr>
              <w:t>10.08</w:t>
            </w:r>
          </w:p>
        </w:tc>
        <w:tc>
          <w:tcPr>
            <w:tcW w:w="1265" w:type="dxa"/>
            <w:tcMar>
              <w:left w:w="70" w:type="dxa"/>
              <w:right w:w="70" w:type="dxa"/>
            </w:tcMar>
            <w:vAlign w:val="center"/>
          </w:tcPr>
          <w:p w14:paraId="2E5B475D">
            <w:pPr>
              <w:keepNext w:val="0"/>
              <w:spacing w:before="20" w:after="20" w:line="260" w:lineRule="exact"/>
              <w:ind w:firstLine="0" w:firstLineChars="0"/>
              <w:jc w:val="center"/>
            </w:pPr>
            <w:r>
              <w:rPr>
                <w:rFonts w:ascii="Times New Roman" w:hAnsi="Times New Roman" w:eastAsia="宋体"/>
                <w:b w:val="0"/>
                <w:sz w:val="18"/>
              </w:rPr>
              <w:t>38.00</w:t>
            </w:r>
          </w:p>
        </w:tc>
      </w:tr>
    </w:tbl>
    <w:p w14:paraId="22506FFE">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MVA；转接后正向负荷由第1年的26.47 MW变为第4年的38.00 MW。四年均以承接负荷为主，第1年和第4年净承接分别为0.00 MW和10.08 MW，主变配置同时服务于本站及片区转入负荷。第4年退出最大一台主变后，剩余主变容量为40.00 MVA，按功率因数折算并计入相应持续时间的储能放电功率，正向容量余量为0.00 MW。</w:t>
      </w:r>
    </w:p>
    <w:p w14:paraId="6F0E5AB8">
      <w:pPr>
        <w:pStyle w:val="7"/>
        <w:keepNext/>
        <w:numPr>
          <w:ilvl w:val="0"/>
          <w:numId w:val="0"/>
        </w:numPr>
        <w:spacing w:before="160" w:after="120" w:line="360" w:lineRule="exact"/>
        <w:ind w:firstLine="0"/>
      </w:pPr>
      <w:bookmarkStart w:id="222" w:name="bdz-00013站规划分析"/>
      <w:r>
        <w:rPr>
          <w:rFonts w:ascii="Times New Roman" w:hAnsi="Times New Roman" w:eastAsia="方正仿宋_GBK"/>
          <w:b/>
          <w:sz w:val="24"/>
        </w:rPr>
        <w:t>BDZ-00013站规划分析</w:t>
      </w:r>
      <w:bookmarkEnd w:id="222"/>
    </w:p>
    <w:p w14:paraId="6EBB56EE">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MVA，规划第4年转接前最大正向、反向净负荷分别为60.81 MW和7.52 MW，正向95%峰值持续时间为4.00 h。弹性方案第1年扩建50 MVA主变。</w:t>
      </w:r>
    </w:p>
    <w:p w14:paraId="5C335D4C">
      <w:pPr>
        <w:pStyle w:val="2"/>
        <w:widowControl/>
        <w:spacing w:before="0" w:after="0" w:line="348" w:lineRule="exact"/>
        <w:ind w:firstLine="480"/>
        <w:jc w:val="both"/>
      </w:pPr>
      <w:r>
        <w:rPr>
          <w:rFonts w:ascii="Times New Roman" w:hAnsi="Times New Roman" w:eastAsia="方正仿宋_GBK"/>
          <w:b w:val="0"/>
          <w:sz w:val="24"/>
        </w:rPr>
        <w:t>第4年承接15.19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266E25EA">
      <w:pPr>
        <w:pStyle w:val="2"/>
        <w:keepNext/>
        <w:spacing w:before="120" w:after="80" w:line="280" w:lineRule="exact"/>
        <w:ind w:firstLine="0"/>
        <w:jc w:val="center"/>
      </w:pPr>
      <w:r>
        <w:rPr>
          <w:rFonts w:ascii="Times New Roman" w:hAnsi="Times New Roman" w:eastAsia="宋体"/>
          <w:b w:val="0"/>
          <w:sz w:val="21"/>
        </w:rPr>
        <w:t>表5-34 BDZ-00013站第4年配置与负荷转接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7537D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5F79CC1">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BE58F64">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22963BFC">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336C9E90">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2664BDBD">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1988343F">
            <w:pPr>
              <w:keepNext/>
              <w:spacing w:before="20" w:after="20" w:line="260" w:lineRule="exact"/>
              <w:ind w:firstLine="0" w:firstLineChars="0"/>
              <w:jc w:val="center"/>
            </w:pPr>
            <w:r>
              <w:rPr>
                <w:rFonts w:ascii="Times New Roman" w:hAnsi="Times New Roman" w:eastAsia="宋体"/>
                <w:b/>
                <w:sz w:val="18"/>
              </w:rPr>
              <w:t>转接后正向净负荷/MW</w:t>
            </w:r>
          </w:p>
        </w:tc>
      </w:tr>
      <w:tr w14:paraId="1C3212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783" w:type="dxa"/>
            <w:tcMar>
              <w:left w:w="70" w:type="dxa"/>
              <w:right w:w="70" w:type="dxa"/>
            </w:tcMar>
            <w:vAlign w:val="center"/>
          </w:tcPr>
          <w:p w14:paraId="5BB5ED71">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2EBAE5C7">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3754C794">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360C16F">
            <w:pPr>
              <w:keepNext/>
              <w:spacing w:before="20" w:after="20" w:line="260" w:lineRule="exact"/>
              <w:ind w:firstLine="0" w:firstLineChars="0"/>
              <w:jc w:val="center"/>
            </w:pPr>
            <w:r>
              <w:rPr>
                <w:rFonts w:ascii="Times New Roman" w:hAnsi="Times New Roman" w:eastAsia="宋体"/>
                <w:b w:val="0"/>
                <w:sz w:val="18"/>
              </w:rPr>
              <w:t>22.81</w:t>
            </w:r>
          </w:p>
        </w:tc>
        <w:tc>
          <w:tcPr>
            <w:tcW w:w="1205" w:type="dxa"/>
            <w:tcMar>
              <w:left w:w="70" w:type="dxa"/>
              <w:right w:w="70" w:type="dxa"/>
            </w:tcMar>
            <w:vAlign w:val="center"/>
          </w:tcPr>
          <w:p w14:paraId="17EDD5EF">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55A070D1">
            <w:pPr>
              <w:keepNext/>
              <w:spacing w:before="20" w:after="20" w:line="260" w:lineRule="exact"/>
              <w:ind w:firstLine="0" w:firstLineChars="0"/>
              <w:jc w:val="center"/>
            </w:pPr>
            <w:r>
              <w:rPr>
                <w:rFonts w:ascii="Times New Roman" w:hAnsi="Times New Roman" w:eastAsia="宋体"/>
                <w:b w:val="0"/>
                <w:sz w:val="18"/>
              </w:rPr>
              <w:t>38.00</w:t>
            </w:r>
          </w:p>
        </w:tc>
      </w:tr>
      <w:tr w14:paraId="5E9486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28AAEA9">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918A00A">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78D05033">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E0132DA">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6FF17D52">
            <w:pPr>
              <w:keepNext w:val="0"/>
              <w:spacing w:before="20" w:after="20" w:line="260" w:lineRule="exact"/>
              <w:ind w:firstLine="0" w:firstLineChars="0"/>
              <w:jc w:val="center"/>
            </w:pPr>
            <w:r>
              <w:rPr>
                <w:rFonts w:ascii="Times New Roman" w:hAnsi="Times New Roman" w:eastAsia="宋体"/>
                <w:b w:val="0"/>
                <w:sz w:val="18"/>
              </w:rPr>
              <w:t>15.19</w:t>
            </w:r>
          </w:p>
        </w:tc>
        <w:tc>
          <w:tcPr>
            <w:tcW w:w="1265" w:type="dxa"/>
            <w:tcMar>
              <w:left w:w="70" w:type="dxa"/>
              <w:right w:w="70" w:type="dxa"/>
            </w:tcMar>
            <w:vAlign w:val="center"/>
          </w:tcPr>
          <w:p w14:paraId="1955E986">
            <w:pPr>
              <w:keepNext w:val="0"/>
              <w:spacing w:before="20" w:after="20" w:line="260" w:lineRule="exact"/>
              <w:ind w:firstLine="0" w:firstLineChars="0"/>
              <w:jc w:val="center"/>
            </w:pPr>
            <w:r>
              <w:rPr>
                <w:rFonts w:ascii="Times New Roman" w:hAnsi="Times New Roman" w:eastAsia="宋体"/>
                <w:b w:val="0"/>
                <w:sz w:val="18"/>
              </w:rPr>
              <w:t>76.00</w:t>
            </w:r>
          </w:p>
        </w:tc>
      </w:tr>
    </w:tbl>
    <w:p w14:paraId="16293099">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MW。四年均以承接负荷为主，第1年和第4年净承接分别为18.36 MW和15.19 MW，主变配置同时服务于本站及片区转入负荷。第4年退出最大一台主变后，剩余主变容量为80.00 MVA，按功率因数折算并计入相应持续时间的储能放电功率，正向容量余量为0.00 MW。</w:t>
      </w:r>
    </w:p>
    <w:p w14:paraId="2E11EA4C">
      <w:pPr>
        <w:pStyle w:val="7"/>
        <w:keepNext/>
        <w:numPr>
          <w:ilvl w:val="0"/>
          <w:numId w:val="0"/>
        </w:numPr>
        <w:spacing w:before="160" w:after="120" w:line="360" w:lineRule="exact"/>
        <w:ind w:firstLine="0"/>
      </w:pPr>
      <w:bookmarkStart w:id="223" w:name="bdz-00023站规划分析"/>
      <w:r>
        <w:rPr>
          <w:rFonts w:ascii="Times New Roman" w:hAnsi="Times New Roman" w:eastAsia="方正仿宋_GBK"/>
          <w:b/>
          <w:sz w:val="24"/>
        </w:rPr>
        <w:t>BDZ-00023站规划分析</w:t>
      </w:r>
      <w:bookmarkEnd w:id="223"/>
    </w:p>
    <w:p w14:paraId="4BC3C82E">
      <w:pPr>
        <w:pStyle w:val="115"/>
        <w:widowControl/>
        <w:spacing w:before="0" w:after="0" w:line="348" w:lineRule="exact"/>
        <w:ind w:firstLine="480"/>
        <w:jc w:val="both"/>
      </w:pPr>
      <w:r>
        <w:rPr>
          <w:rFonts w:ascii="Times New Roman" w:hAnsi="Times New Roman" w:eastAsia="方正仿宋_GBK"/>
          <w:b w:val="0"/>
          <w:sz w:val="24"/>
        </w:rPr>
        <w:t>该站基期主变配置为40.00+63.00 MVA，规划第4年转接前最大正向、反向净负荷分别为89.01 MW和0.00 MW，正向95%峰值持续时间为4.00 h。弹性方案第4年实施主变增容，新购容量63.00 MVA。</w:t>
      </w:r>
    </w:p>
    <w:p w14:paraId="70316712">
      <w:pPr>
        <w:pStyle w:val="2"/>
        <w:widowControl/>
        <w:spacing w:before="0" w:after="0" w:line="348" w:lineRule="exact"/>
        <w:ind w:firstLine="480"/>
        <w:jc w:val="both"/>
      </w:pPr>
      <w:r>
        <w:rPr>
          <w:rFonts w:ascii="Times New Roman" w:hAnsi="Times New Roman" w:eastAsia="方正仿宋_GBK"/>
          <w:b w:val="0"/>
          <w:sz w:val="24"/>
        </w:rPr>
        <w:t>第4年转出29.16 MW、承接0.00 MW后，正向校核负荷为59.85 MW。负荷转出降低正向需求，同时将反向校核上界提高至29.16 MW，配置按两个方向共同确定。刚性方案第4年公用主变总容量为126.00 MVA，储能为0.00 MW；弹性方案相应为126.00 MVA和0.00 MW。两类方案的本站公用主变总容量相同。</w:t>
      </w:r>
    </w:p>
    <w:p w14:paraId="6EA04E5E">
      <w:pPr>
        <w:pStyle w:val="2"/>
        <w:keepNext/>
        <w:spacing w:before="120" w:after="80" w:line="280" w:lineRule="exact"/>
        <w:ind w:firstLine="0"/>
        <w:jc w:val="center"/>
      </w:pPr>
      <w:r>
        <w:rPr>
          <w:rFonts w:ascii="Times New Roman" w:hAnsi="Times New Roman" w:eastAsia="宋体"/>
          <w:b w:val="0"/>
          <w:sz w:val="21"/>
        </w:rPr>
        <w:t>表5-35 BDZ-00023站第4年配置与负荷转接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33E8A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774B633">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DB916D8">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AD6CED2">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103CB6B">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13E07183">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0820E02C">
            <w:pPr>
              <w:keepNext/>
              <w:spacing w:before="20" w:after="20" w:line="260" w:lineRule="exact"/>
              <w:ind w:firstLine="0" w:firstLineChars="0"/>
              <w:jc w:val="center"/>
            </w:pPr>
            <w:r>
              <w:rPr>
                <w:rFonts w:ascii="Times New Roman" w:hAnsi="Times New Roman" w:eastAsia="宋体"/>
                <w:b/>
                <w:sz w:val="18"/>
              </w:rPr>
              <w:t>转接后正向净负荷/MW</w:t>
            </w:r>
          </w:p>
        </w:tc>
      </w:tr>
      <w:tr w14:paraId="6B7F0D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6909603">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1027FED">
            <w:pPr>
              <w:keepNext/>
              <w:spacing w:before="20" w:after="20" w:line="260" w:lineRule="exact"/>
              <w:ind w:firstLine="0" w:firstLineChars="0"/>
              <w:jc w:val="center"/>
            </w:pPr>
            <w:r>
              <w:rPr>
                <w:rFonts w:ascii="Times New Roman" w:hAnsi="Times New Roman" w:eastAsia="宋体"/>
                <w:b w:val="0"/>
                <w:sz w:val="18"/>
              </w:rPr>
              <w:t>63.00+63.00</w:t>
            </w:r>
          </w:p>
        </w:tc>
        <w:tc>
          <w:tcPr>
            <w:tcW w:w="1686" w:type="dxa"/>
            <w:tcMar>
              <w:left w:w="70" w:type="dxa"/>
              <w:right w:w="70" w:type="dxa"/>
            </w:tcMar>
            <w:vAlign w:val="center"/>
          </w:tcPr>
          <w:p w14:paraId="6C050D7B">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D6B4619">
            <w:pPr>
              <w:keepNext/>
              <w:spacing w:before="20" w:after="20" w:line="260" w:lineRule="exact"/>
              <w:ind w:firstLine="0" w:firstLineChars="0"/>
              <w:jc w:val="center"/>
            </w:pPr>
            <w:r>
              <w:rPr>
                <w:rFonts w:ascii="Times New Roman" w:hAnsi="Times New Roman" w:eastAsia="宋体"/>
                <w:b w:val="0"/>
                <w:sz w:val="18"/>
              </w:rPr>
              <w:t>29.16</w:t>
            </w:r>
          </w:p>
        </w:tc>
        <w:tc>
          <w:tcPr>
            <w:tcW w:w="1205" w:type="dxa"/>
            <w:tcMar>
              <w:left w:w="70" w:type="dxa"/>
              <w:right w:w="70" w:type="dxa"/>
            </w:tcMar>
            <w:vAlign w:val="center"/>
          </w:tcPr>
          <w:p w14:paraId="2C2E255F">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2362641">
            <w:pPr>
              <w:keepNext/>
              <w:spacing w:before="20" w:after="20" w:line="260" w:lineRule="exact"/>
              <w:ind w:firstLine="0" w:firstLineChars="0"/>
              <w:jc w:val="center"/>
            </w:pPr>
            <w:r>
              <w:rPr>
                <w:rFonts w:ascii="Times New Roman" w:hAnsi="Times New Roman" w:eastAsia="宋体"/>
                <w:b w:val="0"/>
                <w:sz w:val="18"/>
              </w:rPr>
              <w:t>59.85</w:t>
            </w:r>
          </w:p>
        </w:tc>
      </w:tr>
      <w:tr w14:paraId="75A0A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30D0014">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5836517E">
            <w:pPr>
              <w:keepNext w:val="0"/>
              <w:spacing w:before="20" w:after="20" w:line="260" w:lineRule="exact"/>
              <w:ind w:firstLine="0" w:firstLineChars="0"/>
              <w:jc w:val="center"/>
            </w:pPr>
            <w:r>
              <w:rPr>
                <w:rFonts w:ascii="Times New Roman" w:hAnsi="Times New Roman" w:eastAsia="宋体"/>
                <w:b w:val="0"/>
                <w:sz w:val="18"/>
              </w:rPr>
              <w:t>63.00+63.00</w:t>
            </w:r>
          </w:p>
        </w:tc>
        <w:tc>
          <w:tcPr>
            <w:tcW w:w="1686" w:type="dxa"/>
            <w:tcMar>
              <w:left w:w="70" w:type="dxa"/>
              <w:right w:w="70" w:type="dxa"/>
            </w:tcMar>
            <w:vAlign w:val="center"/>
          </w:tcPr>
          <w:p w14:paraId="5CB54ED7">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7470D5A1">
            <w:pPr>
              <w:keepNext w:val="0"/>
              <w:spacing w:before="20" w:after="20" w:line="260" w:lineRule="exact"/>
              <w:ind w:firstLine="0" w:firstLineChars="0"/>
              <w:jc w:val="center"/>
            </w:pPr>
            <w:r>
              <w:rPr>
                <w:rFonts w:ascii="Times New Roman" w:hAnsi="Times New Roman" w:eastAsia="宋体"/>
                <w:b w:val="0"/>
                <w:sz w:val="18"/>
              </w:rPr>
              <w:t>29.16</w:t>
            </w:r>
          </w:p>
        </w:tc>
        <w:tc>
          <w:tcPr>
            <w:tcW w:w="1205" w:type="dxa"/>
            <w:tcMar>
              <w:left w:w="70" w:type="dxa"/>
              <w:right w:w="70" w:type="dxa"/>
            </w:tcMar>
            <w:vAlign w:val="center"/>
          </w:tcPr>
          <w:p w14:paraId="68A1B6F4">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4462AFC">
            <w:pPr>
              <w:keepNext w:val="0"/>
              <w:spacing w:before="20" w:after="20" w:line="260" w:lineRule="exact"/>
              <w:ind w:firstLine="0" w:firstLineChars="0"/>
              <w:jc w:val="center"/>
            </w:pPr>
            <w:r>
              <w:rPr>
                <w:rFonts w:ascii="Times New Roman" w:hAnsi="Times New Roman" w:eastAsia="宋体"/>
                <w:b w:val="0"/>
                <w:sz w:val="18"/>
              </w:rPr>
              <w:t>59.85</w:t>
            </w:r>
          </w:p>
        </w:tc>
      </w:tr>
    </w:tbl>
    <w:p w14:paraId="48473736">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从建设时序看，第1—4年公用主变总容量依次为103.00、103.00、103.00、126.00 MVA；转接后正向负荷由第1年的38.00 MW变为第4年的59.85 MW。四年均以转出负荷为主，第1年和第4年分别转出46.37 MW和29.16 MW，邻站承接是本站供电安排的重要组成。第4年退出最大一台主变后，剩余主变容量为63.00 MVA，按功率因数折算并计入相应持续时间的储能放电功率，正向容量余量为0.00 MW。</w:t>
      </w:r>
    </w:p>
    <w:p w14:paraId="000C214C">
      <w:pPr>
        <w:pStyle w:val="7"/>
        <w:keepNext/>
        <w:numPr>
          <w:ilvl w:val="0"/>
          <w:numId w:val="0"/>
        </w:numPr>
        <w:spacing w:before="160" w:after="120" w:line="360" w:lineRule="exact"/>
        <w:ind w:firstLine="0"/>
      </w:pPr>
      <w:bookmarkStart w:id="224" w:name="bdz-00024站规划分析"/>
      <w:r>
        <w:rPr>
          <w:rFonts w:ascii="Times New Roman" w:hAnsi="Times New Roman" w:eastAsia="方正仿宋_GBK"/>
          <w:b/>
          <w:sz w:val="24"/>
        </w:rPr>
        <w:t>BDZ-00024站规划分析</w:t>
      </w:r>
      <w:bookmarkEnd w:id="224"/>
    </w:p>
    <w:p w14:paraId="13FFA75B">
      <w:pPr>
        <w:pStyle w:val="115"/>
        <w:widowControl/>
        <w:spacing w:before="0" w:after="0" w:line="348" w:lineRule="exact"/>
        <w:ind w:firstLine="480"/>
        <w:jc w:val="both"/>
      </w:pPr>
      <w:r>
        <w:rPr>
          <w:rFonts w:ascii="Times New Roman" w:hAnsi="Times New Roman" w:eastAsia="方正仿宋_GBK"/>
          <w:b w:val="0"/>
          <w:sz w:val="24"/>
        </w:rPr>
        <w:t>该站基期主变配置为40.00+50.00 MVA，规划第4年转接前最大正向、反向净负荷分别为82.69 MW和0.00 MW，正向95%峰值持续时间为2.00 h。弹性方案沿用基期主变容量，后续各年通过站间负荷转接满足容量需求。</w:t>
      </w:r>
    </w:p>
    <w:p w14:paraId="37473AE0">
      <w:pPr>
        <w:pStyle w:val="2"/>
        <w:widowControl/>
        <w:spacing w:before="0" w:after="0" w:line="348" w:lineRule="exact"/>
        <w:ind w:firstLine="480"/>
        <w:jc w:val="both"/>
      </w:pPr>
      <w:r>
        <w:rPr>
          <w:rFonts w:ascii="Times New Roman" w:hAnsi="Times New Roman" w:eastAsia="方正仿宋_GBK"/>
          <w:b w:val="0"/>
          <w:sz w:val="24"/>
        </w:rPr>
        <w:t>第4年转出44.69 MW、承接0.00 MW后，正向校核负荷为38.00 MW。负荷转出降低正向需求，同时将反向校核上界提高至44.69 MW，配置按两个方向共同确定。刚性方案第4年公用主变总容量为90.00 MVA，储能为5.80 MW；弹性方案相应为90.00 MVA和0.00 MW。弹性方案储能功率减少5.80 MW。</w:t>
      </w:r>
    </w:p>
    <w:p w14:paraId="54B204CF">
      <w:pPr>
        <w:pStyle w:val="2"/>
        <w:keepNext/>
        <w:spacing w:before="120" w:after="80" w:line="280" w:lineRule="exact"/>
        <w:ind w:firstLine="0"/>
        <w:jc w:val="center"/>
      </w:pPr>
      <w:r>
        <w:rPr>
          <w:rFonts w:ascii="Times New Roman" w:hAnsi="Times New Roman" w:eastAsia="宋体"/>
          <w:b w:val="0"/>
          <w:sz w:val="21"/>
        </w:rPr>
        <w:t>表5-36 BDZ-00024站第4年配置与负荷转接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0EE88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1D5C6C8">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79E76B57">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26D0FE53">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78060FE">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1EAC3C95">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565D1A8C">
            <w:pPr>
              <w:keepNext/>
              <w:spacing w:before="20" w:after="20" w:line="260" w:lineRule="exact"/>
              <w:ind w:firstLine="0" w:firstLineChars="0"/>
              <w:jc w:val="center"/>
            </w:pPr>
            <w:r>
              <w:rPr>
                <w:rFonts w:ascii="Times New Roman" w:hAnsi="Times New Roman" w:eastAsia="宋体"/>
                <w:b/>
                <w:sz w:val="18"/>
              </w:rPr>
              <w:t>转接后正向净负荷/MW</w:t>
            </w:r>
          </w:p>
        </w:tc>
      </w:tr>
      <w:tr w14:paraId="51641D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635C4C5">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7AB888D">
            <w:pPr>
              <w:keepNext/>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292B3F74">
            <w:pPr>
              <w:keepNext/>
              <w:spacing w:before="20" w:after="20" w:line="260" w:lineRule="exact"/>
              <w:ind w:firstLine="0" w:firstLineChars="0"/>
              <w:jc w:val="center"/>
            </w:pPr>
            <w:r>
              <w:rPr>
                <w:rFonts w:ascii="Times New Roman" w:hAnsi="Times New Roman" w:eastAsia="宋体"/>
                <w:b w:val="0"/>
                <w:sz w:val="18"/>
              </w:rPr>
              <w:t>5.80/12.47</w:t>
            </w:r>
          </w:p>
        </w:tc>
        <w:tc>
          <w:tcPr>
            <w:tcW w:w="1205" w:type="dxa"/>
            <w:tcMar>
              <w:left w:w="70" w:type="dxa"/>
              <w:right w:w="70" w:type="dxa"/>
            </w:tcMar>
            <w:vAlign w:val="center"/>
          </w:tcPr>
          <w:p w14:paraId="27D2926C">
            <w:pPr>
              <w:keepNext/>
              <w:spacing w:before="20" w:after="20" w:line="260" w:lineRule="exact"/>
              <w:ind w:firstLine="0" w:firstLineChars="0"/>
              <w:jc w:val="center"/>
            </w:pPr>
            <w:r>
              <w:rPr>
                <w:rFonts w:ascii="Times New Roman" w:hAnsi="Times New Roman" w:eastAsia="宋体"/>
                <w:b w:val="0"/>
                <w:sz w:val="18"/>
              </w:rPr>
              <w:t>38.89</w:t>
            </w:r>
          </w:p>
        </w:tc>
        <w:tc>
          <w:tcPr>
            <w:tcW w:w="1205" w:type="dxa"/>
            <w:tcMar>
              <w:left w:w="70" w:type="dxa"/>
              <w:right w:w="70" w:type="dxa"/>
            </w:tcMar>
            <w:vAlign w:val="center"/>
          </w:tcPr>
          <w:p w14:paraId="3BD7261F">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EEA9595">
            <w:pPr>
              <w:keepNext/>
              <w:spacing w:before="20" w:after="20" w:line="260" w:lineRule="exact"/>
              <w:ind w:firstLine="0" w:firstLineChars="0"/>
              <w:jc w:val="center"/>
            </w:pPr>
            <w:r>
              <w:rPr>
                <w:rFonts w:ascii="Times New Roman" w:hAnsi="Times New Roman" w:eastAsia="宋体"/>
                <w:b w:val="0"/>
                <w:sz w:val="18"/>
              </w:rPr>
              <w:t>43.80</w:t>
            </w:r>
          </w:p>
        </w:tc>
      </w:tr>
      <w:tr w14:paraId="05C7BF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E5D41D0">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9C12FB5">
            <w:pPr>
              <w:keepNext w:val="0"/>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7B918C22">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0270884">
            <w:pPr>
              <w:keepNext w:val="0"/>
              <w:spacing w:before="20" w:after="20" w:line="260" w:lineRule="exact"/>
              <w:ind w:firstLine="0" w:firstLineChars="0"/>
              <w:jc w:val="center"/>
            </w:pPr>
            <w:r>
              <w:rPr>
                <w:rFonts w:ascii="Times New Roman" w:hAnsi="Times New Roman" w:eastAsia="宋体"/>
                <w:b w:val="0"/>
                <w:sz w:val="18"/>
              </w:rPr>
              <w:t>44.69</w:t>
            </w:r>
          </w:p>
        </w:tc>
        <w:tc>
          <w:tcPr>
            <w:tcW w:w="1205" w:type="dxa"/>
            <w:tcMar>
              <w:left w:w="70" w:type="dxa"/>
              <w:right w:w="70" w:type="dxa"/>
            </w:tcMar>
            <w:vAlign w:val="center"/>
          </w:tcPr>
          <w:p w14:paraId="4B5A372B">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4251DF6">
            <w:pPr>
              <w:keepNext w:val="0"/>
              <w:spacing w:before="20" w:after="20" w:line="260" w:lineRule="exact"/>
              <w:ind w:firstLine="0" w:firstLineChars="0"/>
              <w:jc w:val="center"/>
            </w:pPr>
            <w:r>
              <w:rPr>
                <w:rFonts w:ascii="Times New Roman" w:hAnsi="Times New Roman" w:eastAsia="宋体"/>
                <w:b w:val="0"/>
                <w:sz w:val="18"/>
              </w:rPr>
              <w:t>38.00</w:t>
            </w:r>
          </w:p>
        </w:tc>
      </w:tr>
    </w:tbl>
    <w:p w14:paraId="78AE259C">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从建设时序看，第1—4年公用主变总容量依次为90.00、90.00、90.00、90.00 MVA；转接后正向负荷由第1年的38.00 MW变为第4年的38.00 MW。四年均以转出负荷为主，第1年和第4年分别转出40.38 MW和44.69 MW，邻站承接是本站供电安排的重要组成。第4年退出最大一台主变后，剩余主变容量为40.00 MVA，按功率因数折算并计入相应持续时间的储能放电功率，正向容量余量为0.00 MW。</w:t>
      </w:r>
    </w:p>
    <w:p w14:paraId="3227AD0F">
      <w:pPr>
        <w:pStyle w:val="7"/>
        <w:keepNext/>
        <w:numPr>
          <w:ilvl w:val="0"/>
          <w:numId w:val="0"/>
        </w:numPr>
        <w:spacing w:before="160" w:after="120" w:line="360" w:lineRule="exact"/>
        <w:ind w:firstLine="0"/>
      </w:pPr>
      <w:bookmarkStart w:id="225" w:name="bdz-00042站规划分析"/>
      <w:r>
        <w:rPr>
          <w:rFonts w:ascii="Times New Roman" w:hAnsi="Times New Roman" w:eastAsia="方正仿宋_GBK"/>
          <w:b/>
          <w:sz w:val="24"/>
        </w:rPr>
        <w:t>BDZ-00042站规划分析</w:t>
      </w:r>
      <w:bookmarkEnd w:id="225"/>
    </w:p>
    <w:p w14:paraId="32411822">
      <w:pPr>
        <w:pStyle w:val="115"/>
        <w:widowControl/>
        <w:spacing w:before="0" w:after="0" w:line="348" w:lineRule="exact"/>
        <w:ind w:firstLine="480"/>
        <w:jc w:val="both"/>
      </w:pPr>
      <w:r>
        <w:rPr>
          <w:rFonts w:ascii="Times New Roman" w:hAnsi="Times New Roman" w:eastAsia="方正仿宋_GBK"/>
          <w:b w:val="0"/>
          <w:sz w:val="24"/>
        </w:rPr>
        <w:t>该站基期主变配置为40.00+50.00 MVA，规划第4年转接前最大正向、反向净负荷分别为72.72 MW和0.00 MW，正向95%峰值持续时间为3.00 h。弹性方案沿用基期主变容量，后续各年通过站间负荷转接满足容量需求。</w:t>
      </w:r>
    </w:p>
    <w:p w14:paraId="27974AF6">
      <w:pPr>
        <w:pStyle w:val="2"/>
        <w:widowControl/>
        <w:spacing w:before="0" w:after="0" w:line="348" w:lineRule="exact"/>
        <w:ind w:firstLine="480"/>
        <w:jc w:val="both"/>
      </w:pPr>
      <w:r>
        <w:rPr>
          <w:rFonts w:ascii="Times New Roman" w:hAnsi="Times New Roman" w:eastAsia="方正仿宋_GBK"/>
          <w:b w:val="0"/>
          <w:sz w:val="24"/>
        </w:rPr>
        <w:t>第4年转出34.72 MW、承接0.00 MW后，正向校核负荷为38.00 MW。负荷转出降低正向需求，同时将反向校核上界提高至34.72 MW，配置按两个方向共同确定。刚性方案第4年公用主变总容量为100.00 MVA，储能为0.00 MW；弹性方案相应为90.00 MVA和0.00 MW。弹性方案本站公用主变总容量比刚性减少10.00 MVA；区域总容量提高并不要求每座站均增加容量，本站按所列转接后负荷及主变N-1条件校核。</w:t>
      </w:r>
    </w:p>
    <w:p w14:paraId="41A42DE8">
      <w:pPr>
        <w:pStyle w:val="2"/>
        <w:keepNext/>
        <w:spacing w:before="120" w:after="80" w:line="280" w:lineRule="exact"/>
        <w:ind w:firstLine="0"/>
        <w:jc w:val="center"/>
      </w:pPr>
      <w:r>
        <w:rPr>
          <w:rFonts w:ascii="Times New Roman" w:hAnsi="Times New Roman" w:eastAsia="宋体"/>
          <w:b w:val="0"/>
          <w:sz w:val="21"/>
        </w:rPr>
        <w:t>表5-37 BDZ-00042站第4年配置与负荷转接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24423C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7379E00">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EA5A9F6">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40CE4429">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9403B95">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16D9A56A">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B3BEB09">
            <w:pPr>
              <w:keepNext/>
              <w:spacing w:before="20" w:after="20" w:line="260" w:lineRule="exact"/>
              <w:ind w:firstLine="0" w:firstLineChars="0"/>
              <w:jc w:val="center"/>
            </w:pPr>
            <w:r>
              <w:rPr>
                <w:rFonts w:ascii="Times New Roman" w:hAnsi="Times New Roman" w:eastAsia="宋体"/>
                <w:b/>
                <w:sz w:val="18"/>
              </w:rPr>
              <w:t>转接后正向净负荷/MW</w:t>
            </w:r>
          </w:p>
        </w:tc>
      </w:tr>
      <w:tr w14:paraId="524CFD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7F3BF2E">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9D3E2C3">
            <w:pPr>
              <w:keepNext/>
              <w:spacing w:before="20" w:after="20" w:line="260" w:lineRule="exact"/>
              <w:ind w:firstLine="0" w:firstLineChars="0"/>
              <w:jc w:val="center"/>
            </w:pPr>
            <w:r>
              <w:rPr>
                <w:rFonts w:ascii="Times New Roman" w:hAnsi="Times New Roman" w:eastAsia="宋体"/>
                <w:b w:val="0"/>
                <w:sz w:val="18"/>
              </w:rPr>
              <w:t>50.00+50.00</w:t>
            </w:r>
          </w:p>
        </w:tc>
        <w:tc>
          <w:tcPr>
            <w:tcW w:w="1686" w:type="dxa"/>
            <w:tcMar>
              <w:left w:w="70" w:type="dxa"/>
              <w:right w:w="70" w:type="dxa"/>
            </w:tcMar>
            <w:vAlign w:val="center"/>
          </w:tcPr>
          <w:p w14:paraId="7C35F5F0">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2449011">
            <w:pPr>
              <w:keepNext/>
              <w:spacing w:before="20" w:after="20" w:line="260" w:lineRule="exact"/>
              <w:ind w:firstLine="0" w:firstLineChars="0"/>
              <w:jc w:val="center"/>
            </w:pPr>
            <w:r>
              <w:rPr>
                <w:rFonts w:ascii="Times New Roman" w:hAnsi="Times New Roman" w:eastAsia="宋体"/>
                <w:b w:val="0"/>
                <w:sz w:val="18"/>
              </w:rPr>
              <w:t>25.22</w:t>
            </w:r>
          </w:p>
        </w:tc>
        <w:tc>
          <w:tcPr>
            <w:tcW w:w="1205" w:type="dxa"/>
            <w:tcMar>
              <w:left w:w="70" w:type="dxa"/>
              <w:right w:w="70" w:type="dxa"/>
            </w:tcMar>
            <w:vAlign w:val="center"/>
          </w:tcPr>
          <w:p w14:paraId="727E6C16">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D8FFEE3">
            <w:pPr>
              <w:keepNext/>
              <w:spacing w:before="20" w:after="20" w:line="260" w:lineRule="exact"/>
              <w:ind w:firstLine="0" w:firstLineChars="0"/>
              <w:jc w:val="center"/>
            </w:pPr>
            <w:r>
              <w:rPr>
                <w:rFonts w:ascii="Times New Roman" w:hAnsi="Times New Roman" w:eastAsia="宋体"/>
                <w:b w:val="0"/>
                <w:sz w:val="18"/>
              </w:rPr>
              <w:t>47.50</w:t>
            </w:r>
          </w:p>
        </w:tc>
      </w:tr>
      <w:tr w14:paraId="274C4A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6908C95">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5D822181">
            <w:pPr>
              <w:keepNext w:val="0"/>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0A9F5561">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2CF6A7F">
            <w:pPr>
              <w:keepNext w:val="0"/>
              <w:spacing w:before="20" w:after="20" w:line="260" w:lineRule="exact"/>
              <w:ind w:firstLine="0" w:firstLineChars="0"/>
              <w:jc w:val="center"/>
            </w:pPr>
            <w:r>
              <w:rPr>
                <w:rFonts w:ascii="Times New Roman" w:hAnsi="Times New Roman" w:eastAsia="宋体"/>
                <w:b w:val="0"/>
                <w:sz w:val="18"/>
              </w:rPr>
              <w:t>34.72</w:t>
            </w:r>
          </w:p>
        </w:tc>
        <w:tc>
          <w:tcPr>
            <w:tcW w:w="1205" w:type="dxa"/>
            <w:tcMar>
              <w:left w:w="70" w:type="dxa"/>
              <w:right w:w="70" w:type="dxa"/>
            </w:tcMar>
            <w:vAlign w:val="center"/>
          </w:tcPr>
          <w:p w14:paraId="37AED26F">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8E5729F">
            <w:pPr>
              <w:keepNext w:val="0"/>
              <w:spacing w:before="20" w:after="20" w:line="260" w:lineRule="exact"/>
              <w:ind w:firstLine="0" w:firstLineChars="0"/>
              <w:jc w:val="center"/>
            </w:pPr>
            <w:r>
              <w:rPr>
                <w:rFonts w:ascii="Times New Roman" w:hAnsi="Times New Roman" w:eastAsia="宋体"/>
                <w:b w:val="0"/>
                <w:sz w:val="18"/>
              </w:rPr>
              <w:t>38.00</w:t>
            </w:r>
          </w:p>
        </w:tc>
      </w:tr>
    </w:tbl>
    <w:p w14:paraId="7E04583C">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从建设时序看，第1—4年公用主变总容量依次为90.00、90.00、90.00、90.00 MVA；转接后正向负荷由第1年的38.00 MW变为第4年的38.00 MW。四年均以转出负荷为主，第1年和第4年分别转出30.93 MW和34.72 MW，邻站承接是本站供电安排的重要组成。第4年退出最大一台主变后，剩余主变容量为40.00 MVA，按功率因数折算并计入相应持续时间的储能放电功率，正向容量余量为0.00 MW。</w:t>
      </w:r>
    </w:p>
    <w:p w14:paraId="31A8C14D">
      <w:pPr>
        <w:pStyle w:val="7"/>
        <w:keepNext/>
        <w:numPr>
          <w:ilvl w:val="0"/>
          <w:numId w:val="0"/>
        </w:numPr>
        <w:spacing w:before="160" w:after="120" w:line="360" w:lineRule="exact"/>
        <w:ind w:firstLine="0"/>
      </w:pPr>
      <w:bookmarkStart w:id="226" w:name="bdz-00051站规划分析"/>
      <w:r>
        <w:rPr>
          <w:rFonts w:ascii="Times New Roman" w:hAnsi="Times New Roman" w:eastAsia="方正仿宋_GBK"/>
          <w:b/>
          <w:sz w:val="24"/>
        </w:rPr>
        <w:t>BDZ-00051站规划分析</w:t>
      </w:r>
      <w:bookmarkEnd w:id="226"/>
    </w:p>
    <w:p w14:paraId="4476958F">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MVA，规划第4年转接前最大正向、反向净负荷分别为54.98 MW和0.00 MW，正向95%峰值持续时间为3.00 h。弹性方案沿用基期主变容量，后续各年通过站间负荷转接满足容量需求。</w:t>
      </w:r>
    </w:p>
    <w:p w14:paraId="329CDEAC">
      <w:pPr>
        <w:pStyle w:val="2"/>
        <w:widowControl/>
        <w:spacing w:before="0" w:after="0" w:line="348" w:lineRule="exact"/>
        <w:ind w:firstLine="480"/>
        <w:jc w:val="both"/>
      </w:pPr>
      <w:r>
        <w:rPr>
          <w:rFonts w:ascii="Times New Roman" w:hAnsi="Times New Roman" w:eastAsia="方正仿宋_GBK"/>
          <w:b w:val="0"/>
          <w:sz w:val="24"/>
        </w:rPr>
        <w:t>第4年转出16.98 MW、承接0.00 MW后，正向校核负荷为38.00 MW。负荷转出降低正向需求，同时将反向校核上界提高至16.98 MW，配置按两个方向共同确定。刚性方案第4年公用主变总容量为80.00 MVA，储能为0.00 MW；弹性方案相应为80.00 MVA和0.00 MW。两类方案的本站公用主变总容量相同。</w:t>
      </w:r>
    </w:p>
    <w:p w14:paraId="1A9FE6A6">
      <w:pPr>
        <w:pStyle w:val="2"/>
        <w:keepNext/>
        <w:spacing w:before="120" w:after="80" w:line="280" w:lineRule="exact"/>
        <w:ind w:firstLine="0"/>
        <w:jc w:val="center"/>
      </w:pPr>
      <w:r>
        <w:rPr>
          <w:rFonts w:ascii="Times New Roman" w:hAnsi="Times New Roman" w:eastAsia="宋体"/>
          <w:b w:val="0"/>
          <w:sz w:val="21"/>
        </w:rPr>
        <w:t>表5-38 BDZ-00051站第4年配置与负荷转接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DFE1E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2B198D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32C93EA">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BA5C428">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62A8ACB9">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794D051A">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6EDE4CF2">
            <w:pPr>
              <w:keepNext/>
              <w:spacing w:before="20" w:after="20" w:line="260" w:lineRule="exact"/>
              <w:ind w:firstLine="0" w:firstLineChars="0"/>
              <w:jc w:val="center"/>
            </w:pPr>
            <w:r>
              <w:rPr>
                <w:rFonts w:ascii="Times New Roman" w:hAnsi="Times New Roman" w:eastAsia="宋体"/>
                <w:b/>
                <w:sz w:val="18"/>
              </w:rPr>
              <w:t>转接后正向净负荷/MW</w:t>
            </w:r>
          </w:p>
        </w:tc>
      </w:tr>
      <w:tr w14:paraId="1659F6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35E04EB">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C8D33FE">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026F052A">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72E8CF6">
            <w:pPr>
              <w:keepNext/>
              <w:spacing w:before="20" w:after="20" w:line="260" w:lineRule="exact"/>
              <w:ind w:firstLine="0" w:firstLineChars="0"/>
              <w:jc w:val="center"/>
            </w:pPr>
            <w:r>
              <w:rPr>
                <w:rFonts w:ascii="Times New Roman" w:hAnsi="Times New Roman" w:eastAsia="宋体"/>
                <w:b w:val="0"/>
                <w:sz w:val="18"/>
              </w:rPr>
              <w:t>16.98</w:t>
            </w:r>
          </w:p>
        </w:tc>
        <w:tc>
          <w:tcPr>
            <w:tcW w:w="1205" w:type="dxa"/>
            <w:tcMar>
              <w:left w:w="70" w:type="dxa"/>
              <w:right w:w="70" w:type="dxa"/>
            </w:tcMar>
            <w:vAlign w:val="center"/>
          </w:tcPr>
          <w:p w14:paraId="3A7F5625">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1D8C67BD">
            <w:pPr>
              <w:keepNext/>
              <w:spacing w:before="20" w:after="20" w:line="260" w:lineRule="exact"/>
              <w:ind w:firstLine="0" w:firstLineChars="0"/>
              <w:jc w:val="center"/>
            </w:pPr>
            <w:r>
              <w:rPr>
                <w:rFonts w:ascii="Times New Roman" w:hAnsi="Times New Roman" w:eastAsia="宋体"/>
                <w:b w:val="0"/>
                <w:sz w:val="18"/>
              </w:rPr>
              <w:t>38.00</w:t>
            </w:r>
          </w:p>
        </w:tc>
      </w:tr>
      <w:tr w14:paraId="3CFB7F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5C0F312">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5AB31F0">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DD4EB41">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9B7D69A">
            <w:pPr>
              <w:keepNext w:val="0"/>
              <w:spacing w:before="20" w:after="20" w:line="260" w:lineRule="exact"/>
              <w:ind w:firstLine="0" w:firstLineChars="0"/>
              <w:jc w:val="center"/>
            </w:pPr>
            <w:r>
              <w:rPr>
                <w:rFonts w:ascii="Times New Roman" w:hAnsi="Times New Roman" w:eastAsia="宋体"/>
                <w:b w:val="0"/>
                <w:sz w:val="18"/>
              </w:rPr>
              <w:t>16.98</w:t>
            </w:r>
          </w:p>
        </w:tc>
        <w:tc>
          <w:tcPr>
            <w:tcW w:w="1205" w:type="dxa"/>
            <w:tcMar>
              <w:left w:w="70" w:type="dxa"/>
              <w:right w:w="70" w:type="dxa"/>
            </w:tcMar>
            <w:vAlign w:val="center"/>
          </w:tcPr>
          <w:p w14:paraId="260C64D4">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9B9442C">
            <w:pPr>
              <w:keepNext w:val="0"/>
              <w:spacing w:before="20" w:after="20" w:line="260" w:lineRule="exact"/>
              <w:ind w:firstLine="0" w:firstLineChars="0"/>
              <w:jc w:val="center"/>
            </w:pPr>
            <w:r>
              <w:rPr>
                <w:rFonts w:ascii="Times New Roman" w:hAnsi="Times New Roman" w:eastAsia="宋体"/>
                <w:b w:val="0"/>
                <w:sz w:val="18"/>
              </w:rPr>
              <w:t>38.00</w:t>
            </w:r>
          </w:p>
        </w:tc>
      </w:tr>
    </w:tbl>
    <w:p w14:paraId="136C7F76">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MW。四年均以转出负荷为主，第1年和第4年分别转出14.11 MW和16.98 MW，邻站承接是本站供电安排的重要组成。第4年退出最大一台主变后，剩余主变容量为40.00 MVA，按功率因数折算并计入相应持续时间的储能放电功率，正向容量余量为0.00 MW。</w:t>
      </w:r>
    </w:p>
    <w:p w14:paraId="5C601BA0">
      <w:pPr>
        <w:pStyle w:val="7"/>
        <w:keepNext/>
        <w:numPr>
          <w:ilvl w:val="0"/>
          <w:numId w:val="0"/>
        </w:numPr>
        <w:spacing w:before="160" w:after="120" w:line="360" w:lineRule="exact"/>
        <w:ind w:firstLine="0"/>
      </w:pPr>
      <w:bookmarkStart w:id="227" w:name="bdz-00053站规划分析"/>
      <w:r>
        <w:rPr>
          <w:rFonts w:ascii="Times New Roman" w:hAnsi="Times New Roman" w:eastAsia="方正仿宋_GBK"/>
          <w:b/>
          <w:sz w:val="24"/>
        </w:rPr>
        <w:t>BDZ-00053站规划分析</w:t>
      </w:r>
      <w:bookmarkEnd w:id="227"/>
    </w:p>
    <w:p w14:paraId="50DD34BF">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MVA，规划第4年转接前最大正向、反向净负荷分别为73.75 MW和0.00 MW，正向95%峰值持续时间为3.00 h。弹性方案第1年扩建50 MVA主变。</w:t>
      </w:r>
    </w:p>
    <w:p w14:paraId="67AC9E05">
      <w:pPr>
        <w:pStyle w:val="2"/>
        <w:widowControl/>
        <w:spacing w:before="0" w:after="0" w:line="348" w:lineRule="exact"/>
        <w:ind w:firstLine="480"/>
        <w:jc w:val="both"/>
      </w:pPr>
      <w:r>
        <w:rPr>
          <w:rFonts w:ascii="Times New Roman" w:hAnsi="Times New Roman" w:eastAsia="方正仿宋_GBK"/>
          <w:b w:val="0"/>
          <w:sz w:val="24"/>
        </w:rPr>
        <w:t>第4年承接2.25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1458A756">
      <w:pPr>
        <w:pStyle w:val="2"/>
        <w:keepNext/>
        <w:spacing w:before="120" w:after="80" w:line="280" w:lineRule="exact"/>
        <w:ind w:firstLine="0"/>
        <w:jc w:val="center"/>
      </w:pPr>
      <w:r>
        <w:rPr>
          <w:rFonts w:ascii="Times New Roman" w:hAnsi="Times New Roman" w:eastAsia="宋体"/>
          <w:b w:val="0"/>
          <w:sz w:val="21"/>
        </w:rPr>
        <w:t>表5-39 BDZ-00053站第4年配置与负荷转接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6009F6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1AFCBE02">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675D35F">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7A42E50B">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E0029D1">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8792AEA">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128C0C2A">
            <w:pPr>
              <w:keepNext/>
              <w:spacing w:before="20" w:after="20" w:line="260" w:lineRule="exact"/>
              <w:ind w:firstLine="0" w:firstLineChars="0"/>
              <w:jc w:val="center"/>
            </w:pPr>
            <w:r>
              <w:rPr>
                <w:rFonts w:ascii="Times New Roman" w:hAnsi="Times New Roman" w:eastAsia="宋体"/>
                <w:b/>
                <w:sz w:val="18"/>
              </w:rPr>
              <w:t>转接后正向净负荷/MW</w:t>
            </w:r>
          </w:p>
        </w:tc>
      </w:tr>
      <w:tr w14:paraId="0A29F4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9C1F655">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405B680">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449023A">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D9DFAC2">
            <w:pPr>
              <w:keepNext/>
              <w:spacing w:before="20" w:after="20" w:line="260" w:lineRule="exact"/>
              <w:ind w:firstLine="0" w:firstLineChars="0"/>
              <w:jc w:val="center"/>
            </w:pPr>
            <w:r>
              <w:rPr>
                <w:rFonts w:ascii="Times New Roman" w:hAnsi="Times New Roman" w:eastAsia="宋体"/>
                <w:b w:val="0"/>
                <w:sz w:val="18"/>
              </w:rPr>
              <w:t>35.75</w:t>
            </w:r>
          </w:p>
        </w:tc>
        <w:tc>
          <w:tcPr>
            <w:tcW w:w="1205" w:type="dxa"/>
            <w:tcMar>
              <w:left w:w="70" w:type="dxa"/>
              <w:right w:w="70" w:type="dxa"/>
            </w:tcMar>
            <w:vAlign w:val="center"/>
          </w:tcPr>
          <w:p w14:paraId="77769FD5">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673A525">
            <w:pPr>
              <w:keepNext/>
              <w:spacing w:before="20" w:after="20" w:line="260" w:lineRule="exact"/>
              <w:ind w:firstLine="0" w:firstLineChars="0"/>
              <w:jc w:val="center"/>
            </w:pPr>
            <w:r>
              <w:rPr>
                <w:rFonts w:ascii="Times New Roman" w:hAnsi="Times New Roman" w:eastAsia="宋体"/>
                <w:b w:val="0"/>
                <w:sz w:val="18"/>
              </w:rPr>
              <w:t>38.00</w:t>
            </w:r>
          </w:p>
        </w:tc>
      </w:tr>
      <w:tr w14:paraId="680A8F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AF7E990">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7411F9D7">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3D3155E2">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CC7AAE9">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735B4539">
            <w:pPr>
              <w:keepNext w:val="0"/>
              <w:spacing w:before="20" w:after="20" w:line="260" w:lineRule="exact"/>
              <w:ind w:firstLine="0" w:firstLineChars="0"/>
              <w:jc w:val="center"/>
            </w:pPr>
            <w:r>
              <w:rPr>
                <w:rFonts w:ascii="Times New Roman" w:hAnsi="Times New Roman" w:eastAsia="宋体"/>
                <w:b w:val="0"/>
                <w:sz w:val="18"/>
              </w:rPr>
              <w:t>2.25</w:t>
            </w:r>
          </w:p>
        </w:tc>
        <w:tc>
          <w:tcPr>
            <w:tcW w:w="1265" w:type="dxa"/>
            <w:tcMar>
              <w:left w:w="70" w:type="dxa"/>
              <w:right w:w="70" w:type="dxa"/>
            </w:tcMar>
            <w:vAlign w:val="center"/>
          </w:tcPr>
          <w:p w14:paraId="73D9CD7F">
            <w:pPr>
              <w:keepNext w:val="0"/>
              <w:spacing w:before="20" w:after="20" w:line="260" w:lineRule="exact"/>
              <w:ind w:firstLine="0" w:firstLineChars="0"/>
              <w:jc w:val="center"/>
            </w:pPr>
            <w:r>
              <w:rPr>
                <w:rFonts w:ascii="Times New Roman" w:hAnsi="Times New Roman" w:eastAsia="宋体"/>
                <w:b w:val="0"/>
                <w:sz w:val="18"/>
              </w:rPr>
              <w:t>76.00</w:t>
            </w:r>
          </w:p>
        </w:tc>
      </w:tr>
    </w:tbl>
    <w:p w14:paraId="5797E197">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MW。四年均以承接负荷为主，第1年和第4年净承接分别为6.09 MW和2.25 MW，主变配置同时服务于本站及片区转入负荷。第4年退出最大一台主变后，剩余主变容量为80.00 MVA，按功率因数折算并计入相应持续时间的储能放电功率，正向容量余量为0.00 MW。</w:t>
      </w:r>
    </w:p>
    <w:p w14:paraId="62A31B78">
      <w:pPr>
        <w:pStyle w:val="7"/>
        <w:keepNext/>
        <w:numPr>
          <w:ilvl w:val="0"/>
          <w:numId w:val="0"/>
        </w:numPr>
        <w:spacing w:before="160" w:after="120" w:line="360" w:lineRule="exact"/>
        <w:ind w:firstLine="0"/>
      </w:pPr>
      <w:bookmarkStart w:id="228" w:name="bdz-00055站规划分析"/>
      <w:r>
        <w:rPr>
          <w:rFonts w:ascii="Times New Roman" w:hAnsi="Times New Roman" w:eastAsia="方正仿宋_GBK"/>
          <w:b/>
          <w:sz w:val="24"/>
        </w:rPr>
        <w:t>BDZ-00055站规划分析</w:t>
      </w:r>
      <w:bookmarkEnd w:id="228"/>
    </w:p>
    <w:p w14:paraId="679BEA07">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MVA，规划第4年转接前最大正向、反向净负荷分别为39.83 MW和5.89 MW，正向95%峰值持续时间为3.00 h。弹性方案沿用基期主变容量，后续各年通过站间负荷转接满足容量需求。</w:t>
      </w:r>
    </w:p>
    <w:p w14:paraId="595896A7">
      <w:pPr>
        <w:pStyle w:val="2"/>
        <w:widowControl/>
        <w:spacing w:before="0" w:after="0" w:line="348" w:lineRule="exact"/>
        <w:ind w:firstLine="480"/>
        <w:jc w:val="both"/>
      </w:pPr>
      <w:r>
        <w:rPr>
          <w:rFonts w:ascii="Times New Roman" w:hAnsi="Times New Roman" w:eastAsia="方正仿宋_GBK"/>
          <w:b w:val="0"/>
          <w:sz w:val="24"/>
        </w:rPr>
        <w:t>第4年转出1.83 MW、承接0.00 MW后，正向校核负荷为38.00 MW。负荷转出降低正向需求，同时将反向校核上界提高至7.72 MW，配置按两个方向共同确定。刚性方案第4年公用主变总容量为80.00 MVA，储能为0.00 MW；弹性方案相应为80.00 MVA和0.00 MW。两类方案的本站公用主变总容量相同。</w:t>
      </w:r>
    </w:p>
    <w:p w14:paraId="7EB1C0DF">
      <w:pPr>
        <w:pStyle w:val="2"/>
        <w:keepNext/>
        <w:spacing w:before="120" w:after="80" w:line="280" w:lineRule="exact"/>
        <w:ind w:firstLine="0"/>
        <w:jc w:val="center"/>
      </w:pPr>
      <w:r>
        <w:rPr>
          <w:rFonts w:ascii="Times New Roman" w:hAnsi="Times New Roman" w:eastAsia="宋体"/>
          <w:b w:val="0"/>
          <w:sz w:val="21"/>
        </w:rPr>
        <w:t>表5-40 BDZ-00055站第4年配置与负荷转接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F20B6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78B2EAE6">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03CB8DA">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1E657EF8">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0F40088">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067B3E0">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1CBCEEA6">
            <w:pPr>
              <w:keepNext/>
              <w:spacing w:before="20" w:after="20" w:line="260" w:lineRule="exact"/>
              <w:ind w:firstLine="0" w:firstLineChars="0"/>
              <w:jc w:val="center"/>
            </w:pPr>
            <w:r>
              <w:rPr>
                <w:rFonts w:ascii="Times New Roman" w:hAnsi="Times New Roman" w:eastAsia="宋体"/>
                <w:b/>
                <w:sz w:val="18"/>
              </w:rPr>
              <w:t>转接后正向净负荷/MW</w:t>
            </w:r>
          </w:p>
        </w:tc>
      </w:tr>
      <w:tr w14:paraId="504119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A51B56E">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579D08E">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1D54A99">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C5E89F0">
            <w:pPr>
              <w:keepNext/>
              <w:spacing w:before="20" w:after="20" w:line="260" w:lineRule="exact"/>
              <w:ind w:firstLine="0" w:firstLineChars="0"/>
              <w:jc w:val="center"/>
            </w:pPr>
            <w:r>
              <w:rPr>
                <w:rFonts w:ascii="Times New Roman" w:hAnsi="Times New Roman" w:eastAsia="宋体"/>
                <w:b w:val="0"/>
                <w:sz w:val="18"/>
              </w:rPr>
              <w:t>1.83</w:t>
            </w:r>
          </w:p>
        </w:tc>
        <w:tc>
          <w:tcPr>
            <w:tcW w:w="1205" w:type="dxa"/>
            <w:tcMar>
              <w:left w:w="70" w:type="dxa"/>
              <w:right w:w="70" w:type="dxa"/>
            </w:tcMar>
            <w:vAlign w:val="center"/>
          </w:tcPr>
          <w:p w14:paraId="3440B7CE">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218C2BB">
            <w:pPr>
              <w:keepNext/>
              <w:spacing w:before="20" w:after="20" w:line="260" w:lineRule="exact"/>
              <w:ind w:firstLine="0" w:firstLineChars="0"/>
              <w:jc w:val="center"/>
            </w:pPr>
            <w:r>
              <w:rPr>
                <w:rFonts w:ascii="Times New Roman" w:hAnsi="Times New Roman" w:eastAsia="宋体"/>
                <w:b w:val="0"/>
                <w:sz w:val="18"/>
              </w:rPr>
              <w:t>38.00</w:t>
            </w:r>
          </w:p>
        </w:tc>
      </w:tr>
      <w:tr w14:paraId="3395DC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729583F">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296ECFFF">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48AAFD8">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DC04798">
            <w:pPr>
              <w:keepNext w:val="0"/>
              <w:spacing w:before="20" w:after="20" w:line="260" w:lineRule="exact"/>
              <w:ind w:firstLine="0" w:firstLineChars="0"/>
              <w:jc w:val="center"/>
            </w:pPr>
            <w:r>
              <w:rPr>
                <w:rFonts w:ascii="Times New Roman" w:hAnsi="Times New Roman" w:eastAsia="宋体"/>
                <w:b w:val="0"/>
                <w:sz w:val="18"/>
              </w:rPr>
              <w:t>1.83</w:t>
            </w:r>
          </w:p>
        </w:tc>
        <w:tc>
          <w:tcPr>
            <w:tcW w:w="1205" w:type="dxa"/>
            <w:tcMar>
              <w:left w:w="70" w:type="dxa"/>
              <w:right w:w="70" w:type="dxa"/>
            </w:tcMar>
            <w:vAlign w:val="center"/>
          </w:tcPr>
          <w:p w14:paraId="585F88D3">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401BF808">
            <w:pPr>
              <w:keepNext w:val="0"/>
              <w:spacing w:before="20" w:after="20" w:line="260" w:lineRule="exact"/>
              <w:ind w:firstLine="0" w:firstLineChars="0"/>
              <w:jc w:val="center"/>
            </w:pPr>
            <w:r>
              <w:rPr>
                <w:rFonts w:ascii="Times New Roman" w:hAnsi="Times New Roman" w:eastAsia="宋体"/>
                <w:b w:val="0"/>
                <w:sz w:val="18"/>
              </w:rPr>
              <w:t>38.00</w:t>
            </w:r>
          </w:p>
        </w:tc>
      </w:tr>
    </w:tbl>
    <w:p w14:paraId="1F87F842">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MW。该站在规划期内同时承担过负荷转出和承接任务，站间安排随各年容量需求调整。第4年退出最大一台主变后，剩余主变容量为40.00 MVA，按功率因数折算并计入相应持续时间的储能放电功率，正向容量余量为0.00 MW。</w:t>
      </w:r>
    </w:p>
    <w:p w14:paraId="15B1E522">
      <w:pPr>
        <w:pStyle w:val="7"/>
        <w:keepNext/>
        <w:numPr>
          <w:ilvl w:val="0"/>
          <w:numId w:val="0"/>
        </w:numPr>
        <w:spacing w:before="160" w:after="120" w:line="360" w:lineRule="exact"/>
        <w:ind w:firstLine="0"/>
      </w:pPr>
      <w:bookmarkStart w:id="229" w:name="bdz-00062站规划分析"/>
      <w:r>
        <w:rPr>
          <w:rFonts w:ascii="Times New Roman" w:hAnsi="Times New Roman" w:eastAsia="方正仿宋_GBK"/>
          <w:b/>
          <w:sz w:val="24"/>
        </w:rPr>
        <w:t>BDZ-00062站规划分析</w:t>
      </w:r>
      <w:bookmarkEnd w:id="229"/>
    </w:p>
    <w:p w14:paraId="334D0801">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MVA，规划第4年转接前最大正向、反向净负荷分别为48.63 MW和0.00 MW，正向95%峰值持续时间为3.00 h。弹性方案沿用基期主变容量，后续各年通过站间负荷转接满足容量需求。</w:t>
      </w:r>
    </w:p>
    <w:p w14:paraId="0C02C889">
      <w:pPr>
        <w:pStyle w:val="2"/>
        <w:widowControl/>
        <w:spacing w:before="0" w:after="0" w:line="348" w:lineRule="exact"/>
        <w:ind w:firstLine="480"/>
        <w:jc w:val="both"/>
      </w:pPr>
      <w:r>
        <w:rPr>
          <w:rFonts w:ascii="Times New Roman" w:hAnsi="Times New Roman" w:eastAsia="方正仿宋_GBK"/>
          <w:b w:val="0"/>
          <w:sz w:val="24"/>
        </w:rPr>
        <w:t>第4年转出10.63 MW、承接0.00 MW后，正向校核负荷为38.00 MW。负荷转出降低正向需求，同时将反向校核上界提高至10.63 MW，配置按两个方向共同确定。刚性方案第4年公用主变总容量为80.00 MVA，储能为0.00 MW；弹性方案相应为80.00 MVA和0.00 MW。两类方案的本站公用主变总容量相同。</w:t>
      </w:r>
    </w:p>
    <w:p w14:paraId="26F1ED58">
      <w:pPr>
        <w:pStyle w:val="2"/>
        <w:keepNext/>
        <w:spacing w:before="120" w:after="80" w:line="280" w:lineRule="exact"/>
        <w:ind w:firstLine="0"/>
        <w:jc w:val="center"/>
      </w:pPr>
      <w:r>
        <w:rPr>
          <w:rFonts w:ascii="Times New Roman" w:hAnsi="Times New Roman" w:eastAsia="宋体"/>
          <w:b w:val="0"/>
          <w:sz w:val="21"/>
        </w:rPr>
        <w:t>表5-41 BDZ-00062站第4年配置与负荷转接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20D88B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2107F27C">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4BBBDA3">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0563061D">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8B6B6CA">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7A885CAB">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287BD21">
            <w:pPr>
              <w:keepNext/>
              <w:spacing w:before="20" w:after="20" w:line="260" w:lineRule="exact"/>
              <w:ind w:firstLine="0" w:firstLineChars="0"/>
              <w:jc w:val="center"/>
            </w:pPr>
            <w:r>
              <w:rPr>
                <w:rFonts w:ascii="Times New Roman" w:hAnsi="Times New Roman" w:eastAsia="宋体"/>
                <w:b/>
                <w:sz w:val="18"/>
              </w:rPr>
              <w:t>转接后正向净负荷/MW</w:t>
            </w:r>
          </w:p>
        </w:tc>
      </w:tr>
      <w:tr w14:paraId="3AB819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BF9EFA8">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2B0FD2C9">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26FD75C1">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DE7ABBA">
            <w:pPr>
              <w:keepNext/>
              <w:spacing w:before="20" w:after="20" w:line="260" w:lineRule="exact"/>
              <w:ind w:firstLine="0" w:firstLineChars="0"/>
              <w:jc w:val="center"/>
            </w:pPr>
            <w:r>
              <w:rPr>
                <w:rFonts w:ascii="Times New Roman" w:hAnsi="Times New Roman" w:eastAsia="宋体"/>
                <w:b w:val="0"/>
                <w:sz w:val="18"/>
              </w:rPr>
              <w:t>10.63</w:t>
            </w:r>
          </w:p>
        </w:tc>
        <w:tc>
          <w:tcPr>
            <w:tcW w:w="1205" w:type="dxa"/>
            <w:tcMar>
              <w:left w:w="70" w:type="dxa"/>
              <w:right w:w="70" w:type="dxa"/>
            </w:tcMar>
            <w:vAlign w:val="center"/>
          </w:tcPr>
          <w:p w14:paraId="6E80D0AE">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E27CF1A">
            <w:pPr>
              <w:keepNext/>
              <w:spacing w:before="20" w:after="20" w:line="260" w:lineRule="exact"/>
              <w:ind w:firstLine="0" w:firstLineChars="0"/>
              <w:jc w:val="center"/>
            </w:pPr>
            <w:r>
              <w:rPr>
                <w:rFonts w:ascii="Times New Roman" w:hAnsi="Times New Roman" w:eastAsia="宋体"/>
                <w:b w:val="0"/>
                <w:sz w:val="18"/>
              </w:rPr>
              <w:t>38.00</w:t>
            </w:r>
          </w:p>
        </w:tc>
      </w:tr>
      <w:tr w14:paraId="15475A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3807D1B">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140983B4">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BAECB52">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7BCD9E46">
            <w:pPr>
              <w:keepNext w:val="0"/>
              <w:spacing w:before="20" w:after="20" w:line="260" w:lineRule="exact"/>
              <w:ind w:firstLine="0" w:firstLineChars="0"/>
              <w:jc w:val="center"/>
            </w:pPr>
            <w:r>
              <w:rPr>
                <w:rFonts w:ascii="Times New Roman" w:hAnsi="Times New Roman" w:eastAsia="宋体"/>
                <w:b w:val="0"/>
                <w:sz w:val="18"/>
              </w:rPr>
              <w:t>10.63</w:t>
            </w:r>
          </w:p>
        </w:tc>
        <w:tc>
          <w:tcPr>
            <w:tcW w:w="1205" w:type="dxa"/>
            <w:tcMar>
              <w:left w:w="70" w:type="dxa"/>
              <w:right w:w="70" w:type="dxa"/>
            </w:tcMar>
            <w:vAlign w:val="center"/>
          </w:tcPr>
          <w:p w14:paraId="579CA887">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B884E26">
            <w:pPr>
              <w:keepNext w:val="0"/>
              <w:spacing w:before="20" w:after="20" w:line="260" w:lineRule="exact"/>
              <w:ind w:firstLine="0" w:firstLineChars="0"/>
              <w:jc w:val="center"/>
            </w:pPr>
            <w:r>
              <w:rPr>
                <w:rFonts w:ascii="Times New Roman" w:hAnsi="Times New Roman" w:eastAsia="宋体"/>
                <w:b w:val="0"/>
                <w:sz w:val="18"/>
              </w:rPr>
              <w:t>38.00</w:t>
            </w:r>
          </w:p>
        </w:tc>
      </w:tr>
    </w:tbl>
    <w:p w14:paraId="319FEDC0">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MW。四年均以转出负荷为主，第1年和第4年分别转出8.10 MW和10.63 MW，邻站承接是本站供电安排的重要组成。第4年退出最大一台主变后，剩余主变容量为40.00 MVA，按功率因数折算并计入相应持续时间的储能放电功率，正向容量余量为0.00 MW。</w:t>
      </w:r>
    </w:p>
    <w:p w14:paraId="14FDECEB">
      <w:pPr>
        <w:pStyle w:val="7"/>
        <w:keepNext/>
        <w:numPr>
          <w:ilvl w:val="0"/>
          <w:numId w:val="0"/>
        </w:numPr>
        <w:spacing w:before="160" w:after="120" w:line="360" w:lineRule="exact"/>
        <w:ind w:firstLine="0"/>
      </w:pPr>
      <w:bookmarkStart w:id="230" w:name="bdz-00065站规划分析"/>
      <w:r>
        <w:rPr>
          <w:rFonts w:ascii="Times New Roman" w:hAnsi="Times New Roman" w:eastAsia="方正仿宋_GBK"/>
          <w:b/>
          <w:sz w:val="24"/>
        </w:rPr>
        <w:t>BDZ-00065站规划分析</w:t>
      </w:r>
      <w:bookmarkEnd w:id="230"/>
    </w:p>
    <w:p w14:paraId="6E0A7D98">
      <w:pPr>
        <w:pStyle w:val="115"/>
        <w:widowControl/>
        <w:spacing w:before="0" w:after="0" w:line="348" w:lineRule="exact"/>
        <w:ind w:firstLine="480"/>
        <w:jc w:val="both"/>
      </w:pPr>
      <w:r>
        <w:rPr>
          <w:rFonts w:ascii="Times New Roman" w:hAnsi="Times New Roman" w:eastAsia="方正仿宋_GBK"/>
          <w:b w:val="0"/>
          <w:sz w:val="24"/>
        </w:rPr>
        <w:t>该站基期主变配置为40.00+50.00 MVA，规划第4年转接前最大正向、反向净负荷分别为72.41 MW和0.00 MW，正向95%峰值持续时间为3.00 h。弹性方案沿用基期主变容量，后续各年通过站间负荷转接满足容量需求。</w:t>
      </w:r>
    </w:p>
    <w:p w14:paraId="1E266B30">
      <w:pPr>
        <w:pStyle w:val="2"/>
        <w:widowControl/>
        <w:spacing w:before="0" w:after="0" w:line="348" w:lineRule="exact"/>
        <w:ind w:firstLine="480"/>
        <w:jc w:val="both"/>
      </w:pPr>
      <w:r>
        <w:rPr>
          <w:rFonts w:ascii="Times New Roman" w:hAnsi="Times New Roman" w:eastAsia="方正仿宋_GBK"/>
          <w:b w:val="0"/>
          <w:sz w:val="24"/>
        </w:rPr>
        <w:t>第4年转出34.41 MW、承接0.00 MW后，正向校核负荷为38.00 MW。负荷转出降低正向需求，同时将反向校核上界提高至34.41 MW，配置按两个方向共同确定。刚性方案第4年公用主变总容量为90.00 MVA，储能为0.00 MW；弹性方案相应为90.00 MVA和0.00 MW。两类方案的本站公用主变总容量相同。</w:t>
      </w:r>
    </w:p>
    <w:p w14:paraId="5617F276">
      <w:pPr>
        <w:pStyle w:val="2"/>
        <w:keepNext/>
        <w:spacing w:before="120" w:after="80" w:line="280" w:lineRule="exact"/>
        <w:ind w:firstLine="0"/>
        <w:jc w:val="center"/>
      </w:pPr>
      <w:r>
        <w:rPr>
          <w:rFonts w:ascii="Times New Roman" w:hAnsi="Times New Roman" w:eastAsia="宋体"/>
          <w:b w:val="0"/>
          <w:sz w:val="21"/>
        </w:rPr>
        <w:t>表5-42 BDZ-00065站第4年配置与负荷转接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7567CB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4EBCA5B">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84A71E2">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32D2FF6">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1C6A8A45">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1BB6890">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6A6E7560">
            <w:pPr>
              <w:keepNext/>
              <w:spacing w:before="20" w:after="20" w:line="260" w:lineRule="exact"/>
              <w:ind w:firstLine="0" w:firstLineChars="0"/>
              <w:jc w:val="center"/>
            </w:pPr>
            <w:r>
              <w:rPr>
                <w:rFonts w:ascii="Times New Roman" w:hAnsi="Times New Roman" w:eastAsia="宋体"/>
                <w:b/>
                <w:sz w:val="18"/>
              </w:rPr>
              <w:t>转接后正向净负荷/MW</w:t>
            </w:r>
          </w:p>
        </w:tc>
      </w:tr>
      <w:tr w14:paraId="471138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5EA3AF6">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C040AB7">
            <w:pPr>
              <w:keepNext/>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50B2DF57">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1D3F327">
            <w:pPr>
              <w:keepNext/>
              <w:spacing w:before="20" w:after="20" w:line="260" w:lineRule="exact"/>
              <w:ind w:firstLine="0" w:firstLineChars="0"/>
              <w:jc w:val="center"/>
            </w:pPr>
            <w:r>
              <w:rPr>
                <w:rFonts w:ascii="Times New Roman" w:hAnsi="Times New Roman" w:eastAsia="宋体"/>
                <w:b w:val="0"/>
                <w:sz w:val="18"/>
              </w:rPr>
              <w:t>34.41</w:t>
            </w:r>
          </w:p>
        </w:tc>
        <w:tc>
          <w:tcPr>
            <w:tcW w:w="1205" w:type="dxa"/>
            <w:tcMar>
              <w:left w:w="70" w:type="dxa"/>
              <w:right w:w="70" w:type="dxa"/>
            </w:tcMar>
            <w:vAlign w:val="center"/>
          </w:tcPr>
          <w:p w14:paraId="7576601F">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4878E28">
            <w:pPr>
              <w:keepNext/>
              <w:spacing w:before="20" w:after="20" w:line="260" w:lineRule="exact"/>
              <w:ind w:firstLine="0" w:firstLineChars="0"/>
              <w:jc w:val="center"/>
            </w:pPr>
            <w:r>
              <w:rPr>
                <w:rFonts w:ascii="Times New Roman" w:hAnsi="Times New Roman" w:eastAsia="宋体"/>
                <w:b w:val="0"/>
                <w:sz w:val="18"/>
              </w:rPr>
              <w:t>38.00</w:t>
            </w:r>
          </w:p>
        </w:tc>
      </w:tr>
      <w:tr w14:paraId="3199EA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F7837D7">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747DF42">
            <w:pPr>
              <w:keepNext w:val="0"/>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1789E76A">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00D3018">
            <w:pPr>
              <w:keepNext w:val="0"/>
              <w:spacing w:before="20" w:after="20" w:line="260" w:lineRule="exact"/>
              <w:ind w:firstLine="0" w:firstLineChars="0"/>
              <w:jc w:val="center"/>
            </w:pPr>
            <w:r>
              <w:rPr>
                <w:rFonts w:ascii="Times New Roman" w:hAnsi="Times New Roman" w:eastAsia="宋体"/>
                <w:b w:val="0"/>
                <w:sz w:val="18"/>
              </w:rPr>
              <w:t>34.41</w:t>
            </w:r>
          </w:p>
        </w:tc>
        <w:tc>
          <w:tcPr>
            <w:tcW w:w="1205" w:type="dxa"/>
            <w:tcMar>
              <w:left w:w="70" w:type="dxa"/>
              <w:right w:w="70" w:type="dxa"/>
            </w:tcMar>
            <w:vAlign w:val="center"/>
          </w:tcPr>
          <w:p w14:paraId="3CC323D5">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612B1F6">
            <w:pPr>
              <w:keepNext w:val="0"/>
              <w:spacing w:before="20" w:after="20" w:line="260" w:lineRule="exact"/>
              <w:ind w:firstLine="0" w:firstLineChars="0"/>
              <w:jc w:val="center"/>
            </w:pPr>
            <w:r>
              <w:rPr>
                <w:rFonts w:ascii="Times New Roman" w:hAnsi="Times New Roman" w:eastAsia="宋体"/>
                <w:b w:val="0"/>
                <w:sz w:val="18"/>
              </w:rPr>
              <w:t>38.00</w:t>
            </w:r>
          </w:p>
        </w:tc>
      </w:tr>
    </w:tbl>
    <w:p w14:paraId="3A5746A4">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从建设时序看，第1—4年公用主变总容量依次为90.00、90.00、90.00、90.00 MVA；转接后正向负荷由第1年的38.00 MW变为第4年的38.00 MW。四年均以转出负荷为主，第1年和第4年分别转出30.64 MW和34.41 MW，邻站承接是本站供电安排的重要组成。第4年退出最大一台主变后，剩余主变容量为40.00 MVA，按功率因数折算并计入相应持续时间的储能放电功率，正向容量余量为0.00 MW。</w:t>
      </w:r>
    </w:p>
    <w:p w14:paraId="2A7BD7F4">
      <w:pPr>
        <w:pStyle w:val="7"/>
        <w:keepNext/>
        <w:numPr>
          <w:ilvl w:val="0"/>
          <w:numId w:val="0"/>
        </w:numPr>
        <w:spacing w:before="160" w:after="120" w:line="360" w:lineRule="exact"/>
        <w:ind w:firstLine="0"/>
      </w:pPr>
      <w:bookmarkStart w:id="231" w:name="bdz-00074站规划分析"/>
      <w:r>
        <w:rPr>
          <w:rFonts w:ascii="Times New Roman" w:hAnsi="Times New Roman" w:eastAsia="方正仿宋_GBK"/>
          <w:b/>
          <w:sz w:val="24"/>
        </w:rPr>
        <w:t>BDZ-00074站规划分析</w:t>
      </w:r>
      <w:bookmarkEnd w:id="231"/>
    </w:p>
    <w:p w14:paraId="3A2DAC7B">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MVA，规划第4年转接前最大正向、反向净负荷分别为61.59 MW和11.51 MW，正向95%峰值持续时间为3.00 h。弹性方案第1年扩建50 MVA主变。</w:t>
      </w:r>
    </w:p>
    <w:p w14:paraId="4C6D7D46">
      <w:pPr>
        <w:pStyle w:val="2"/>
        <w:widowControl/>
        <w:spacing w:before="0" w:after="0" w:line="348" w:lineRule="exact"/>
        <w:ind w:firstLine="480"/>
        <w:jc w:val="both"/>
      </w:pPr>
      <w:r>
        <w:rPr>
          <w:rFonts w:ascii="Times New Roman" w:hAnsi="Times New Roman" w:eastAsia="方正仿宋_GBK"/>
          <w:b w:val="0"/>
          <w:sz w:val="24"/>
        </w:rPr>
        <w:t>第4年承接14.41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5B53461C">
      <w:pPr>
        <w:pStyle w:val="2"/>
        <w:keepNext/>
        <w:spacing w:before="120" w:after="80" w:line="280" w:lineRule="exact"/>
        <w:ind w:firstLine="0"/>
        <w:jc w:val="center"/>
      </w:pPr>
      <w:r>
        <w:rPr>
          <w:rFonts w:ascii="Times New Roman" w:hAnsi="Times New Roman" w:eastAsia="宋体"/>
          <w:b w:val="0"/>
          <w:sz w:val="21"/>
        </w:rPr>
        <w:t>表5-43 BDZ-00074站第4年配置与负荷转接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24F8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675480F6">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D9ADC99">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00779A1D">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034109D">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25D0AB20">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E267ADC">
            <w:pPr>
              <w:keepNext/>
              <w:spacing w:before="20" w:after="20" w:line="260" w:lineRule="exact"/>
              <w:ind w:firstLine="0" w:firstLineChars="0"/>
              <w:jc w:val="center"/>
            </w:pPr>
            <w:r>
              <w:rPr>
                <w:rFonts w:ascii="Times New Roman" w:hAnsi="Times New Roman" w:eastAsia="宋体"/>
                <w:b/>
                <w:sz w:val="18"/>
              </w:rPr>
              <w:t>转接后正向净负荷/MW</w:t>
            </w:r>
          </w:p>
        </w:tc>
      </w:tr>
      <w:tr w14:paraId="7C9856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D3A41A6">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5FE3FFE4">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04A5C47">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3B8997E">
            <w:pPr>
              <w:keepNext/>
              <w:spacing w:before="20" w:after="20" w:line="260" w:lineRule="exact"/>
              <w:ind w:firstLine="0" w:firstLineChars="0"/>
              <w:jc w:val="center"/>
            </w:pPr>
            <w:r>
              <w:rPr>
                <w:rFonts w:ascii="Times New Roman" w:hAnsi="Times New Roman" w:eastAsia="宋体"/>
                <w:b w:val="0"/>
                <w:sz w:val="18"/>
              </w:rPr>
              <w:t>23.59</w:t>
            </w:r>
          </w:p>
        </w:tc>
        <w:tc>
          <w:tcPr>
            <w:tcW w:w="1205" w:type="dxa"/>
            <w:tcMar>
              <w:left w:w="70" w:type="dxa"/>
              <w:right w:w="70" w:type="dxa"/>
            </w:tcMar>
            <w:vAlign w:val="center"/>
          </w:tcPr>
          <w:p w14:paraId="48C0DE79">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F374A77">
            <w:pPr>
              <w:keepNext/>
              <w:spacing w:before="20" w:after="20" w:line="260" w:lineRule="exact"/>
              <w:ind w:firstLine="0" w:firstLineChars="0"/>
              <w:jc w:val="center"/>
            </w:pPr>
            <w:r>
              <w:rPr>
                <w:rFonts w:ascii="Times New Roman" w:hAnsi="Times New Roman" w:eastAsia="宋体"/>
                <w:b w:val="0"/>
                <w:sz w:val="18"/>
              </w:rPr>
              <w:t>38.00</w:t>
            </w:r>
          </w:p>
        </w:tc>
      </w:tr>
      <w:tr w14:paraId="12FA86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7066528">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17901F95">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1F4EE1CA">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AFB088A">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114A46FE">
            <w:pPr>
              <w:keepNext w:val="0"/>
              <w:spacing w:before="20" w:after="20" w:line="260" w:lineRule="exact"/>
              <w:ind w:firstLine="0" w:firstLineChars="0"/>
              <w:jc w:val="center"/>
            </w:pPr>
            <w:r>
              <w:rPr>
                <w:rFonts w:ascii="Times New Roman" w:hAnsi="Times New Roman" w:eastAsia="宋体"/>
                <w:b w:val="0"/>
                <w:sz w:val="18"/>
              </w:rPr>
              <w:t>14.41</w:t>
            </w:r>
          </w:p>
        </w:tc>
        <w:tc>
          <w:tcPr>
            <w:tcW w:w="1265" w:type="dxa"/>
            <w:tcMar>
              <w:left w:w="70" w:type="dxa"/>
              <w:right w:w="70" w:type="dxa"/>
            </w:tcMar>
            <w:vAlign w:val="center"/>
          </w:tcPr>
          <w:p w14:paraId="7CE58CD3">
            <w:pPr>
              <w:keepNext w:val="0"/>
              <w:spacing w:before="20" w:after="20" w:line="260" w:lineRule="exact"/>
              <w:ind w:firstLine="0" w:firstLineChars="0"/>
              <w:jc w:val="center"/>
            </w:pPr>
            <w:r>
              <w:rPr>
                <w:rFonts w:ascii="Times New Roman" w:hAnsi="Times New Roman" w:eastAsia="宋体"/>
                <w:b w:val="0"/>
                <w:sz w:val="18"/>
              </w:rPr>
              <w:t>76.00</w:t>
            </w:r>
          </w:p>
        </w:tc>
      </w:tr>
    </w:tbl>
    <w:p w14:paraId="2C840DEF">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MW。四年均以承接负荷为主，第1年和第4年净承接分别为17.62 MW和14.41 MW，主变配置同时服务于本站及片区转入负荷。第4年退出最大一台主变后，剩余主变容量为80.00 MVA，按功率因数折算并计入相应持续时间的储能放电功率，正向容量余量为0.00 MW。</w:t>
      </w:r>
    </w:p>
    <w:p w14:paraId="46C5BB90">
      <w:pPr>
        <w:pStyle w:val="7"/>
        <w:keepNext/>
        <w:numPr>
          <w:ilvl w:val="0"/>
          <w:numId w:val="0"/>
        </w:numPr>
        <w:spacing w:before="160" w:after="120" w:line="360" w:lineRule="exact"/>
        <w:ind w:firstLine="0"/>
      </w:pPr>
      <w:bookmarkStart w:id="232" w:name="bdz-00076站规划分析"/>
      <w:r>
        <w:rPr>
          <w:rFonts w:ascii="Times New Roman" w:hAnsi="Times New Roman" w:eastAsia="方正仿宋_GBK"/>
          <w:b/>
          <w:sz w:val="24"/>
        </w:rPr>
        <w:t>BDZ-00076站规划分析</w:t>
      </w:r>
      <w:bookmarkEnd w:id="232"/>
    </w:p>
    <w:p w14:paraId="6FFF1ED9">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MVA，规划第4年转接前最大正向、反向净负荷分别为27.53 MW和0.00 MW，正向95%峰值持续时间为4.00 h。弹性方案沿用基期主变容量，后续各年通过站间负荷转接满足容量需求。</w:t>
      </w:r>
    </w:p>
    <w:p w14:paraId="3B0E7D6F">
      <w:pPr>
        <w:pStyle w:val="2"/>
        <w:widowControl/>
        <w:spacing w:before="0" w:after="0" w:line="348" w:lineRule="exact"/>
        <w:ind w:firstLine="480"/>
        <w:jc w:val="both"/>
      </w:pPr>
      <w:r>
        <w:rPr>
          <w:rFonts w:ascii="Times New Roman" w:hAnsi="Times New Roman" w:eastAsia="方正仿宋_GBK"/>
          <w:b w:val="0"/>
          <w:sz w:val="24"/>
        </w:rPr>
        <w:t>第4年承接10.47 MW，正向校核负荷增至38.00 MW。该站利用相应主变容量承担片区内部负荷，接收能力按承接后的负荷进行正常运行及主变N-1校核。刚性方案第4年公用主变总容量为80.00 MVA，储能为0.00 MW；弹性方案相应为80.00 MVA和0.00 MW。两类方案的本站公用主变总容量相同。</w:t>
      </w:r>
    </w:p>
    <w:p w14:paraId="78A1F4C2">
      <w:pPr>
        <w:pStyle w:val="2"/>
        <w:keepNext/>
        <w:spacing w:before="120" w:after="80" w:line="280" w:lineRule="exact"/>
        <w:ind w:firstLine="0"/>
        <w:jc w:val="center"/>
      </w:pPr>
      <w:r>
        <w:rPr>
          <w:rFonts w:ascii="Times New Roman" w:hAnsi="Times New Roman" w:eastAsia="宋体"/>
          <w:b w:val="0"/>
          <w:sz w:val="21"/>
        </w:rPr>
        <w:t>表5-44 BDZ-00076站第4年配置与负荷转接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4D6A87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05AB645">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BF7DEAC">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36745229">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5A1989B3">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4FBF5DC9">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F57F648">
            <w:pPr>
              <w:keepNext/>
              <w:spacing w:before="20" w:after="20" w:line="260" w:lineRule="exact"/>
              <w:ind w:firstLine="0" w:firstLineChars="0"/>
              <w:jc w:val="center"/>
            </w:pPr>
            <w:r>
              <w:rPr>
                <w:rFonts w:ascii="Times New Roman" w:hAnsi="Times New Roman" w:eastAsia="宋体"/>
                <w:b/>
                <w:sz w:val="18"/>
              </w:rPr>
              <w:t>转接后正向净负荷/MW</w:t>
            </w:r>
          </w:p>
        </w:tc>
      </w:tr>
      <w:tr w14:paraId="6F716D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2BA333F">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2CBF76ED">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DA3E0FE">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EFAE75D">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5C7C2875">
            <w:pPr>
              <w:keepNext/>
              <w:spacing w:before="20" w:after="20" w:line="260" w:lineRule="exact"/>
              <w:ind w:firstLine="0" w:firstLineChars="0"/>
              <w:jc w:val="center"/>
            </w:pPr>
            <w:r>
              <w:rPr>
                <w:rFonts w:ascii="Times New Roman" w:hAnsi="Times New Roman" w:eastAsia="宋体"/>
                <w:b w:val="0"/>
                <w:sz w:val="18"/>
              </w:rPr>
              <w:t>10.47</w:t>
            </w:r>
          </w:p>
        </w:tc>
        <w:tc>
          <w:tcPr>
            <w:tcW w:w="1265" w:type="dxa"/>
            <w:tcMar>
              <w:left w:w="70" w:type="dxa"/>
              <w:right w:w="70" w:type="dxa"/>
            </w:tcMar>
            <w:vAlign w:val="center"/>
          </w:tcPr>
          <w:p w14:paraId="0177DD00">
            <w:pPr>
              <w:keepNext/>
              <w:spacing w:before="20" w:after="20" w:line="260" w:lineRule="exact"/>
              <w:ind w:firstLine="0" w:firstLineChars="0"/>
              <w:jc w:val="center"/>
            </w:pPr>
            <w:r>
              <w:rPr>
                <w:rFonts w:ascii="Times New Roman" w:hAnsi="Times New Roman" w:eastAsia="宋体"/>
                <w:b w:val="0"/>
                <w:sz w:val="18"/>
              </w:rPr>
              <w:t>38.00</w:t>
            </w:r>
          </w:p>
        </w:tc>
      </w:tr>
      <w:tr w14:paraId="6142B1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FDA7447">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2C43EC7E">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31EBE009">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76552E29">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BD440C3">
            <w:pPr>
              <w:keepNext w:val="0"/>
              <w:spacing w:before="20" w:after="20" w:line="260" w:lineRule="exact"/>
              <w:ind w:firstLine="0" w:firstLineChars="0"/>
              <w:jc w:val="center"/>
            </w:pPr>
            <w:r>
              <w:rPr>
                <w:rFonts w:ascii="Times New Roman" w:hAnsi="Times New Roman" w:eastAsia="宋体"/>
                <w:b w:val="0"/>
                <w:sz w:val="18"/>
              </w:rPr>
              <w:t>10.47</w:t>
            </w:r>
          </w:p>
        </w:tc>
        <w:tc>
          <w:tcPr>
            <w:tcW w:w="1265" w:type="dxa"/>
            <w:tcMar>
              <w:left w:w="70" w:type="dxa"/>
              <w:right w:w="70" w:type="dxa"/>
            </w:tcMar>
            <w:vAlign w:val="center"/>
          </w:tcPr>
          <w:p w14:paraId="493D3BAB">
            <w:pPr>
              <w:keepNext w:val="0"/>
              <w:spacing w:before="20" w:after="20" w:line="260" w:lineRule="exact"/>
              <w:ind w:firstLine="0" w:firstLineChars="0"/>
              <w:jc w:val="center"/>
            </w:pPr>
            <w:r>
              <w:rPr>
                <w:rFonts w:ascii="Times New Roman" w:hAnsi="Times New Roman" w:eastAsia="宋体"/>
                <w:b w:val="0"/>
                <w:sz w:val="18"/>
              </w:rPr>
              <w:t>38.00</w:t>
            </w:r>
          </w:p>
        </w:tc>
      </w:tr>
    </w:tbl>
    <w:p w14:paraId="16E5031E">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MW。四年均以承接负荷为主，第1年和第4年净承接分别为11.91 MW和10.47 MW，主变配置同时服务于本站及片区转入负荷。第4年退出最大一台主变后，剩余主变容量为40.00 MVA，按功率因数折算并计入相应持续时间的储能放电功率，正向容量余量为0.00 MW。</w:t>
      </w:r>
    </w:p>
    <w:p w14:paraId="7CE4F0D2">
      <w:pPr>
        <w:pStyle w:val="7"/>
        <w:keepNext/>
        <w:numPr>
          <w:ilvl w:val="0"/>
          <w:numId w:val="0"/>
        </w:numPr>
        <w:spacing w:before="160" w:after="120" w:line="360" w:lineRule="exact"/>
        <w:ind w:firstLine="0"/>
      </w:pPr>
      <w:bookmarkStart w:id="233" w:name="bdz-00092站规划分析"/>
      <w:r>
        <w:rPr>
          <w:rFonts w:ascii="Times New Roman" w:hAnsi="Times New Roman" w:eastAsia="方正仿宋_GBK"/>
          <w:b/>
          <w:sz w:val="24"/>
        </w:rPr>
        <w:t>BDZ-00092站规划分析</w:t>
      </w:r>
      <w:bookmarkEnd w:id="233"/>
    </w:p>
    <w:p w14:paraId="3ECA2F4E">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MVA，规划第4年转接前最大正向、反向净负荷分别为9.68 MW和6.12 MW，正向95%峰值持续时间为1.00 h。弹性方案第2年扩建50 MVA主变。</w:t>
      </w:r>
    </w:p>
    <w:p w14:paraId="7DD9616C">
      <w:pPr>
        <w:pStyle w:val="2"/>
        <w:widowControl/>
        <w:spacing w:before="0" w:after="0" w:line="348" w:lineRule="exact"/>
        <w:ind w:firstLine="480"/>
        <w:jc w:val="both"/>
      </w:pPr>
      <w:r>
        <w:rPr>
          <w:rFonts w:ascii="Times New Roman" w:hAnsi="Times New Roman" w:eastAsia="方正仿宋_GBK"/>
          <w:b w:val="0"/>
          <w:sz w:val="24"/>
        </w:rPr>
        <w:t>第4年承接66.32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3FE4129E">
      <w:pPr>
        <w:pStyle w:val="2"/>
        <w:keepNext/>
        <w:spacing w:before="120" w:after="80" w:line="280" w:lineRule="exact"/>
        <w:ind w:firstLine="0"/>
        <w:jc w:val="center"/>
      </w:pPr>
      <w:r>
        <w:rPr>
          <w:rFonts w:ascii="Times New Roman" w:hAnsi="Times New Roman" w:eastAsia="宋体"/>
          <w:b w:val="0"/>
          <w:sz w:val="21"/>
        </w:rPr>
        <w:t>表5-45 BDZ-00092站第4年配置与负荷转接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EF4DE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03EA7397">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7995BB6D">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19987BA4">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096B18A5">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1E6AE451">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58C974DA">
            <w:pPr>
              <w:keepNext/>
              <w:spacing w:before="20" w:after="20" w:line="260" w:lineRule="exact"/>
              <w:ind w:firstLine="0" w:firstLineChars="0"/>
              <w:jc w:val="center"/>
            </w:pPr>
            <w:r>
              <w:rPr>
                <w:rFonts w:ascii="Times New Roman" w:hAnsi="Times New Roman" w:eastAsia="宋体"/>
                <w:b/>
                <w:sz w:val="18"/>
              </w:rPr>
              <w:t>转接后正向净负荷/MW</w:t>
            </w:r>
          </w:p>
        </w:tc>
      </w:tr>
      <w:tr w14:paraId="55E3E1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86139B0">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1E7DF83">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0D13BCF5">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0D95929B">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7CF136DA">
            <w:pPr>
              <w:keepNext/>
              <w:spacing w:before="20" w:after="20" w:line="260" w:lineRule="exact"/>
              <w:ind w:firstLine="0" w:firstLineChars="0"/>
              <w:jc w:val="center"/>
            </w:pPr>
            <w:r>
              <w:rPr>
                <w:rFonts w:ascii="Times New Roman" w:hAnsi="Times New Roman" w:eastAsia="宋体"/>
                <w:b w:val="0"/>
                <w:sz w:val="18"/>
              </w:rPr>
              <w:t>28.32</w:t>
            </w:r>
          </w:p>
        </w:tc>
        <w:tc>
          <w:tcPr>
            <w:tcW w:w="1265" w:type="dxa"/>
            <w:tcMar>
              <w:left w:w="70" w:type="dxa"/>
              <w:right w:w="70" w:type="dxa"/>
            </w:tcMar>
            <w:vAlign w:val="center"/>
          </w:tcPr>
          <w:p w14:paraId="2D7E1E69">
            <w:pPr>
              <w:keepNext/>
              <w:spacing w:before="20" w:after="20" w:line="260" w:lineRule="exact"/>
              <w:ind w:firstLine="0" w:firstLineChars="0"/>
              <w:jc w:val="center"/>
            </w:pPr>
            <w:r>
              <w:rPr>
                <w:rFonts w:ascii="Times New Roman" w:hAnsi="Times New Roman" w:eastAsia="宋体"/>
                <w:b w:val="0"/>
                <w:sz w:val="18"/>
              </w:rPr>
              <w:t>38.00</w:t>
            </w:r>
          </w:p>
        </w:tc>
      </w:tr>
      <w:tr w14:paraId="3B4E88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E9E98E0">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5F147E50">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0D40B974">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6DEB5E0">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6F36E2F7">
            <w:pPr>
              <w:keepNext w:val="0"/>
              <w:spacing w:before="20" w:after="20" w:line="260" w:lineRule="exact"/>
              <w:ind w:firstLine="0" w:firstLineChars="0"/>
              <w:jc w:val="center"/>
            </w:pPr>
            <w:r>
              <w:rPr>
                <w:rFonts w:ascii="Times New Roman" w:hAnsi="Times New Roman" w:eastAsia="宋体"/>
                <w:b w:val="0"/>
                <w:sz w:val="18"/>
              </w:rPr>
              <w:t>66.32</w:t>
            </w:r>
          </w:p>
        </w:tc>
        <w:tc>
          <w:tcPr>
            <w:tcW w:w="1265" w:type="dxa"/>
            <w:tcMar>
              <w:left w:w="70" w:type="dxa"/>
              <w:right w:w="70" w:type="dxa"/>
            </w:tcMar>
            <w:vAlign w:val="center"/>
          </w:tcPr>
          <w:p w14:paraId="636F6FDD">
            <w:pPr>
              <w:keepNext w:val="0"/>
              <w:spacing w:before="20" w:after="20" w:line="260" w:lineRule="exact"/>
              <w:ind w:firstLine="0" w:firstLineChars="0"/>
              <w:jc w:val="center"/>
            </w:pPr>
            <w:r>
              <w:rPr>
                <w:rFonts w:ascii="Times New Roman" w:hAnsi="Times New Roman" w:eastAsia="宋体"/>
                <w:b w:val="0"/>
                <w:sz w:val="18"/>
              </w:rPr>
              <w:t>76.00</w:t>
            </w:r>
          </w:p>
        </w:tc>
      </w:tr>
    </w:tbl>
    <w:p w14:paraId="189DD671">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从建设时序看，第1—4年公用主变总容量依次为80.00、130.00、130.00、130.00 MVA；转接后正向负荷由第1年的38.00 MW变为第4年的76.00 MW。四年均以承接负荷为主，第1年和第4年净承接分别为28.82 MW和66.32 MW，主变配置同时服务于本站及片区转入负荷。第4年退出最大一台主变后，剩余主变容量为80.00 MVA，按功率因数折算并计入相应持续时间的储能放电功率，正向容量余量为0.00 MW。</w:t>
      </w:r>
    </w:p>
    <w:p w14:paraId="2BFE404B">
      <w:pPr>
        <w:pStyle w:val="7"/>
        <w:keepNext/>
        <w:numPr>
          <w:ilvl w:val="0"/>
          <w:numId w:val="0"/>
        </w:numPr>
        <w:spacing w:before="160" w:after="120" w:line="360" w:lineRule="exact"/>
        <w:ind w:firstLine="0"/>
      </w:pPr>
      <w:bookmarkStart w:id="234" w:name="bdz-00094站规划分析"/>
      <w:r>
        <w:rPr>
          <w:rFonts w:ascii="Times New Roman" w:hAnsi="Times New Roman" w:eastAsia="方正仿宋_GBK"/>
          <w:b/>
          <w:sz w:val="24"/>
        </w:rPr>
        <w:t>BDZ-00094站规划分析</w:t>
      </w:r>
      <w:bookmarkEnd w:id="234"/>
    </w:p>
    <w:p w14:paraId="65C82280">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MVA，规划第4年转接前最大正向、反向净负荷分别为56.14 MW和0.00 MW，正向95%峰值持续时间为2.00 h。弹性方案第1年扩建50 MVA主变。</w:t>
      </w:r>
    </w:p>
    <w:p w14:paraId="0171CB9D">
      <w:pPr>
        <w:pStyle w:val="2"/>
        <w:widowControl/>
        <w:spacing w:before="0" w:after="0" w:line="348" w:lineRule="exact"/>
        <w:ind w:firstLine="480"/>
        <w:jc w:val="both"/>
      </w:pPr>
      <w:r>
        <w:rPr>
          <w:rFonts w:ascii="Times New Roman" w:hAnsi="Times New Roman" w:eastAsia="方正仿宋_GBK"/>
          <w:b w:val="0"/>
          <w:sz w:val="24"/>
        </w:rPr>
        <w:t>第4年承接19.86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08D32816">
      <w:pPr>
        <w:pStyle w:val="2"/>
        <w:keepNext/>
        <w:spacing w:before="120" w:after="80" w:line="280" w:lineRule="exact"/>
        <w:ind w:firstLine="0"/>
        <w:jc w:val="center"/>
      </w:pPr>
      <w:r>
        <w:rPr>
          <w:rFonts w:ascii="Times New Roman" w:hAnsi="Times New Roman" w:eastAsia="宋体"/>
          <w:b w:val="0"/>
          <w:sz w:val="21"/>
        </w:rPr>
        <w:t>表5-46 BDZ-00094站第4年配置与负荷转接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28F000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35C735B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0CDFD6D">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32F97D75">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A9759B0">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3B0FD84">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496D1DD6">
            <w:pPr>
              <w:keepNext/>
              <w:spacing w:before="20" w:after="20" w:line="260" w:lineRule="exact"/>
              <w:ind w:firstLine="0" w:firstLineChars="0"/>
              <w:jc w:val="center"/>
            </w:pPr>
            <w:r>
              <w:rPr>
                <w:rFonts w:ascii="Times New Roman" w:hAnsi="Times New Roman" w:eastAsia="宋体"/>
                <w:b/>
                <w:sz w:val="18"/>
              </w:rPr>
              <w:t>转接后正向净负荷/MW</w:t>
            </w:r>
          </w:p>
        </w:tc>
      </w:tr>
      <w:tr w14:paraId="4B0F90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A669429">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23E13B0">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64DDC194">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7051C83">
            <w:pPr>
              <w:keepNext/>
              <w:spacing w:before="20" w:after="20" w:line="260" w:lineRule="exact"/>
              <w:ind w:firstLine="0" w:firstLineChars="0"/>
              <w:jc w:val="center"/>
            </w:pPr>
            <w:r>
              <w:rPr>
                <w:rFonts w:ascii="Times New Roman" w:hAnsi="Times New Roman" w:eastAsia="宋体"/>
                <w:b w:val="0"/>
                <w:sz w:val="18"/>
              </w:rPr>
              <w:t>18.14</w:t>
            </w:r>
          </w:p>
        </w:tc>
        <w:tc>
          <w:tcPr>
            <w:tcW w:w="1205" w:type="dxa"/>
            <w:tcMar>
              <w:left w:w="70" w:type="dxa"/>
              <w:right w:w="70" w:type="dxa"/>
            </w:tcMar>
            <w:vAlign w:val="center"/>
          </w:tcPr>
          <w:p w14:paraId="566ABC4A">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175FD05">
            <w:pPr>
              <w:keepNext/>
              <w:spacing w:before="20" w:after="20" w:line="260" w:lineRule="exact"/>
              <w:ind w:firstLine="0" w:firstLineChars="0"/>
              <w:jc w:val="center"/>
            </w:pPr>
            <w:r>
              <w:rPr>
                <w:rFonts w:ascii="Times New Roman" w:hAnsi="Times New Roman" w:eastAsia="宋体"/>
                <w:b w:val="0"/>
                <w:sz w:val="18"/>
              </w:rPr>
              <w:t>38.00</w:t>
            </w:r>
          </w:p>
        </w:tc>
      </w:tr>
      <w:tr w14:paraId="1CEBC9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EB1AE66">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5968176">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13D46415">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313745E">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60141E3E">
            <w:pPr>
              <w:keepNext w:val="0"/>
              <w:spacing w:before="20" w:after="20" w:line="260" w:lineRule="exact"/>
              <w:ind w:firstLine="0" w:firstLineChars="0"/>
              <w:jc w:val="center"/>
            </w:pPr>
            <w:r>
              <w:rPr>
                <w:rFonts w:ascii="Times New Roman" w:hAnsi="Times New Roman" w:eastAsia="宋体"/>
                <w:b w:val="0"/>
                <w:sz w:val="18"/>
              </w:rPr>
              <w:t>19.86</w:t>
            </w:r>
          </w:p>
        </w:tc>
        <w:tc>
          <w:tcPr>
            <w:tcW w:w="1265" w:type="dxa"/>
            <w:tcMar>
              <w:left w:w="70" w:type="dxa"/>
              <w:right w:w="70" w:type="dxa"/>
            </w:tcMar>
            <w:vAlign w:val="center"/>
          </w:tcPr>
          <w:p w14:paraId="7DF419A7">
            <w:pPr>
              <w:keepNext w:val="0"/>
              <w:spacing w:before="20" w:after="20" w:line="260" w:lineRule="exact"/>
              <w:ind w:firstLine="0" w:firstLineChars="0"/>
              <w:jc w:val="center"/>
            </w:pPr>
            <w:r>
              <w:rPr>
                <w:rFonts w:ascii="Times New Roman" w:hAnsi="Times New Roman" w:eastAsia="宋体"/>
                <w:b w:val="0"/>
                <w:sz w:val="18"/>
              </w:rPr>
              <w:t>76.00</w:t>
            </w:r>
          </w:p>
        </w:tc>
      </w:tr>
    </w:tbl>
    <w:p w14:paraId="72A83DCA">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MW。四年均以承接负荷为主，第1年和第4年净承接分别为22.79 MW和19.86 MW，主变配置同时服务于本站及片区转入负荷。第4年退出最大一台主变后，剩余主变容量为80.00 MVA，按功率因数折算并计入相应持续时间的储能放电功率，正向容量余量为0.00 MW。</w:t>
      </w:r>
    </w:p>
    <w:p w14:paraId="4B2DDFB8">
      <w:pPr>
        <w:pStyle w:val="7"/>
        <w:keepNext/>
        <w:numPr>
          <w:ilvl w:val="0"/>
          <w:numId w:val="0"/>
        </w:numPr>
        <w:spacing w:before="160" w:after="120" w:line="360" w:lineRule="exact"/>
        <w:ind w:firstLine="0"/>
      </w:pPr>
      <w:bookmarkStart w:id="235" w:name="bdz-00103站规划分析"/>
      <w:r>
        <w:rPr>
          <w:rFonts w:ascii="Times New Roman" w:hAnsi="Times New Roman" w:eastAsia="方正仿宋_GBK"/>
          <w:b/>
          <w:sz w:val="24"/>
        </w:rPr>
        <w:t>BDZ-00103站规划分析</w:t>
      </w:r>
      <w:bookmarkEnd w:id="235"/>
    </w:p>
    <w:p w14:paraId="63374B6C">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MVA，规划第4年转接前最大正向、反向净负荷分别为56.87 MW和0.00 MW，正向95%峰值持续时间为3.00 h。弹性方案沿用基期主变容量，后续各年通过站间负荷转接满足容量需求。</w:t>
      </w:r>
    </w:p>
    <w:p w14:paraId="5E31B848">
      <w:pPr>
        <w:pStyle w:val="2"/>
        <w:widowControl/>
        <w:spacing w:before="0" w:after="0" w:line="348" w:lineRule="exact"/>
        <w:ind w:firstLine="480"/>
        <w:jc w:val="both"/>
      </w:pPr>
      <w:r>
        <w:rPr>
          <w:rFonts w:ascii="Times New Roman" w:hAnsi="Times New Roman" w:eastAsia="方正仿宋_GBK"/>
          <w:b w:val="0"/>
          <w:sz w:val="24"/>
        </w:rPr>
        <w:t>第4年转出18.87 MW、承接0.00 MW后，正向校核负荷为38.00 MW。负荷转出降低正向需求，同时将反向校核上界提高至18.87 MW，配置按两个方向共同确定。刚性方案第4年公用主变总容量为80.00 MVA，储能为0.00 MW；弹性方案相应为80.00 MVA和0.00 MW。两类方案的本站公用主变总容量相同。</w:t>
      </w:r>
    </w:p>
    <w:p w14:paraId="2691D3AE">
      <w:pPr>
        <w:pStyle w:val="2"/>
        <w:keepNext/>
        <w:spacing w:before="120" w:after="80" w:line="280" w:lineRule="exact"/>
        <w:ind w:firstLine="0"/>
        <w:jc w:val="center"/>
      </w:pPr>
      <w:r>
        <w:rPr>
          <w:rFonts w:ascii="Times New Roman" w:hAnsi="Times New Roman" w:eastAsia="宋体"/>
          <w:b w:val="0"/>
          <w:sz w:val="21"/>
        </w:rPr>
        <w:t>表5-47 BDZ-00103站第4年配置与负荷转接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97A2D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3191590">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DFF3006">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07B293D">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525CDF7">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FB31A6F">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01D53EA">
            <w:pPr>
              <w:keepNext/>
              <w:spacing w:before="20" w:after="20" w:line="260" w:lineRule="exact"/>
              <w:ind w:firstLine="0" w:firstLineChars="0"/>
              <w:jc w:val="center"/>
            </w:pPr>
            <w:r>
              <w:rPr>
                <w:rFonts w:ascii="Times New Roman" w:hAnsi="Times New Roman" w:eastAsia="宋体"/>
                <w:b/>
                <w:sz w:val="18"/>
              </w:rPr>
              <w:t>转接后正向净负荷/MW</w:t>
            </w:r>
          </w:p>
        </w:tc>
      </w:tr>
      <w:tr w14:paraId="350B7B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8CFE4C4">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1DEDF9A">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330A2949">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7871325E">
            <w:pPr>
              <w:keepNext/>
              <w:spacing w:before="20" w:after="20" w:line="260" w:lineRule="exact"/>
              <w:ind w:firstLine="0" w:firstLineChars="0"/>
              <w:jc w:val="center"/>
            </w:pPr>
            <w:r>
              <w:rPr>
                <w:rFonts w:ascii="Times New Roman" w:hAnsi="Times New Roman" w:eastAsia="宋体"/>
                <w:b w:val="0"/>
                <w:sz w:val="18"/>
              </w:rPr>
              <w:t>18.87</w:t>
            </w:r>
          </w:p>
        </w:tc>
        <w:tc>
          <w:tcPr>
            <w:tcW w:w="1205" w:type="dxa"/>
            <w:tcMar>
              <w:left w:w="70" w:type="dxa"/>
              <w:right w:w="70" w:type="dxa"/>
            </w:tcMar>
            <w:vAlign w:val="center"/>
          </w:tcPr>
          <w:p w14:paraId="750081A3">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5BA3AF5">
            <w:pPr>
              <w:keepNext/>
              <w:spacing w:before="20" w:after="20" w:line="260" w:lineRule="exact"/>
              <w:ind w:firstLine="0" w:firstLineChars="0"/>
              <w:jc w:val="center"/>
            </w:pPr>
            <w:r>
              <w:rPr>
                <w:rFonts w:ascii="Times New Roman" w:hAnsi="Times New Roman" w:eastAsia="宋体"/>
                <w:b w:val="0"/>
                <w:sz w:val="18"/>
              </w:rPr>
              <w:t>38.00</w:t>
            </w:r>
          </w:p>
        </w:tc>
      </w:tr>
      <w:tr w14:paraId="0EF3B6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34CE2A8">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79BE918">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45D42AD9">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7BD61C0">
            <w:pPr>
              <w:keepNext w:val="0"/>
              <w:spacing w:before="20" w:after="20" w:line="260" w:lineRule="exact"/>
              <w:ind w:firstLine="0" w:firstLineChars="0"/>
              <w:jc w:val="center"/>
            </w:pPr>
            <w:r>
              <w:rPr>
                <w:rFonts w:ascii="Times New Roman" w:hAnsi="Times New Roman" w:eastAsia="宋体"/>
                <w:b w:val="0"/>
                <w:sz w:val="18"/>
              </w:rPr>
              <w:t>18.87</w:t>
            </w:r>
          </w:p>
        </w:tc>
        <w:tc>
          <w:tcPr>
            <w:tcW w:w="1205" w:type="dxa"/>
            <w:tcMar>
              <w:left w:w="70" w:type="dxa"/>
              <w:right w:w="70" w:type="dxa"/>
            </w:tcMar>
            <w:vAlign w:val="center"/>
          </w:tcPr>
          <w:p w14:paraId="1EC88F36">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412F122">
            <w:pPr>
              <w:keepNext w:val="0"/>
              <w:spacing w:before="20" w:after="20" w:line="260" w:lineRule="exact"/>
              <w:ind w:firstLine="0" w:firstLineChars="0"/>
              <w:jc w:val="center"/>
            </w:pPr>
            <w:r>
              <w:rPr>
                <w:rFonts w:ascii="Times New Roman" w:hAnsi="Times New Roman" w:eastAsia="宋体"/>
                <w:b w:val="0"/>
                <w:sz w:val="18"/>
              </w:rPr>
              <w:t>38.00</w:t>
            </w:r>
          </w:p>
        </w:tc>
      </w:tr>
    </w:tbl>
    <w:p w14:paraId="73EE0650">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MW。四年均以转出负荷为主，第1年和第4年分别转出15.90 MW和18.87 MW，邻站承接是本站供电安排的重要组成。第4年退出最大一台主变后，剩余主变容量为40.00 MVA，按功率因数折算并计入相应持续时间的储能放电功率，正向容量余量为0.00 MW。</w:t>
      </w:r>
    </w:p>
    <w:p w14:paraId="3C95A7FF">
      <w:pPr>
        <w:pStyle w:val="7"/>
        <w:keepNext/>
        <w:numPr>
          <w:ilvl w:val="0"/>
          <w:numId w:val="0"/>
        </w:numPr>
        <w:spacing w:before="160" w:after="120" w:line="360" w:lineRule="exact"/>
        <w:ind w:firstLine="0"/>
      </w:pPr>
      <w:bookmarkStart w:id="236" w:name="bdz-00106站规划分析"/>
      <w:r>
        <w:rPr>
          <w:rFonts w:ascii="Times New Roman" w:hAnsi="Times New Roman" w:eastAsia="方正仿宋_GBK"/>
          <w:b/>
          <w:sz w:val="24"/>
        </w:rPr>
        <w:t>BDZ-00106站规划分析</w:t>
      </w:r>
      <w:bookmarkEnd w:id="236"/>
    </w:p>
    <w:p w14:paraId="27543CCA">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MVA，规划第4年转接前最大正向、反向净负荷分别为5.02 MW和0.00 MW，正向95%峰值持续时间为4.00 h。弹性方案沿用基期主变容量，后续各年通过站间负荷转接满足容量需求。</w:t>
      </w:r>
    </w:p>
    <w:p w14:paraId="35D47115">
      <w:pPr>
        <w:pStyle w:val="2"/>
        <w:widowControl/>
        <w:spacing w:before="0" w:after="0" w:line="348" w:lineRule="exact"/>
        <w:ind w:firstLine="480"/>
        <w:jc w:val="both"/>
      </w:pPr>
      <w:r>
        <w:rPr>
          <w:rFonts w:ascii="Times New Roman" w:hAnsi="Times New Roman" w:eastAsia="方正仿宋_GBK"/>
          <w:b w:val="0"/>
          <w:sz w:val="24"/>
        </w:rPr>
        <w:t>第4年承接32.98 MW，正向校核负荷增至38.00 MW。该站利用相应主变容量承担片区内部负荷，接收能力按承接后的负荷进行正常运行及主变N-1校核。刚性方案第4年公用主变总容量为80.00 MVA，储能为0.00 MW；弹性方案相应为80.00 MVA和0.00 MW。两类方案的本站公用主变总容量相同。</w:t>
      </w:r>
    </w:p>
    <w:p w14:paraId="0510BB8A">
      <w:pPr>
        <w:pStyle w:val="2"/>
        <w:keepNext/>
        <w:spacing w:before="120" w:after="80" w:line="280" w:lineRule="exact"/>
        <w:ind w:firstLine="0"/>
        <w:jc w:val="center"/>
      </w:pPr>
      <w:r>
        <w:rPr>
          <w:rFonts w:ascii="Times New Roman" w:hAnsi="Times New Roman" w:eastAsia="宋体"/>
          <w:b w:val="0"/>
          <w:sz w:val="21"/>
        </w:rPr>
        <w:t>表5-48 BDZ-00106站第4年配置与负荷转接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26076B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2E8A7F4">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DCB0BDC">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35548BD">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16D95AA1">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C07550B">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458FFB81">
            <w:pPr>
              <w:keepNext/>
              <w:spacing w:before="20" w:after="20" w:line="260" w:lineRule="exact"/>
              <w:ind w:firstLine="0" w:firstLineChars="0"/>
              <w:jc w:val="center"/>
            </w:pPr>
            <w:r>
              <w:rPr>
                <w:rFonts w:ascii="Times New Roman" w:hAnsi="Times New Roman" w:eastAsia="宋体"/>
                <w:b/>
                <w:sz w:val="18"/>
              </w:rPr>
              <w:t>转接后正向净负荷/MW</w:t>
            </w:r>
          </w:p>
        </w:tc>
      </w:tr>
      <w:tr w14:paraId="7D384A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783" w:type="dxa"/>
            <w:tcMar>
              <w:left w:w="70" w:type="dxa"/>
              <w:right w:w="70" w:type="dxa"/>
            </w:tcMar>
            <w:vAlign w:val="center"/>
          </w:tcPr>
          <w:p w14:paraId="4CCAC67A">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9C22E3D">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963014B">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58CD733">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3E83403D">
            <w:pPr>
              <w:keepNext/>
              <w:spacing w:before="20" w:after="20" w:line="260" w:lineRule="exact"/>
              <w:ind w:firstLine="0" w:firstLineChars="0"/>
              <w:jc w:val="center"/>
            </w:pPr>
            <w:r>
              <w:rPr>
                <w:rFonts w:ascii="Times New Roman" w:hAnsi="Times New Roman" w:eastAsia="宋体"/>
                <w:b w:val="0"/>
                <w:sz w:val="18"/>
              </w:rPr>
              <w:t>32.98</w:t>
            </w:r>
          </w:p>
        </w:tc>
        <w:tc>
          <w:tcPr>
            <w:tcW w:w="1265" w:type="dxa"/>
            <w:tcMar>
              <w:left w:w="70" w:type="dxa"/>
              <w:right w:w="70" w:type="dxa"/>
            </w:tcMar>
            <w:vAlign w:val="center"/>
          </w:tcPr>
          <w:p w14:paraId="14266C83">
            <w:pPr>
              <w:keepNext/>
              <w:spacing w:before="20" w:after="20" w:line="260" w:lineRule="exact"/>
              <w:ind w:firstLine="0" w:firstLineChars="0"/>
              <w:jc w:val="center"/>
            </w:pPr>
            <w:r>
              <w:rPr>
                <w:rFonts w:ascii="Times New Roman" w:hAnsi="Times New Roman" w:eastAsia="宋体"/>
                <w:b w:val="0"/>
                <w:sz w:val="18"/>
              </w:rPr>
              <w:t>38.00</w:t>
            </w:r>
          </w:p>
        </w:tc>
      </w:tr>
      <w:tr w14:paraId="663CC7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D7AB43D">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2A3D19F6">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04FA5B05">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41B4143">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5BD6E0FC">
            <w:pPr>
              <w:keepNext w:val="0"/>
              <w:spacing w:before="20" w:after="20" w:line="260" w:lineRule="exact"/>
              <w:ind w:firstLine="0" w:firstLineChars="0"/>
              <w:jc w:val="center"/>
            </w:pPr>
            <w:r>
              <w:rPr>
                <w:rFonts w:ascii="Times New Roman" w:hAnsi="Times New Roman" w:eastAsia="宋体"/>
                <w:b w:val="0"/>
                <w:sz w:val="18"/>
              </w:rPr>
              <w:t>32.98</w:t>
            </w:r>
          </w:p>
        </w:tc>
        <w:tc>
          <w:tcPr>
            <w:tcW w:w="1265" w:type="dxa"/>
            <w:tcMar>
              <w:left w:w="70" w:type="dxa"/>
              <w:right w:w="70" w:type="dxa"/>
            </w:tcMar>
            <w:vAlign w:val="center"/>
          </w:tcPr>
          <w:p w14:paraId="0A69FE85">
            <w:pPr>
              <w:keepNext w:val="0"/>
              <w:spacing w:before="20" w:after="20" w:line="260" w:lineRule="exact"/>
              <w:ind w:firstLine="0" w:firstLineChars="0"/>
              <w:jc w:val="center"/>
            </w:pPr>
            <w:r>
              <w:rPr>
                <w:rFonts w:ascii="Times New Roman" w:hAnsi="Times New Roman" w:eastAsia="宋体"/>
                <w:b w:val="0"/>
                <w:sz w:val="18"/>
              </w:rPr>
              <w:t>38.00</w:t>
            </w:r>
          </w:p>
        </w:tc>
      </w:tr>
    </w:tbl>
    <w:p w14:paraId="310D8927">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MW。四年均以承接负荷为主，第1年和第4年净承接分别为33.24 MW和32.98 MW，主变配置同时服务于本站及片区转入负荷。第4年退出最大一台主变后，剩余主变容量为40.00 MVA，按功率因数折算并计入相应持续时间的储能放电功率，正向容量余量为0.00 MW。</w:t>
      </w:r>
    </w:p>
    <w:p w14:paraId="0D863FBA">
      <w:pPr>
        <w:pStyle w:val="7"/>
        <w:keepNext/>
        <w:numPr>
          <w:ilvl w:val="0"/>
          <w:numId w:val="0"/>
        </w:numPr>
        <w:spacing w:before="160" w:after="120" w:line="360" w:lineRule="exact"/>
        <w:ind w:firstLine="0"/>
      </w:pPr>
      <w:bookmarkStart w:id="237" w:name="bdz-00110站规划分析"/>
      <w:r>
        <w:rPr>
          <w:rFonts w:ascii="Times New Roman" w:hAnsi="Times New Roman" w:eastAsia="方正仿宋_GBK"/>
          <w:b/>
          <w:sz w:val="24"/>
        </w:rPr>
        <w:t>BDZ-00110站规划分析</w:t>
      </w:r>
      <w:bookmarkEnd w:id="237"/>
    </w:p>
    <w:p w14:paraId="6C05F2BF">
      <w:pPr>
        <w:pStyle w:val="115"/>
        <w:widowControl/>
        <w:spacing w:before="0" w:after="0" w:line="348" w:lineRule="exact"/>
        <w:ind w:firstLine="480"/>
        <w:jc w:val="both"/>
      </w:pPr>
      <w:r>
        <w:rPr>
          <w:rFonts w:ascii="Times New Roman" w:hAnsi="Times New Roman" w:eastAsia="方正仿宋_GBK"/>
          <w:b w:val="0"/>
          <w:sz w:val="24"/>
        </w:rPr>
        <w:t>该站基期主变配置为40.00+63.00 MVA，规划第4年转接前最大正向、反向净负荷分别为33.16 MW和0.00 MW，正向95%峰值持续时间为5.00 h。弹性方案第1年扩建50 MVA主变。</w:t>
      </w:r>
    </w:p>
    <w:p w14:paraId="2071F543">
      <w:pPr>
        <w:pStyle w:val="2"/>
        <w:widowControl/>
        <w:spacing w:before="0" w:after="0" w:line="348" w:lineRule="exact"/>
        <w:ind w:firstLine="480"/>
        <w:jc w:val="both"/>
      </w:pPr>
      <w:r>
        <w:rPr>
          <w:rFonts w:ascii="Times New Roman" w:hAnsi="Times New Roman" w:eastAsia="方正仿宋_GBK"/>
          <w:b w:val="0"/>
          <w:sz w:val="24"/>
        </w:rPr>
        <w:t>第4年承接52.33 MW，正向校核负荷增至85.49 MW。该站利用相应主变容量承担片区内部负荷，接收能力按承接后的负荷进行正常运行及主变N-1校核。刚性方案第4年公用主变总容量为153.00 MVA，储能为0.00 MW；弹性方案相应为153.00 MVA和0.00 MW。两类方案的本站公用主变总容量相同。</w:t>
      </w:r>
    </w:p>
    <w:p w14:paraId="2D389950">
      <w:pPr>
        <w:pStyle w:val="2"/>
        <w:keepNext/>
        <w:spacing w:before="120" w:after="80" w:line="280" w:lineRule="exact"/>
        <w:ind w:firstLine="0"/>
        <w:jc w:val="center"/>
      </w:pPr>
      <w:r>
        <w:rPr>
          <w:rFonts w:ascii="Times New Roman" w:hAnsi="Times New Roman" w:eastAsia="宋体"/>
          <w:b w:val="0"/>
          <w:sz w:val="21"/>
        </w:rPr>
        <w:t>表5-49 BDZ-00110站第4年配置与负荷转接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2643C0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68163C4F">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1BF60375">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3DFE7B4B">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50EB3B84">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190C46FB">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6A8E473A">
            <w:pPr>
              <w:keepNext/>
              <w:spacing w:before="20" w:after="20" w:line="260" w:lineRule="exact"/>
              <w:ind w:firstLine="0" w:firstLineChars="0"/>
              <w:jc w:val="center"/>
            </w:pPr>
            <w:r>
              <w:rPr>
                <w:rFonts w:ascii="Times New Roman" w:hAnsi="Times New Roman" w:eastAsia="宋体"/>
                <w:b/>
                <w:sz w:val="18"/>
              </w:rPr>
              <w:t>转接后正向净负荷/MW</w:t>
            </w:r>
          </w:p>
        </w:tc>
      </w:tr>
      <w:tr w14:paraId="5AAB56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A401EF3">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2AEFC0E">
            <w:pPr>
              <w:keepNext/>
              <w:spacing w:before="20" w:after="20" w:line="260" w:lineRule="exact"/>
              <w:ind w:firstLine="0" w:firstLineChars="0"/>
              <w:jc w:val="center"/>
            </w:pPr>
            <w:r>
              <w:rPr>
                <w:rFonts w:ascii="Times New Roman" w:hAnsi="Times New Roman" w:eastAsia="宋体"/>
                <w:b w:val="0"/>
                <w:sz w:val="18"/>
              </w:rPr>
              <w:t>40.00+63.00+50.00</w:t>
            </w:r>
          </w:p>
        </w:tc>
        <w:tc>
          <w:tcPr>
            <w:tcW w:w="1686" w:type="dxa"/>
            <w:tcMar>
              <w:left w:w="70" w:type="dxa"/>
              <w:right w:w="70" w:type="dxa"/>
            </w:tcMar>
            <w:vAlign w:val="center"/>
          </w:tcPr>
          <w:p w14:paraId="6D5606C6">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9FF04E8">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2C89254">
            <w:pPr>
              <w:keepNext/>
              <w:spacing w:before="20" w:after="20" w:line="260" w:lineRule="exact"/>
              <w:ind w:firstLine="0" w:firstLineChars="0"/>
              <w:jc w:val="center"/>
            </w:pPr>
            <w:r>
              <w:rPr>
                <w:rFonts w:ascii="Times New Roman" w:hAnsi="Times New Roman" w:eastAsia="宋体"/>
                <w:b w:val="0"/>
                <w:sz w:val="18"/>
              </w:rPr>
              <w:t>52.34</w:t>
            </w:r>
          </w:p>
        </w:tc>
        <w:tc>
          <w:tcPr>
            <w:tcW w:w="1265" w:type="dxa"/>
            <w:tcMar>
              <w:left w:w="70" w:type="dxa"/>
              <w:right w:w="70" w:type="dxa"/>
            </w:tcMar>
            <w:vAlign w:val="center"/>
          </w:tcPr>
          <w:p w14:paraId="43BF71A0">
            <w:pPr>
              <w:keepNext/>
              <w:spacing w:before="20" w:after="20" w:line="260" w:lineRule="exact"/>
              <w:ind w:firstLine="0" w:firstLineChars="0"/>
              <w:jc w:val="center"/>
            </w:pPr>
            <w:r>
              <w:rPr>
                <w:rFonts w:ascii="Times New Roman" w:hAnsi="Times New Roman" w:eastAsia="宋体"/>
                <w:b w:val="0"/>
                <w:sz w:val="18"/>
              </w:rPr>
              <w:t>85.50</w:t>
            </w:r>
          </w:p>
        </w:tc>
      </w:tr>
      <w:tr w14:paraId="1B5DD4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EF15DE8">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640A28EE">
            <w:pPr>
              <w:keepNext w:val="0"/>
              <w:spacing w:before="20" w:after="20" w:line="260" w:lineRule="exact"/>
              <w:ind w:firstLine="0" w:firstLineChars="0"/>
              <w:jc w:val="center"/>
            </w:pPr>
            <w:r>
              <w:rPr>
                <w:rFonts w:ascii="Times New Roman" w:hAnsi="Times New Roman" w:eastAsia="宋体"/>
                <w:b w:val="0"/>
                <w:sz w:val="18"/>
              </w:rPr>
              <w:t>40.00+63.00+50.00</w:t>
            </w:r>
          </w:p>
        </w:tc>
        <w:tc>
          <w:tcPr>
            <w:tcW w:w="1686" w:type="dxa"/>
            <w:tcMar>
              <w:left w:w="70" w:type="dxa"/>
              <w:right w:w="70" w:type="dxa"/>
            </w:tcMar>
            <w:vAlign w:val="center"/>
          </w:tcPr>
          <w:p w14:paraId="52585318">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44B2A5B">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86FBE44">
            <w:pPr>
              <w:keepNext w:val="0"/>
              <w:spacing w:before="20" w:after="20" w:line="260" w:lineRule="exact"/>
              <w:ind w:firstLine="0" w:firstLineChars="0"/>
              <w:jc w:val="center"/>
            </w:pPr>
            <w:r>
              <w:rPr>
                <w:rFonts w:ascii="Times New Roman" w:hAnsi="Times New Roman" w:eastAsia="宋体"/>
                <w:b w:val="0"/>
                <w:sz w:val="18"/>
              </w:rPr>
              <w:t>52.33</w:t>
            </w:r>
          </w:p>
        </w:tc>
        <w:tc>
          <w:tcPr>
            <w:tcW w:w="1265" w:type="dxa"/>
            <w:tcMar>
              <w:left w:w="70" w:type="dxa"/>
              <w:right w:w="70" w:type="dxa"/>
            </w:tcMar>
            <w:vAlign w:val="center"/>
          </w:tcPr>
          <w:p w14:paraId="0C2DF5AF">
            <w:pPr>
              <w:keepNext w:val="0"/>
              <w:spacing w:before="20" w:after="20" w:line="260" w:lineRule="exact"/>
              <w:ind w:firstLine="0" w:firstLineChars="0"/>
              <w:jc w:val="center"/>
            </w:pPr>
            <w:r>
              <w:rPr>
                <w:rFonts w:ascii="Times New Roman" w:hAnsi="Times New Roman" w:eastAsia="宋体"/>
                <w:b w:val="0"/>
                <w:sz w:val="18"/>
              </w:rPr>
              <w:t>85.49</w:t>
            </w:r>
          </w:p>
        </w:tc>
      </w:tr>
    </w:tbl>
    <w:p w14:paraId="35EE2874">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从建设时序看，第1—4年公用主变总容量依次为153.00、153.00、153.00、153.00 MVA；转接后正向负荷由第1年的85.50 MW变为第4年的85.49 MW。四年均以承接负荷为主，第1年和第4年净承接分别为54.07 MW和52.33 MW，主变配置同时服务于本站及片区转入负荷。第4年退出最大一台主变后，剩余主变容量为90.00 MVA，按功率因数折算并计入相应持续时间的储能放电功率，正向容量余量为0.01 MW。</w:t>
      </w:r>
    </w:p>
    <w:p w14:paraId="0E75DEEC">
      <w:pPr>
        <w:pStyle w:val="7"/>
        <w:keepNext/>
        <w:numPr>
          <w:ilvl w:val="0"/>
          <w:numId w:val="0"/>
        </w:numPr>
        <w:spacing w:before="160" w:after="120" w:line="360" w:lineRule="exact"/>
        <w:ind w:firstLine="0"/>
      </w:pPr>
      <w:bookmarkStart w:id="238" w:name="bdz-00114站规划分析"/>
      <w:r>
        <w:rPr>
          <w:rFonts w:ascii="Times New Roman" w:hAnsi="Times New Roman" w:eastAsia="方正仿宋_GBK"/>
          <w:b/>
          <w:sz w:val="24"/>
        </w:rPr>
        <w:t>BDZ-00114站规划分析</w:t>
      </w:r>
      <w:bookmarkEnd w:id="238"/>
    </w:p>
    <w:p w14:paraId="5D7B2672">
      <w:pPr>
        <w:pStyle w:val="115"/>
        <w:widowControl/>
        <w:spacing w:before="0" w:after="0" w:line="348" w:lineRule="exact"/>
        <w:ind w:firstLine="480"/>
        <w:jc w:val="both"/>
      </w:pPr>
      <w:r>
        <w:rPr>
          <w:rFonts w:ascii="Times New Roman" w:hAnsi="Times New Roman" w:eastAsia="方正仿宋_GBK"/>
          <w:b w:val="0"/>
          <w:sz w:val="24"/>
        </w:rPr>
        <w:t>该站基期主变配置为40.00+63.00 MVA，规划第4年转接前最大正向、反向净负荷分别为95.14 MW和9.47 MW，正向95%峰值持续时间为1.00 h。弹性方案第1年实施主变增容，新购容量63.00 MVA。</w:t>
      </w:r>
    </w:p>
    <w:p w14:paraId="66AA623C">
      <w:pPr>
        <w:pStyle w:val="2"/>
        <w:widowControl/>
        <w:spacing w:before="0" w:after="0" w:line="348" w:lineRule="exact"/>
        <w:ind w:firstLine="480"/>
        <w:jc w:val="both"/>
      </w:pPr>
      <w:r>
        <w:rPr>
          <w:rFonts w:ascii="Times New Roman" w:hAnsi="Times New Roman" w:eastAsia="方正仿宋_GBK"/>
          <w:b w:val="0"/>
          <w:sz w:val="24"/>
        </w:rPr>
        <w:t>第4年转出35.29 MW、承接0.00 MW后，正向校核负荷为59.85 MW。负荷转出降低正向需求，同时将反向校核上界提高至44.76 MW，配置按两个方向共同确定。刚性方案第4年公用主变总容量为126.00 MVA，储能为95.20 MW；弹性方案相应为126.00 MVA和0.00 MW。弹性方案储能功率减少95.20 MW。</w:t>
      </w:r>
    </w:p>
    <w:p w14:paraId="0B9CDB55">
      <w:pPr>
        <w:pStyle w:val="2"/>
        <w:keepNext/>
        <w:spacing w:before="120" w:after="80" w:line="280" w:lineRule="exact"/>
        <w:ind w:firstLine="0"/>
        <w:jc w:val="center"/>
      </w:pPr>
      <w:r>
        <w:rPr>
          <w:rFonts w:ascii="Times New Roman" w:hAnsi="Times New Roman" w:eastAsia="宋体"/>
          <w:b w:val="0"/>
          <w:sz w:val="21"/>
        </w:rPr>
        <w:t>表5-50 BDZ-00114站第4年配置与负荷转接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2267F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30CC295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2DE8C65B">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8501B05">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E75FD6F">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8242704">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17422A36">
            <w:pPr>
              <w:keepNext/>
              <w:spacing w:before="20" w:after="20" w:line="260" w:lineRule="exact"/>
              <w:ind w:firstLine="0" w:firstLineChars="0"/>
              <w:jc w:val="center"/>
            </w:pPr>
            <w:r>
              <w:rPr>
                <w:rFonts w:ascii="Times New Roman" w:hAnsi="Times New Roman" w:eastAsia="宋体"/>
                <w:b/>
                <w:sz w:val="18"/>
              </w:rPr>
              <w:t>转接后正向净负荷/MW</w:t>
            </w:r>
          </w:p>
        </w:tc>
      </w:tr>
      <w:tr w14:paraId="1BD38B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21A58C9">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69D8D225">
            <w:pPr>
              <w:keepNext/>
              <w:spacing w:before="20" w:after="20" w:line="260" w:lineRule="exact"/>
              <w:ind w:firstLine="0" w:firstLineChars="0"/>
              <w:jc w:val="center"/>
            </w:pPr>
            <w:r>
              <w:rPr>
                <w:rFonts w:ascii="Times New Roman" w:hAnsi="Times New Roman" w:eastAsia="宋体"/>
                <w:b w:val="0"/>
                <w:sz w:val="18"/>
              </w:rPr>
              <w:t>63.00+63.00</w:t>
            </w:r>
          </w:p>
        </w:tc>
        <w:tc>
          <w:tcPr>
            <w:tcW w:w="1686" w:type="dxa"/>
            <w:tcMar>
              <w:left w:w="70" w:type="dxa"/>
              <w:right w:w="70" w:type="dxa"/>
            </w:tcMar>
            <w:vAlign w:val="center"/>
          </w:tcPr>
          <w:p w14:paraId="0DFB8E22">
            <w:pPr>
              <w:keepNext/>
              <w:spacing w:before="20" w:after="20" w:line="260" w:lineRule="exact"/>
              <w:ind w:firstLine="0" w:firstLineChars="0"/>
              <w:jc w:val="center"/>
            </w:pPr>
            <w:r>
              <w:rPr>
                <w:rFonts w:ascii="Times New Roman" w:hAnsi="Times New Roman" w:eastAsia="宋体"/>
                <w:b w:val="0"/>
                <w:sz w:val="18"/>
              </w:rPr>
              <w:t>95.20/204.68</w:t>
            </w:r>
          </w:p>
        </w:tc>
        <w:tc>
          <w:tcPr>
            <w:tcW w:w="1205" w:type="dxa"/>
            <w:tcMar>
              <w:left w:w="70" w:type="dxa"/>
              <w:right w:w="70" w:type="dxa"/>
            </w:tcMar>
            <w:vAlign w:val="center"/>
          </w:tcPr>
          <w:p w14:paraId="6084BAFA">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7D33A917">
            <w:pPr>
              <w:keepNext/>
              <w:spacing w:before="20" w:after="20" w:line="260" w:lineRule="exact"/>
              <w:ind w:firstLine="0" w:firstLineChars="0"/>
              <w:jc w:val="center"/>
            </w:pPr>
            <w:r>
              <w:rPr>
                <w:rFonts w:ascii="Times New Roman" w:hAnsi="Times New Roman" w:eastAsia="宋体"/>
                <w:b w:val="0"/>
                <w:sz w:val="18"/>
              </w:rPr>
              <w:t>59.91</w:t>
            </w:r>
          </w:p>
        </w:tc>
        <w:tc>
          <w:tcPr>
            <w:tcW w:w="1265" w:type="dxa"/>
            <w:tcMar>
              <w:left w:w="70" w:type="dxa"/>
              <w:right w:w="70" w:type="dxa"/>
            </w:tcMar>
            <w:vAlign w:val="center"/>
          </w:tcPr>
          <w:p w14:paraId="35AB546B">
            <w:pPr>
              <w:keepNext/>
              <w:spacing w:before="20" w:after="20" w:line="260" w:lineRule="exact"/>
              <w:ind w:firstLine="0" w:firstLineChars="0"/>
              <w:jc w:val="center"/>
            </w:pPr>
            <w:r>
              <w:rPr>
                <w:rFonts w:ascii="Times New Roman" w:hAnsi="Times New Roman" w:eastAsia="宋体"/>
                <w:b w:val="0"/>
                <w:sz w:val="18"/>
              </w:rPr>
              <w:t>155.05</w:t>
            </w:r>
          </w:p>
        </w:tc>
      </w:tr>
      <w:tr w14:paraId="4B6546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C75C629">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794A3A0D">
            <w:pPr>
              <w:keepNext w:val="0"/>
              <w:spacing w:before="20" w:after="20" w:line="260" w:lineRule="exact"/>
              <w:ind w:firstLine="0" w:firstLineChars="0"/>
              <w:jc w:val="center"/>
            </w:pPr>
            <w:r>
              <w:rPr>
                <w:rFonts w:ascii="Times New Roman" w:hAnsi="Times New Roman" w:eastAsia="宋体"/>
                <w:b w:val="0"/>
                <w:sz w:val="18"/>
              </w:rPr>
              <w:t>63.00+63.00</w:t>
            </w:r>
          </w:p>
        </w:tc>
        <w:tc>
          <w:tcPr>
            <w:tcW w:w="1686" w:type="dxa"/>
            <w:tcMar>
              <w:left w:w="70" w:type="dxa"/>
              <w:right w:w="70" w:type="dxa"/>
            </w:tcMar>
            <w:vAlign w:val="center"/>
          </w:tcPr>
          <w:p w14:paraId="55396962">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9A4D498">
            <w:pPr>
              <w:keepNext w:val="0"/>
              <w:spacing w:before="20" w:after="20" w:line="260" w:lineRule="exact"/>
              <w:ind w:firstLine="0" w:firstLineChars="0"/>
              <w:jc w:val="center"/>
            </w:pPr>
            <w:r>
              <w:rPr>
                <w:rFonts w:ascii="Times New Roman" w:hAnsi="Times New Roman" w:eastAsia="宋体"/>
                <w:b w:val="0"/>
                <w:sz w:val="18"/>
              </w:rPr>
              <w:t>35.29</w:t>
            </w:r>
          </w:p>
        </w:tc>
        <w:tc>
          <w:tcPr>
            <w:tcW w:w="1205" w:type="dxa"/>
            <w:tcMar>
              <w:left w:w="70" w:type="dxa"/>
              <w:right w:w="70" w:type="dxa"/>
            </w:tcMar>
            <w:vAlign w:val="center"/>
          </w:tcPr>
          <w:p w14:paraId="5DF16006">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29F9DC75">
            <w:pPr>
              <w:keepNext w:val="0"/>
              <w:spacing w:before="20" w:after="20" w:line="260" w:lineRule="exact"/>
              <w:ind w:firstLine="0" w:firstLineChars="0"/>
              <w:jc w:val="center"/>
            </w:pPr>
            <w:r>
              <w:rPr>
                <w:rFonts w:ascii="Times New Roman" w:hAnsi="Times New Roman" w:eastAsia="宋体"/>
                <w:b w:val="0"/>
                <w:sz w:val="18"/>
              </w:rPr>
              <w:t>59.85</w:t>
            </w:r>
          </w:p>
        </w:tc>
      </w:tr>
    </w:tbl>
    <w:p w14:paraId="7E88BBE8">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从建设时序看，第1—4年公用主变总容量依次为126.00、126.00、126.00、126.00 MVA；转接后正向负荷由第1年的59.85 MW变为第4年的59.85 MW。四年均以转出负荷为主，第1年和第4年分别转出30.33 MW和35.29 MW，邻站承接是本站供电安排的重要组成。第4年退出最大一台主变后，剩余主变容量为63.00 MVA，按功率因数折算并计入相应持续时间的储能放电功率，正向容量余量为0.00 MW。</w:t>
      </w:r>
    </w:p>
    <w:p w14:paraId="4A09E260">
      <w:pPr>
        <w:pStyle w:val="7"/>
        <w:keepNext/>
        <w:numPr>
          <w:ilvl w:val="0"/>
          <w:numId w:val="0"/>
        </w:numPr>
        <w:spacing w:before="160" w:after="120" w:line="360" w:lineRule="exact"/>
        <w:ind w:firstLine="0"/>
      </w:pPr>
      <w:bookmarkStart w:id="239" w:name="bdz-00115站规划分析"/>
      <w:r>
        <w:rPr>
          <w:rFonts w:ascii="Times New Roman" w:hAnsi="Times New Roman" w:eastAsia="方正仿宋_GBK"/>
          <w:b/>
          <w:sz w:val="24"/>
        </w:rPr>
        <w:t>BDZ-00115站规划分析</w:t>
      </w:r>
      <w:bookmarkEnd w:id="239"/>
    </w:p>
    <w:p w14:paraId="69AFAEC4">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MVA，规划第4年转接前最大正向、反向净负荷分别为63.53 MW和0.00 MW，正向95%峰值持续时间为3.00 h。弹性方案第1年扩建50 MVA主变。</w:t>
      </w:r>
    </w:p>
    <w:p w14:paraId="2FCF808F">
      <w:pPr>
        <w:pStyle w:val="2"/>
        <w:widowControl/>
        <w:spacing w:before="0" w:after="0" w:line="348" w:lineRule="exact"/>
        <w:ind w:firstLine="480"/>
        <w:jc w:val="both"/>
      </w:pPr>
      <w:r>
        <w:rPr>
          <w:rFonts w:ascii="Times New Roman" w:hAnsi="Times New Roman" w:eastAsia="方正仿宋_GBK"/>
          <w:b w:val="0"/>
          <w:sz w:val="24"/>
        </w:rPr>
        <w:t>第4年承接12.47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2BCC04E8">
      <w:pPr>
        <w:pStyle w:val="2"/>
        <w:keepNext/>
        <w:spacing w:before="120" w:after="80" w:line="280" w:lineRule="exact"/>
        <w:ind w:firstLine="0"/>
        <w:jc w:val="center"/>
      </w:pPr>
      <w:r>
        <w:rPr>
          <w:rFonts w:ascii="Times New Roman" w:hAnsi="Times New Roman" w:eastAsia="宋体"/>
          <w:b w:val="0"/>
          <w:sz w:val="21"/>
        </w:rPr>
        <w:t>表5-51 BDZ-00115站第4年配置与负荷转接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3D34E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06C3B2D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4B2D8D82">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62EC565E">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45681DB3">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D6F7085">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0980145E">
            <w:pPr>
              <w:keepNext/>
              <w:spacing w:before="20" w:after="20" w:line="260" w:lineRule="exact"/>
              <w:ind w:firstLine="0" w:firstLineChars="0"/>
              <w:jc w:val="center"/>
            </w:pPr>
            <w:r>
              <w:rPr>
                <w:rFonts w:ascii="Times New Roman" w:hAnsi="Times New Roman" w:eastAsia="宋体"/>
                <w:b/>
                <w:sz w:val="18"/>
              </w:rPr>
              <w:t>转接后正向净负荷/MW</w:t>
            </w:r>
          </w:p>
        </w:tc>
      </w:tr>
      <w:tr w14:paraId="1B8F7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C5FA232">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5EA3AD3F">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09FE323B">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BA7D6F4">
            <w:pPr>
              <w:keepNext/>
              <w:spacing w:before="20" w:after="20" w:line="260" w:lineRule="exact"/>
              <w:ind w:firstLine="0" w:firstLineChars="0"/>
              <w:jc w:val="center"/>
            </w:pPr>
            <w:r>
              <w:rPr>
                <w:rFonts w:ascii="Times New Roman" w:hAnsi="Times New Roman" w:eastAsia="宋体"/>
                <w:b w:val="0"/>
                <w:sz w:val="18"/>
              </w:rPr>
              <w:t>25.53</w:t>
            </w:r>
          </w:p>
        </w:tc>
        <w:tc>
          <w:tcPr>
            <w:tcW w:w="1205" w:type="dxa"/>
            <w:tcMar>
              <w:left w:w="70" w:type="dxa"/>
              <w:right w:w="70" w:type="dxa"/>
            </w:tcMar>
            <w:vAlign w:val="center"/>
          </w:tcPr>
          <w:p w14:paraId="6EB60B49">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64BB1B0">
            <w:pPr>
              <w:keepNext/>
              <w:spacing w:before="20" w:after="20" w:line="260" w:lineRule="exact"/>
              <w:ind w:firstLine="0" w:firstLineChars="0"/>
              <w:jc w:val="center"/>
            </w:pPr>
            <w:r>
              <w:rPr>
                <w:rFonts w:ascii="Times New Roman" w:hAnsi="Times New Roman" w:eastAsia="宋体"/>
                <w:b w:val="0"/>
                <w:sz w:val="18"/>
              </w:rPr>
              <w:t>38.00</w:t>
            </w:r>
          </w:p>
        </w:tc>
      </w:tr>
      <w:tr w14:paraId="3AD8C0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804CD2B">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56C2847">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135C103D">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D85C2D9">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4AEAF053">
            <w:pPr>
              <w:keepNext w:val="0"/>
              <w:spacing w:before="20" w:after="20" w:line="260" w:lineRule="exact"/>
              <w:ind w:firstLine="0" w:firstLineChars="0"/>
              <w:jc w:val="center"/>
            </w:pPr>
            <w:r>
              <w:rPr>
                <w:rFonts w:ascii="Times New Roman" w:hAnsi="Times New Roman" w:eastAsia="宋体"/>
                <w:b w:val="0"/>
                <w:sz w:val="18"/>
              </w:rPr>
              <w:t>12.47</w:t>
            </w:r>
          </w:p>
        </w:tc>
        <w:tc>
          <w:tcPr>
            <w:tcW w:w="1265" w:type="dxa"/>
            <w:tcMar>
              <w:left w:w="70" w:type="dxa"/>
              <w:right w:w="70" w:type="dxa"/>
            </w:tcMar>
            <w:vAlign w:val="center"/>
          </w:tcPr>
          <w:p w14:paraId="54B45ECC">
            <w:pPr>
              <w:keepNext w:val="0"/>
              <w:spacing w:before="20" w:after="20" w:line="260" w:lineRule="exact"/>
              <w:ind w:firstLine="0" w:firstLineChars="0"/>
              <w:jc w:val="center"/>
            </w:pPr>
            <w:r>
              <w:rPr>
                <w:rFonts w:ascii="Times New Roman" w:hAnsi="Times New Roman" w:eastAsia="宋体"/>
                <w:b w:val="0"/>
                <w:sz w:val="18"/>
              </w:rPr>
              <w:t>76.00</w:t>
            </w:r>
          </w:p>
        </w:tc>
      </w:tr>
    </w:tbl>
    <w:p w14:paraId="682A46C9">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MW。四年均以承接负荷为主，第1年和第4年净承接分别为15.78 MW和12.47 MW，主变配置同时服务于本站及片区转入负荷。第4年退出最大一台主变后，剩余主变容量为80.00 MVA，按功率因数折算并计入相应持续时间的储能放电功率，正向容量余量为0.00 MW。</w:t>
      </w:r>
    </w:p>
    <w:p w14:paraId="67BD72B8">
      <w:pPr>
        <w:pStyle w:val="7"/>
        <w:keepNext/>
        <w:numPr>
          <w:ilvl w:val="0"/>
          <w:numId w:val="0"/>
        </w:numPr>
        <w:spacing w:before="160" w:after="120" w:line="360" w:lineRule="exact"/>
        <w:ind w:firstLine="0"/>
      </w:pPr>
      <w:bookmarkStart w:id="240" w:name="bdz-00139站规划分析"/>
      <w:r>
        <w:rPr>
          <w:rFonts w:ascii="Times New Roman" w:hAnsi="Times New Roman" w:eastAsia="方正仿宋_GBK"/>
          <w:b/>
          <w:sz w:val="24"/>
        </w:rPr>
        <w:t>BDZ-00139站规划分析</w:t>
      </w:r>
      <w:bookmarkEnd w:id="240"/>
    </w:p>
    <w:p w14:paraId="27191448">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MVA，规划第4年转接前最大正向、反向净负荷分别为80.37 MW和0.00 MW，正向95%峰值持续时间为3.00 h。弹性方案第1年新增储能0.20 MW/0.43 MWh；第4年新增储能0.10 MW/0.22 MWh。</w:t>
      </w:r>
    </w:p>
    <w:p w14:paraId="4518C75C">
      <w:pPr>
        <w:pStyle w:val="2"/>
        <w:widowControl/>
        <w:spacing w:before="0" w:after="0" w:line="348" w:lineRule="exact"/>
        <w:ind w:firstLine="480"/>
        <w:jc w:val="both"/>
      </w:pPr>
      <w:r>
        <w:rPr>
          <w:rFonts w:ascii="Times New Roman" w:hAnsi="Times New Roman" w:eastAsia="方正仿宋_GBK"/>
          <w:b w:val="0"/>
          <w:sz w:val="24"/>
        </w:rPr>
        <w:t>第4年转出42.16 MW、承接0.00 MW后，正向校核负荷为38.22 MW。负荷转出降低正向需求，同时将反向校核上界提高至42.16 MW，配置按两个方向共同确定。刚性方案第4年公用主变总容量为80.00 MVA，储能为3.10 MW；弹性方案相应为80.00 MVA和0.30 MW。弹性方案储能功率减少2.80 MW。</w:t>
      </w:r>
    </w:p>
    <w:p w14:paraId="1DC0117F">
      <w:pPr>
        <w:pStyle w:val="2"/>
        <w:keepNext/>
        <w:spacing w:before="120" w:after="80" w:line="280" w:lineRule="exact"/>
        <w:ind w:firstLine="0"/>
        <w:jc w:val="center"/>
      </w:pPr>
      <w:r>
        <w:rPr>
          <w:rFonts w:ascii="Times New Roman" w:hAnsi="Times New Roman" w:eastAsia="宋体"/>
          <w:b w:val="0"/>
          <w:sz w:val="21"/>
        </w:rPr>
        <w:t>表5-52 BDZ-00139站第4年配置与负荷转接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694F52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24B84C8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13AEC497">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71121059">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3164E5A7">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49DE863">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03398317">
            <w:pPr>
              <w:keepNext/>
              <w:spacing w:before="20" w:after="20" w:line="260" w:lineRule="exact"/>
              <w:ind w:firstLine="0" w:firstLineChars="0"/>
              <w:jc w:val="center"/>
            </w:pPr>
            <w:r>
              <w:rPr>
                <w:rFonts w:ascii="Times New Roman" w:hAnsi="Times New Roman" w:eastAsia="宋体"/>
                <w:b/>
                <w:sz w:val="18"/>
              </w:rPr>
              <w:t>转接后正向净负荷/MW</w:t>
            </w:r>
          </w:p>
        </w:tc>
      </w:tr>
      <w:tr w14:paraId="718FEA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A1255B4">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368F385">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32940FA1">
            <w:pPr>
              <w:keepNext/>
              <w:spacing w:before="20" w:after="20" w:line="260" w:lineRule="exact"/>
              <w:ind w:firstLine="0" w:firstLineChars="0"/>
              <w:jc w:val="center"/>
            </w:pPr>
            <w:r>
              <w:rPr>
                <w:rFonts w:ascii="Times New Roman" w:hAnsi="Times New Roman" w:eastAsia="宋体"/>
                <w:b w:val="0"/>
                <w:sz w:val="18"/>
              </w:rPr>
              <w:t>3.10/6.67</w:t>
            </w:r>
          </w:p>
        </w:tc>
        <w:tc>
          <w:tcPr>
            <w:tcW w:w="1205" w:type="dxa"/>
            <w:tcMar>
              <w:left w:w="70" w:type="dxa"/>
              <w:right w:w="70" w:type="dxa"/>
            </w:tcMar>
            <w:vAlign w:val="center"/>
          </w:tcPr>
          <w:p w14:paraId="6A92764A">
            <w:pPr>
              <w:keepNext/>
              <w:spacing w:before="20" w:after="20" w:line="260" w:lineRule="exact"/>
              <w:ind w:firstLine="0" w:firstLineChars="0"/>
              <w:jc w:val="center"/>
            </w:pPr>
            <w:r>
              <w:rPr>
                <w:rFonts w:ascii="Times New Roman" w:hAnsi="Times New Roman" w:eastAsia="宋体"/>
                <w:b w:val="0"/>
                <w:sz w:val="18"/>
              </w:rPr>
              <w:t>40.15</w:t>
            </w:r>
          </w:p>
        </w:tc>
        <w:tc>
          <w:tcPr>
            <w:tcW w:w="1205" w:type="dxa"/>
            <w:tcMar>
              <w:left w:w="70" w:type="dxa"/>
              <w:right w:w="70" w:type="dxa"/>
            </w:tcMar>
            <w:vAlign w:val="center"/>
          </w:tcPr>
          <w:p w14:paraId="7D3685F2">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9CC41B3">
            <w:pPr>
              <w:keepNext/>
              <w:spacing w:before="20" w:after="20" w:line="260" w:lineRule="exact"/>
              <w:ind w:firstLine="0" w:firstLineChars="0"/>
              <w:jc w:val="center"/>
            </w:pPr>
            <w:r>
              <w:rPr>
                <w:rFonts w:ascii="Times New Roman" w:hAnsi="Times New Roman" w:eastAsia="宋体"/>
                <w:b w:val="0"/>
                <w:sz w:val="18"/>
              </w:rPr>
              <w:t>40.22</w:t>
            </w:r>
          </w:p>
        </w:tc>
      </w:tr>
      <w:tr w14:paraId="09542A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65378E5">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B713788">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37AA0CC">
            <w:pPr>
              <w:keepNext w:val="0"/>
              <w:spacing w:before="20" w:after="20" w:line="260" w:lineRule="exact"/>
              <w:ind w:firstLine="0" w:firstLineChars="0"/>
              <w:jc w:val="center"/>
            </w:pPr>
            <w:r>
              <w:rPr>
                <w:rFonts w:ascii="Times New Roman" w:hAnsi="Times New Roman" w:eastAsia="宋体"/>
                <w:b w:val="0"/>
                <w:sz w:val="18"/>
              </w:rPr>
              <w:t>0.30/0.65</w:t>
            </w:r>
          </w:p>
        </w:tc>
        <w:tc>
          <w:tcPr>
            <w:tcW w:w="1205" w:type="dxa"/>
            <w:tcMar>
              <w:left w:w="70" w:type="dxa"/>
              <w:right w:w="70" w:type="dxa"/>
            </w:tcMar>
            <w:vAlign w:val="center"/>
          </w:tcPr>
          <w:p w14:paraId="25679205">
            <w:pPr>
              <w:keepNext w:val="0"/>
              <w:spacing w:before="20" w:after="20" w:line="260" w:lineRule="exact"/>
              <w:ind w:firstLine="0" w:firstLineChars="0"/>
              <w:jc w:val="center"/>
            </w:pPr>
            <w:r>
              <w:rPr>
                <w:rFonts w:ascii="Times New Roman" w:hAnsi="Times New Roman" w:eastAsia="宋体"/>
                <w:b w:val="0"/>
                <w:sz w:val="18"/>
              </w:rPr>
              <w:t>42.16</w:t>
            </w:r>
          </w:p>
        </w:tc>
        <w:tc>
          <w:tcPr>
            <w:tcW w:w="1205" w:type="dxa"/>
            <w:tcMar>
              <w:left w:w="70" w:type="dxa"/>
              <w:right w:w="70" w:type="dxa"/>
            </w:tcMar>
            <w:vAlign w:val="center"/>
          </w:tcPr>
          <w:p w14:paraId="6E7E10C4">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4131A296">
            <w:pPr>
              <w:keepNext w:val="0"/>
              <w:spacing w:before="20" w:after="20" w:line="260" w:lineRule="exact"/>
              <w:ind w:firstLine="0" w:firstLineChars="0"/>
              <w:jc w:val="center"/>
            </w:pPr>
            <w:r>
              <w:rPr>
                <w:rFonts w:ascii="Times New Roman" w:hAnsi="Times New Roman" w:eastAsia="宋体"/>
                <w:b w:val="0"/>
                <w:sz w:val="18"/>
              </w:rPr>
              <w:t>38.22</w:t>
            </w:r>
          </w:p>
        </w:tc>
      </w:tr>
    </w:tbl>
    <w:p w14:paraId="30EABB7A">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MVA；转接后正向负荷由第1年的38.14 MW变为第4年的38.22 MW。四年均以转出负荷为主，第1年和第4年分别转出38.04 MW和42.16 MW，邻站承接是本站供电安排的重要组成。第4年退出最大一台主变后，剩余主变容量为40.00 MVA，按功率因数折算并计入相应持续时间的储能放电功率，正向容量余量为0.00 MW。</w:t>
      </w:r>
    </w:p>
    <w:p w14:paraId="33C09A3D">
      <w:pPr>
        <w:pStyle w:val="7"/>
        <w:keepNext/>
        <w:numPr>
          <w:ilvl w:val="0"/>
          <w:numId w:val="0"/>
        </w:numPr>
        <w:spacing w:before="160" w:after="120" w:line="360" w:lineRule="exact"/>
        <w:ind w:firstLine="0"/>
      </w:pPr>
      <w:bookmarkStart w:id="241" w:name="bdz-00148站规划分析"/>
      <w:r>
        <w:rPr>
          <w:rFonts w:ascii="Times New Roman" w:hAnsi="Times New Roman" w:eastAsia="方正仿宋_GBK"/>
          <w:b/>
          <w:sz w:val="24"/>
        </w:rPr>
        <w:t>BDZ-00148站规划分析</w:t>
      </w:r>
      <w:bookmarkEnd w:id="241"/>
    </w:p>
    <w:p w14:paraId="4CC77199">
      <w:pPr>
        <w:pStyle w:val="115"/>
        <w:widowControl/>
        <w:spacing w:before="0" w:after="0" w:line="348" w:lineRule="exact"/>
        <w:ind w:firstLine="480"/>
        <w:jc w:val="both"/>
      </w:pPr>
      <w:r>
        <w:rPr>
          <w:rFonts w:ascii="Times New Roman" w:hAnsi="Times New Roman" w:eastAsia="方正仿宋_GBK"/>
          <w:b w:val="0"/>
          <w:sz w:val="24"/>
        </w:rPr>
        <w:t>该站基期主变配置为40.00+50.00 MVA，规划第4年转接前最大正向、反向净负荷分别为89.09 MW和0.00 MW，正向95%峰值持续时间为2.00 h。弹性方案第4年新增储能2.60 MW/5.59 MWh。</w:t>
      </w:r>
    </w:p>
    <w:p w14:paraId="1D6DF640">
      <w:pPr>
        <w:pStyle w:val="2"/>
        <w:widowControl/>
        <w:spacing w:before="0" w:after="0" w:line="348" w:lineRule="exact"/>
        <w:ind w:firstLine="480"/>
        <w:jc w:val="both"/>
      </w:pPr>
      <w:r>
        <w:rPr>
          <w:rFonts w:ascii="Times New Roman" w:hAnsi="Times New Roman" w:eastAsia="方正仿宋_GBK"/>
          <w:b w:val="0"/>
          <w:sz w:val="24"/>
        </w:rPr>
        <w:t>第4年转出48.49 MW、承接0.00 MW后，正向校核负荷为40.60 MW。负荷转出降低正向需求，同时将反向校核上界提高至48.49 MW，配置按两个方向共同确定。刚性方案第4年公用主变总容量为90.00 MVA，储能为89.10 MW；弹性方案相应为90.00 MVA和2.60 MW。弹性方案储能功率减少86.50 MW。</w:t>
      </w:r>
    </w:p>
    <w:p w14:paraId="300D30BD">
      <w:pPr>
        <w:pStyle w:val="2"/>
        <w:keepNext/>
        <w:spacing w:before="120" w:after="80" w:line="280" w:lineRule="exact"/>
        <w:ind w:firstLine="0"/>
        <w:jc w:val="center"/>
      </w:pPr>
      <w:r>
        <w:rPr>
          <w:rFonts w:ascii="Times New Roman" w:hAnsi="Times New Roman" w:eastAsia="宋体"/>
          <w:b w:val="0"/>
          <w:sz w:val="21"/>
        </w:rPr>
        <w:t>表5-53 BDZ-00148站第4年配置与负荷转接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6319DF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9148FCC">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DA94787">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056DA74B">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57F204A2">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53171F6">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FAE5FE2">
            <w:pPr>
              <w:keepNext/>
              <w:spacing w:before="20" w:after="20" w:line="260" w:lineRule="exact"/>
              <w:ind w:firstLine="0" w:firstLineChars="0"/>
              <w:jc w:val="center"/>
            </w:pPr>
            <w:r>
              <w:rPr>
                <w:rFonts w:ascii="Times New Roman" w:hAnsi="Times New Roman" w:eastAsia="宋体"/>
                <w:b/>
                <w:sz w:val="18"/>
              </w:rPr>
              <w:t>转接后正向净负荷/MW</w:t>
            </w:r>
          </w:p>
        </w:tc>
      </w:tr>
      <w:tr w14:paraId="1829C7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2BC10321">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061F4EF0">
            <w:pPr>
              <w:keepNext/>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56840837">
            <w:pPr>
              <w:keepNext/>
              <w:spacing w:before="20" w:after="20" w:line="260" w:lineRule="exact"/>
              <w:ind w:firstLine="0" w:firstLineChars="0"/>
              <w:jc w:val="center"/>
            </w:pPr>
            <w:r>
              <w:rPr>
                <w:rFonts w:ascii="Times New Roman" w:hAnsi="Times New Roman" w:eastAsia="宋体"/>
                <w:b w:val="0"/>
                <w:sz w:val="18"/>
              </w:rPr>
              <w:t>89.10/191.56</w:t>
            </w:r>
          </w:p>
        </w:tc>
        <w:tc>
          <w:tcPr>
            <w:tcW w:w="1205" w:type="dxa"/>
            <w:tcMar>
              <w:left w:w="70" w:type="dxa"/>
              <w:right w:w="70" w:type="dxa"/>
            </w:tcMar>
            <w:vAlign w:val="center"/>
          </w:tcPr>
          <w:p w14:paraId="21772FB8">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12221E72">
            <w:pPr>
              <w:keepNext/>
              <w:spacing w:before="20" w:after="20" w:line="260" w:lineRule="exact"/>
              <w:ind w:firstLine="0" w:firstLineChars="0"/>
              <w:jc w:val="center"/>
            </w:pPr>
            <w:r>
              <w:rPr>
                <w:rFonts w:ascii="Times New Roman" w:hAnsi="Times New Roman" w:eastAsia="宋体"/>
                <w:b w:val="0"/>
                <w:sz w:val="18"/>
              </w:rPr>
              <w:t>38.01</w:t>
            </w:r>
          </w:p>
        </w:tc>
        <w:tc>
          <w:tcPr>
            <w:tcW w:w="1265" w:type="dxa"/>
            <w:tcMar>
              <w:left w:w="70" w:type="dxa"/>
              <w:right w:w="70" w:type="dxa"/>
            </w:tcMar>
            <w:vAlign w:val="center"/>
          </w:tcPr>
          <w:p w14:paraId="48B5E6DA">
            <w:pPr>
              <w:keepNext/>
              <w:spacing w:before="20" w:after="20" w:line="260" w:lineRule="exact"/>
              <w:ind w:firstLine="0" w:firstLineChars="0"/>
              <w:jc w:val="center"/>
            </w:pPr>
            <w:r>
              <w:rPr>
                <w:rFonts w:ascii="Times New Roman" w:hAnsi="Times New Roman" w:eastAsia="宋体"/>
                <w:b w:val="0"/>
                <w:sz w:val="18"/>
              </w:rPr>
              <w:t>127.10</w:t>
            </w:r>
          </w:p>
        </w:tc>
      </w:tr>
      <w:tr w14:paraId="6EF81D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46817516">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28C2A85">
            <w:pPr>
              <w:keepNext w:val="0"/>
              <w:spacing w:before="20" w:after="20" w:line="260" w:lineRule="exact"/>
              <w:ind w:firstLine="0" w:firstLineChars="0"/>
              <w:jc w:val="center"/>
            </w:pPr>
            <w:r>
              <w:rPr>
                <w:rFonts w:ascii="Times New Roman" w:hAnsi="Times New Roman" w:eastAsia="宋体"/>
                <w:b w:val="0"/>
                <w:sz w:val="18"/>
              </w:rPr>
              <w:t>40.00+50.00</w:t>
            </w:r>
          </w:p>
        </w:tc>
        <w:tc>
          <w:tcPr>
            <w:tcW w:w="1686" w:type="dxa"/>
            <w:tcMar>
              <w:left w:w="70" w:type="dxa"/>
              <w:right w:w="70" w:type="dxa"/>
            </w:tcMar>
            <w:vAlign w:val="center"/>
          </w:tcPr>
          <w:p w14:paraId="4896CABF">
            <w:pPr>
              <w:keepNext w:val="0"/>
              <w:spacing w:before="20" w:after="20" w:line="260" w:lineRule="exact"/>
              <w:ind w:firstLine="0" w:firstLineChars="0"/>
              <w:jc w:val="center"/>
            </w:pPr>
            <w:r>
              <w:rPr>
                <w:rFonts w:ascii="Times New Roman" w:hAnsi="Times New Roman" w:eastAsia="宋体"/>
                <w:b w:val="0"/>
                <w:sz w:val="18"/>
              </w:rPr>
              <w:t>2.60/5.59</w:t>
            </w:r>
          </w:p>
        </w:tc>
        <w:tc>
          <w:tcPr>
            <w:tcW w:w="1205" w:type="dxa"/>
            <w:tcMar>
              <w:left w:w="70" w:type="dxa"/>
              <w:right w:w="70" w:type="dxa"/>
            </w:tcMar>
            <w:vAlign w:val="center"/>
          </w:tcPr>
          <w:p w14:paraId="17CF3448">
            <w:pPr>
              <w:keepNext w:val="0"/>
              <w:spacing w:before="20" w:after="20" w:line="260" w:lineRule="exact"/>
              <w:ind w:firstLine="0" w:firstLineChars="0"/>
              <w:jc w:val="center"/>
            </w:pPr>
            <w:r>
              <w:rPr>
                <w:rFonts w:ascii="Times New Roman" w:hAnsi="Times New Roman" w:eastAsia="宋体"/>
                <w:b w:val="0"/>
                <w:sz w:val="18"/>
              </w:rPr>
              <w:t>48.49</w:t>
            </w:r>
          </w:p>
        </w:tc>
        <w:tc>
          <w:tcPr>
            <w:tcW w:w="1205" w:type="dxa"/>
            <w:tcMar>
              <w:left w:w="70" w:type="dxa"/>
              <w:right w:w="70" w:type="dxa"/>
            </w:tcMar>
            <w:vAlign w:val="center"/>
          </w:tcPr>
          <w:p w14:paraId="594E9E49">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4A447B05">
            <w:pPr>
              <w:keepNext w:val="0"/>
              <w:spacing w:before="20" w:after="20" w:line="260" w:lineRule="exact"/>
              <w:ind w:firstLine="0" w:firstLineChars="0"/>
              <w:jc w:val="center"/>
            </w:pPr>
            <w:r>
              <w:rPr>
                <w:rFonts w:ascii="Times New Roman" w:hAnsi="Times New Roman" w:eastAsia="宋体"/>
                <w:b w:val="0"/>
                <w:sz w:val="18"/>
              </w:rPr>
              <w:t>40.60</w:t>
            </w:r>
          </w:p>
        </w:tc>
      </w:tr>
    </w:tbl>
    <w:p w14:paraId="1C7BB388">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从建设时序看，第1—4年公用主变总容量依次为90.00、90.00、90.00、90.00 MVA；转接后正向负荷由第1年的38.00 MW变为第4年的40.60 MW。四年均以转出负荷为主，第1年和第4年分别转出46.44 MW和48.49 MW，邻站承接是本站供电安排的重要组成。第4年退出最大一台主变后，剩余主变容量为40.00 MVA，按功率因数折算并计入相应持续时间的储能放电功率，正向容量余量为0.00 MW。</w:t>
      </w:r>
    </w:p>
    <w:p w14:paraId="7DAF12CC">
      <w:pPr>
        <w:pStyle w:val="7"/>
        <w:keepNext/>
        <w:numPr>
          <w:ilvl w:val="0"/>
          <w:numId w:val="0"/>
        </w:numPr>
        <w:spacing w:before="160" w:after="120" w:line="360" w:lineRule="exact"/>
        <w:ind w:firstLine="0"/>
      </w:pPr>
      <w:bookmarkStart w:id="242" w:name="bdz-00151站规划分析"/>
      <w:r>
        <w:rPr>
          <w:rFonts w:ascii="Times New Roman" w:hAnsi="Times New Roman" w:eastAsia="方正仿宋_GBK"/>
          <w:b/>
          <w:sz w:val="24"/>
        </w:rPr>
        <w:t>BDZ-00151站规划分析</w:t>
      </w:r>
      <w:bookmarkEnd w:id="242"/>
    </w:p>
    <w:p w14:paraId="1A86A62B">
      <w:pPr>
        <w:pStyle w:val="115"/>
        <w:widowControl/>
        <w:spacing w:before="0" w:after="0" w:line="348" w:lineRule="exact"/>
        <w:ind w:firstLine="480"/>
        <w:jc w:val="both"/>
      </w:pPr>
      <w:r>
        <w:rPr>
          <w:rFonts w:ascii="Times New Roman" w:hAnsi="Times New Roman" w:eastAsia="方正仿宋_GBK"/>
          <w:b w:val="0"/>
          <w:sz w:val="24"/>
        </w:rPr>
        <w:t>该站基期主变配置为50.00+63.00 MVA，规划第4年转接前最大正向、反向净负荷分别为110.92 MW和0.00 MW，正向95%峰值持续时间为4.00 h。弹性方案沿用基期主变容量，后续各年通过站间负荷转接满足容量需求。</w:t>
      </w:r>
    </w:p>
    <w:p w14:paraId="11595C8A">
      <w:pPr>
        <w:pStyle w:val="2"/>
        <w:widowControl/>
        <w:spacing w:before="0" w:after="0" w:line="348" w:lineRule="exact"/>
        <w:ind w:firstLine="480"/>
        <w:jc w:val="both"/>
      </w:pPr>
      <w:r>
        <w:rPr>
          <w:rFonts w:ascii="Times New Roman" w:hAnsi="Times New Roman" w:eastAsia="方正仿宋_GBK"/>
          <w:b w:val="0"/>
          <w:sz w:val="24"/>
        </w:rPr>
        <w:t>第4年转出63.42 MW、承接0.00 MW后，正向校核负荷为47.50 MW。负荷转出降低正向需求，同时将反向校核上界提高至63.42 MW，配置按两个方向共同确定。刚性方案第4年公用主变总容量为126.00 MVA，储能为0.00 MW；弹性方案相应为113.00 MVA和0.00 MW。弹性方案本站公用主变总容量比刚性减少13.00 MVA；区域总容量提高并不要求每座站均增加容量，本站按所列转接后负荷及主变N-1条件校核。</w:t>
      </w:r>
    </w:p>
    <w:p w14:paraId="5B8C2BF6">
      <w:pPr>
        <w:pStyle w:val="2"/>
        <w:keepNext/>
        <w:spacing w:before="120" w:after="80" w:line="280" w:lineRule="exact"/>
        <w:ind w:firstLine="0"/>
        <w:jc w:val="center"/>
      </w:pPr>
      <w:r>
        <w:rPr>
          <w:rFonts w:ascii="Times New Roman" w:hAnsi="Times New Roman" w:eastAsia="宋体"/>
          <w:b w:val="0"/>
          <w:sz w:val="21"/>
        </w:rPr>
        <w:t>表5-54 BDZ-00151站第4年配置与负荷转接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B700A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69BA4198">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6520C0EC">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4DB393A0">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02636232">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6422FD0E">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E2F6FB6">
            <w:pPr>
              <w:keepNext/>
              <w:spacing w:before="20" w:after="20" w:line="260" w:lineRule="exact"/>
              <w:ind w:firstLine="0" w:firstLineChars="0"/>
              <w:jc w:val="center"/>
            </w:pPr>
            <w:r>
              <w:rPr>
                <w:rFonts w:ascii="Times New Roman" w:hAnsi="Times New Roman" w:eastAsia="宋体"/>
                <w:b/>
                <w:sz w:val="18"/>
              </w:rPr>
              <w:t>转接后正向净负荷/MW</w:t>
            </w:r>
          </w:p>
        </w:tc>
      </w:tr>
      <w:tr w14:paraId="31B912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07F8A8A">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34B38B35">
            <w:pPr>
              <w:keepNext/>
              <w:spacing w:before="20" w:after="20" w:line="260" w:lineRule="exact"/>
              <w:ind w:firstLine="0" w:firstLineChars="0"/>
              <w:jc w:val="center"/>
            </w:pPr>
            <w:r>
              <w:rPr>
                <w:rFonts w:ascii="Times New Roman" w:hAnsi="Times New Roman" w:eastAsia="宋体"/>
                <w:b w:val="0"/>
                <w:sz w:val="18"/>
              </w:rPr>
              <w:t>63.00+63.00</w:t>
            </w:r>
          </w:p>
        </w:tc>
        <w:tc>
          <w:tcPr>
            <w:tcW w:w="1686" w:type="dxa"/>
            <w:tcMar>
              <w:left w:w="70" w:type="dxa"/>
              <w:right w:w="70" w:type="dxa"/>
            </w:tcMar>
            <w:vAlign w:val="center"/>
          </w:tcPr>
          <w:p w14:paraId="30CC22C6">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04BA873">
            <w:pPr>
              <w:keepNext/>
              <w:spacing w:before="20" w:after="20" w:line="260" w:lineRule="exact"/>
              <w:ind w:firstLine="0" w:firstLineChars="0"/>
              <w:jc w:val="center"/>
            </w:pPr>
            <w:r>
              <w:rPr>
                <w:rFonts w:ascii="Times New Roman" w:hAnsi="Times New Roman" w:eastAsia="宋体"/>
                <w:b w:val="0"/>
                <w:sz w:val="18"/>
              </w:rPr>
              <w:t>51.07</w:t>
            </w:r>
          </w:p>
        </w:tc>
        <w:tc>
          <w:tcPr>
            <w:tcW w:w="1205" w:type="dxa"/>
            <w:tcMar>
              <w:left w:w="70" w:type="dxa"/>
              <w:right w:w="70" w:type="dxa"/>
            </w:tcMar>
            <w:vAlign w:val="center"/>
          </w:tcPr>
          <w:p w14:paraId="0271B301">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3C826E94">
            <w:pPr>
              <w:keepNext/>
              <w:spacing w:before="20" w:after="20" w:line="260" w:lineRule="exact"/>
              <w:ind w:firstLine="0" w:firstLineChars="0"/>
              <w:jc w:val="center"/>
            </w:pPr>
            <w:r>
              <w:rPr>
                <w:rFonts w:ascii="Times New Roman" w:hAnsi="Times New Roman" w:eastAsia="宋体"/>
                <w:b w:val="0"/>
                <w:sz w:val="18"/>
              </w:rPr>
              <w:t>59.85</w:t>
            </w:r>
          </w:p>
        </w:tc>
      </w:tr>
      <w:tr w14:paraId="1113BF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25777A7">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03D4C02F">
            <w:pPr>
              <w:keepNext w:val="0"/>
              <w:spacing w:before="20" w:after="20" w:line="260" w:lineRule="exact"/>
              <w:ind w:firstLine="0" w:firstLineChars="0"/>
              <w:jc w:val="center"/>
            </w:pPr>
            <w:r>
              <w:rPr>
                <w:rFonts w:ascii="Times New Roman" w:hAnsi="Times New Roman" w:eastAsia="宋体"/>
                <w:b w:val="0"/>
                <w:sz w:val="18"/>
              </w:rPr>
              <w:t>50.00+63.00</w:t>
            </w:r>
          </w:p>
        </w:tc>
        <w:tc>
          <w:tcPr>
            <w:tcW w:w="1686" w:type="dxa"/>
            <w:tcMar>
              <w:left w:w="70" w:type="dxa"/>
              <w:right w:w="70" w:type="dxa"/>
            </w:tcMar>
            <w:vAlign w:val="center"/>
          </w:tcPr>
          <w:p w14:paraId="20BCBF40">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D3218CD">
            <w:pPr>
              <w:keepNext w:val="0"/>
              <w:spacing w:before="20" w:after="20" w:line="260" w:lineRule="exact"/>
              <w:ind w:firstLine="0" w:firstLineChars="0"/>
              <w:jc w:val="center"/>
            </w:pPr>
            <w:r>
              <w:rPr>
                <w:rFonts w:ascii="Times New Roman" w:hAnsi="Times New Roman" w:eastAsia="宋体"/>
                <w:b w:val="0"/>
                <w:sz w:val="18"/>
              </w:rPr>
              <w:t>63.42</w:t>
            </w:r>
          </w:p>
        </w:tc>
        <w:tc>
          <w:tcPr>
            <w:tcW w:w="1205" w:type="dxa"/>
            <w:tcMar>
              <w:left w:w="70" w:type="dxa"/>
              <w:right w:w="70" w:type="dxa"/>
            </w:tcMar>
            <w:vAlign w:val="center"/>
          </w:tcPr>
          <w:p w14:paraId="78BE67C9">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113E905">
            <w:pPr>
              <w:keepNext w:val="0"/>
              <w:spacing w:before="20" w:after="20" w:line="260" w:lineRule="exact"/>
              <w:ind w:firstLine="0" w:firstLineChars="0"/>
              <w:jc w:val="center"/>
            </w:pPr>
            <w:r>
              <w:rPr>
                <w:rFonts w:ascii="Times New Roman" w:hAnsi="Times New Roman" w:eastAsia="宋体"/>
                <w:b w:val="0"/>
                <w:sz w:val="18"/>
              </w:rPr>
              <w:t>47.50</w:t>
            </w:r>
          </w:p>
        </w:tc>
      </w:tr>
    </w:tbl>
    <w:p w14:paraId="5B70A12F">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从建设时序看，第1—4年公用主变总容量依次为113.00、113.00、113.00、113.00 MVA；转接后正向负荷由第1年的47.50 MW变为第4年的47.50 MW。四年均以转出负荷为主，第1年和第4年分别转出57.64 MW和63.42 MW，邻站承接是本站供电安排的重要组成。第4年退出最大一台主变后，剩余主变容量为50.00 MVA，按功率因数折算并计入相应持续时间的储能放电功率，正向容量余量为0.00 MW。</w:t>
      </w:r>
    </w:p>
    <w:p w14:paraId="70E7EE0F">
      <w:pPr>
        <w:pStyle w:val="7"/>
        <w:keepNext/>
        <w:numPr>
          <w:ilvl w:val="0"/>
          <w:numId w:val="0"/>
        </w:numPr>
        <w:spacing w:before="160" w:after="120" w:line="360" w:lineRule="exact"/>
        <w:ind w:firstLine="0"/>
      </w:pPr>
      <w:bookmarkStart w:id="243" w:name="bdz-00154站规划分析"/>
      <w:r>
        <w:rPr>
          <w:rFonts w:ascii="Times New Roman" w:hAnsi="Times New Roman" w:eastAsia="方正仿宋_GBK"/>
          <w:b/>
          <w:sz w:val="24"/>
        </w:rPr>
        <w:t>BDZ-00154站规划分析</w:t>
      </w:r>
      <w:bookmarkEnd w:id="243"/>
    </w:p>
    <w:p w14:paraId="4DC2A2B2">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MVA，规划第4年转接前最大正向、反向净负荷分别为16.75 MW和0.00 MW，正向95%峰值持续时间为4.00 h。弹性方案第1年扩建50 MVA主变。</w:t>
      </w:r>
    </w:p>
    <w:p w14:paraId="3C628622">
      <w:pPr>
        <w:pStyle w:val="2"/>
        <w:widowControl/>
        <w:spacing w:before="0" w:after="0" w:line="348" w:lineRule="exact"/>
        <w:ind w:firstLine="480"/>
        <w:jc w:val="both"/>
      </w:pPr>
      <w:r>
        <w:rPr>
          <w:rFonts w:ascii="Times New Roman" w:hAnsi="Times New Roman" w:eastAsia="方正仿宋_GBK"/>
          <w:b w:val="0"/>
          <w:sz w:val="24"/>
        </w:rPr>
        <w:t>第4年承接59.25 MW，正向校核负荷增至76.00 MW。该站利用相应主变容量承担片区内部负荷，接收能力按承接后的负荷进行正常运行及主变N-1校核。刚性方案第4年公用主变总容量为80.00 MVA，储能为0.00 MW；弹性方案相应为130.00 MVA和0.00 MW。弹性方案增加主变容量，为本站或片区承接负荷提供支撑。</w:t>
      </w:r>
    </w:p>
    <w:p w14:paraId="46A33F23">
      <w:pPr>
        <w:pStyle w:val="2"/>
        <w:keepNext/>
        <w:spacing w:before="120" w:after="80" w:line="280" w:lineRule="exact"/>
        <w:ind w:firstLine="0"/>
        <w:jc w:val="center"/>
      </w:pPr>
      <w:r>
        <w:rPr>
          <w:rFonts w:ascii="Times New Roman" w:hAnsi="Times New Roman" w:eastAsia="宋体"/>
          <w:b w:val="0"/>
          <w:sz w:val="21"/>
        </w:rPr>
        <w:t>表5-55 BDZ-00154站第4年配置与负荷转接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0D4672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130639C2">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E845873">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2E87A70C">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1EA3676A">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0583DDC0">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C80E24B">
            <w:pPr>
              <w:keepNext/>
              <w:spacing w:before="20" w:after="20" w:line="260" w:lineRule="exact"/>
              <w:ind w:firstLine="0" w:firstLineChars="0"/>
              <w:jc w:val="center"/>
            </w:pPr>
            <w:r>
              <w:rPr>
                <w:rFonts w:ascii="Times New Roman" w:hAnsi="Times New Roman" w:eastAsia="宋体"/>
                <w:b/>
                <w:sz w:val="18"/>
              </w:rPr>
              <w:t>转接后正向净负荷/MW</w:t>
            </w:r>
          </w:p>
        </w:tc>
      </w:tr>
      <w:tr w14:paraId="78393E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ED14C9A">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2BD20366">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8710A3B">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F4EA722">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CFB666C">
            <w:pPr>
              <w:keepNext/>
              <w:spacing w:before="20" w:after="20" w:line="260" w:lineRule="exact"/>
              <w:ind w:firstLine="0" w:firstLineChars="0"/>
              <w:jc w:val="center"/>
            </w:pPr>
            <w:r>
              <w:rPr>
                <w:rFonts w:ascii="Times New Roman" w:hAnsi="Times New Roman" w:eastAsia="宋体"/>
                <w:b w:val="0"/>
                <w:sz w:val="18"/>
              </w:rPr>
              <w:t>21.25</w:t>
            </w:r>
          </w:p>
        </w:tc>
        <w:tc>
          <w:tcPr>
            <w:tcW w:w="1265" w:type="dxa"/>
            <w:tcMar>
              <w:left w:w="70" w:type="dxa"/>
              <w:right w:w="70" w:type="dxa"/>
            </w:tcMar>
            <w:vAlign w:val="center"/>
          </w:tcPr>
          <w:p w14:paraId="5AEB84D9">
            <w:pPr>
              <w:keepNext/>
              <w:spacing w:before="20" w:after="20" w:line="260" w:lineRule="exact"/>
              <w:ind w:firstLine="0" w:firstLineChars="0"/>
              <w:jc w:val="center"/>
            </w:pPr>
            <w:r>
              <w:rPr>
                <w:rFonts w:ascii="Times New Roman" w:hAnsi="Times New Roman" w:eastAsia="宋体"/>
                <w:b w:val="0"/>
                <w:sz w:val="18"/>
              </w:rPr>
              <w:t>38.00</w:t>
            </w:r>
          </w:p>
        </w:tc>
      </w:tr>
      <w:tr w14:paraId="210914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EE5797E">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5DF20E1B">
            <w:pPr>
              <w:keepNext w:val="0"/>
              <w:spacing w:before="20" w:after="20" w:line="260" w:lineRule="exact"/>
              <w:ind w:firstLine="0" w:firstLineChars="0"/>
              <w:jc w:val="center"/>
            </w:pPr>
            <w:r>
              <w:rPr>
                <w:rFonts w:ascii="Times New Roman" w:hAnsi="Times New Roman" w:eastAsia="宋体"/>
                <w:b w:val="0"/>
                <w:sz w:val="18"/>
              </w:rPr>
              <w:t>40.00+40.00+50.00</w:t>
            </w:r>
          </w:p>
        </w:tc>
        <w:tc>
          <w:tcPr>
            <w:tcW w:w="1686" w:type="dxa"/>
            <w:tcMar>
              <w:left w:w="70" w:type="dxa"/>
              <w:right w:w="70" w:type="dxa"/>
            </w:tcMar>
            <w:vAlign w:val="center"/>
          </w:tcPr>
          <w:p w14:paraId="492F570B">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C071882">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52C9B1DA">
            <w:pPr>
              <w:keepNext w:val="0"/>
              <w:spacing w:before="20" w:after="20" w:line="260" w:lineRule="exact"/>
              <w:ind w:firstLine="0" w:firstLineChars="0"/>
              <w:jc w:val="center"/>
            </w:pPr>
            <w:r>
              <w:rPr>
                <w:rFonts w:ascii="Times New Roman" w:hAnsi="Times New Roman" w:eastAsia="宋体"/>
                <w:b w:val="0"/>
                <w:sz w:val="18"/>
              </w:rPr>
              <w:t>59.25</w:t>
            </w:r>
          </w:p>
        </w:tc>
        <w:tc>
          <w:tcPr>
            <w:tcW w:w="1265" w:type="dxa"/>
            <w:tcMar>
              <w:left w:w="70" w:type="dxa"/>
              <w:right w:w="70" w:type="dxa"/>
            </w:tcMar>
            <w:vAlign w:val="center"/>
          </w:tcPr>
          <w:p w14:paraId="2AE49E1B">
            <w:pPr>
              <w:keepNext w:val="0"/>
              <w:spacing w:before="20" w:after="20" w:line="260" w:lineRule="exact"/>
              <w:ind w:firstLine="0" w:firstLineChars="0"/>
              <w:jc w:val="center"/>
            </w:pPr>
            <w:r>
              <w:rPr>
                <w:rFonts w:ascii="Times New Roman" w:hAnsi="Times New Roman" w:eastAsia="宋体"/>
                <w:b w:val="0"/>
                <w:sz w:val="18"/>
              </w:rPr>
              <w:t>76.00</w:t>
            </w:r>
          </w:p>
        </w:tc>
      </w:tr>
    </w:tbl>
    <w:p w14:paraId="0F0349CD">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从建设时序看，第1—4年公用主变总容量依次为130.00、130.00、130.00、130.00 MVA；转接后正向负荷由第1年的76.00 MW变为第4年的76.00 MW。四年均以承接负荷为主，第1年和第4年净承接分别为60.12 MW和59.25 MW，主变配置同时服务于本站及片区转入负荷。第4年退出最大一台主变后，剩余主变容量为80.00 MVA，按功率因数折算并计入相应持续时间的储能放电功率，正向容量余量为0.00 MW。</w:t>
      </w:r>
    </w:p>
    <w:p w14:paraId="574B817A">
      <w:pPr>
        <w:pStyle w:val="7"/>
        <w:keepNext/>
        <w:numPr>
          <w:ilvl w:val="0"/>
          <w:numId w:val="0"/>
        </w:numPr>
        <w:spacing w:before="160" w:after="120" w:line="360" w:lineRule="exact"/>
        <w:ind w:firstLine="0"/>
      </w:pPr>
      <w:bookmarkStart w:id="244" w:name="bdz-00155站规划分析"/>
      <w:r>
        <w:rPr>
          <w:rFonts w:ascii="Times New Roman" w:hAnsi="Times New Roman" w:eastAsia="方正仿宋_GBK"/>
          <w:b/>
          <w:sz w:val="24"/>
        </w:rPr>
        <w:t>BDZ-00155站规划分析</w:t>
      </w:r>
      <w:bookmarkEnd w:id="244"/>
    </w:p>
    <w:p w14:paraId="4554C58E">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MVA，规划第4年转接前最大正向、反向净负荷分别为45.93 MW和0.00 MW，正向95%峰值持续时间为3.00 h。弹性方案沿用基期主变容量，后续各年通过站间负荷转接满足容量需求。</w:t>
      </w:r>
    </w:p>
    <w:p w14:paraId="0B0FD317">
      <w:pPr>
        <w:pStyle w:val="2"/>
        <w:widowControl/>
        <w:spacing w:before="0" w:after="0" w:line="348" w:lineRule="exact"/>
        <w:ind w:firstLine="480"/>
        <w:jc w:val="both"/>
      </w:pPr>
      <w:r>
        <w:rPr>
          <w:rFonts w:ascii="Times New Roman" w:hAnsi="Times New Roman" w:eastAsia="方正仿宋_GBK"/>
          <w:b w:val="0"/>
          <w:sz w:val="24"/>
        </w:rPr>
        <w:t>第4年转出7.93 MW、承接0.00 MW后，正向校核负荷为38.00 MW。负荷转出降低正向需求，同时将反向校核上界提高至7.93 MW，配置按两个方向共同确定。刚性方案第4年公用主变总容量为80.00 MVA，储能为0.00 MW；弹性方案相应为80.00 MVA和0.00 MW。两类方案的本站公用主变总容量相同。</w:t>
      </w:r>
    </w:p>
    <w:p w14:paraId="26C85E31">
      <w:pPr>
        <w:pStyle w:val="2"/>
        <w:keepNext/>
        <w:spacing w:before="120" w:after="80" w:line="280" w:lineRule="exact"/>
        <w:ind w:firstLine="0"/>
        <w:jc w:val="center"/>
      </w:pPr>
      <w:r>
        <w:rPr>
          <w:rFonts w:ascii="Times New Roman" w:hAnsi="Times New Roman" w:eastAsia="宋体"/>
          <w:b w:val="0"/>
          <w:sz w:val="21"/>
        </w:rPr>
        <w:t>表5-56 BDZ-00155站第4年配置与负荷转接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03AAF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1B5A2105">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5CA8423">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E8F9F05">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58D872D8">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83DA06D">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67453106">
            <w:pPr>
              <w:keepNext/>
              <w:spacing w:before="20" w:after="20" w:line="260" w:lineRule="exact"/>
              <w:ind w:firstLine="0" w:firstLineChars="0"/>
              <w:jc w:val="center"/>
            </w:pPr>
            <w:r>
              <w:rPr>
                <w:rFonts w:ascii="Times New Roman" w:hAnsi="Times New Roman" w:eastAsia="宋体"/>
                <w:b/>
                <w:sz w:val="18"/>
              </w:rPr>
              <w:t>转接后正向净负荷/MW</w:t>
            </w:r>
          </w:p>
        </w:tc>
      </w:tr>
      <w:tr w14:paraId="15AAAC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81BA337">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78B96A1C">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6F030EBA">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30D29C5">
            <w:pPr>
              <w:keepNext/>
              <w:spacing w:before="20" w:after="20" w:line="260" w:lineRule="exact"/>
              <w:ind w:firstLine="0" w:firstLineChars="0"/>
              <w:jc w:val="center"/>
            </w:pPr>
            <w:r>
              <w:rPr>
                <w:rFonts w:ascii="Times New Roman" w:hAnsi="Times New Roman" w:eastAsia="宋体"/>
                <w:b w:val="0"/>
                <w:sz w:val="18"/>
              </w:rPr>
              <w:t>7.93</w:t>
            </w:r>
          </w:p>
        </w:tc>
        <w:tc>
          <w:tcPr>
            <w:tcW w:w="1205" w:type="dxa"/>
            <w:tcMar>
              <w:left w:w="70" w:type="dxa"/>
              <w:right w:w="70" w:type="dxa"/>
            </w:tcMar>
            <w:vAlign w:val="center"/>
          </w:tcPr>
          <w:p w14:paraId="0FF9F351">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954C2AF">
            <w:pPr>
              <w:keepNext/>
              <w:spacing w:before="20" w:after="20" w:line="260" w:lineRule="exact"/>
              <w:ind w:firstLine="0" w:firstLineChars="0"/>
              <w:jc w:val="center"/>
            </w:pPr>
            <w:r>
              <w:rPr>
                <w:rFonts w:ascii="Times New Roman" w:hAnsi="Times New Roman" w:eastAsia="宋体"/>
                <w:b w:val="0"/>
                <w:sz w:val="18"/>
              </w:rPr>
              <w:t>38.00</w:t>
            </w:r>
          </w:p>
        </w:tc>
      </w:tr>
      <w:tr w14:paraId="1C669B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FACC208">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7617BCF3">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0609F421">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49D08DF">
            <w:pPr>
              <w:keepNext w:val="0"/>
              <w:spacing w:before="20" w:after="20" w:line="260" w:lineRule="exact"/>
              <w:ind w:firstLine="0" w:firstLineChars="0"/>
              <w:jc w:val="center"/>
            </w:pPr>
            <w:r>
              <w:rPr>
                <w:rFonts w:ascii="Times New Roman" w:hAnsi="Times New Roman" w:eastAsia="宋体"/>
                <w:b w:val="0"/>
                <w:sz w:val="18"/>
              </w:rPr>
              <w:t>7.93</w:t>
            </w:r>
          </w:p>
        </w:tc>
        <w:tc>
          <w:tcPr>
            <w:tcW w:w="1205" w:type="dxa"/>
            <w:tcMar>
              <w:left w:w="70" w:type="dxa"/>
              <w:right w:w="70" w:type="dxa"/>
            </w:tcMar>
            <w:vAlign w:val="center"/>
          </w:tcPr>
          <w:p w14:paraId="35CD1CEA">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011E3DDC">
            <w:pPr>
              <w:keepNext w:val="0"/>
              <w:spacing w:before="20" w:after="20" w:line="260" w:lineRule="exact"/>
              <w:ind w:firstLine="0" w:firstLineChars="0"/>
              <w:jc w:val="center"/>
            </w:pPr>
            <w:r>
              <w:rPr>
                <w:rFonts w:ascii="Times New Roman" w:hAnsi="Times New Roman" w:eastAsia="宋体"/>
                <w:b w:val="0"/>
                <w:sz w:val="18"/>
              </w:rPr>
              <w:t>38.00</w:t>
            </w:r>
          </w:p>
        </w:tc>
      </w:tr>
    </w:tbl>
    <w:p w14:paraId="314F72A2">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MW。四年均以转出负荷为主，第1年和第4年分别转出5.54 MW和7.93 MW，邻站承接是本站供电安排的重要组成。第4年退出最大一台主变后，剩余主变容量为40.00 MVA，按功率因数折算并计入相应持续时间的储能放电功率，正向容量余量为0.00 MW。</w:t>
      </w:r>
    </w:p>
    <w:p w14:paraId="24A4657C">
      <w:pPr>
        <w:pStyle w:val="7"/>
        <w:keepNext/>
        <w:numPr>
          <w:ilvl w:val="0"/>
          <w:numId w:val="0"/>
        </w:numPr>
        <w:spacing w:before="160" w:after="120" w:line="360" w:lineRule="exact"/>
        <w:ind w:firstLine="0"/>
      </w:pPr>
      <w:bookmarkStart w:id="245" w:name="bdz-00175站规划分析"/>
      <w:r>
        <w:rPr>
          <w:rFonts w:ascii="Times New Roman" w:hAnsi="Times New Roman" w:eastAsia="方正仿宋_GBK"/>
          <w:b/>
          <w:sz w:val="24"/>
        </w:rPr>
        <w:t>BDZ-00175站规划分析</w:t>
      </w:r>
      <w:bookmarkEnd w:id="245"/>
    </w:p>
    <w:p w14:paraId="708D745B">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MVA，规划第4年转接前最大正向、反向净负荷分别为38.94 MW和0.00 MW，正向95%峰值持续时间为3.00 h。弹性方案沿用基期主变容量，后续各年通过站间负荷转接满足容量需求。</w:t>
      </w:r>
    </w:p>
    <w:p w14:paraId="3AB9C2C3">
      <w:pPr>
        <w:pStyle w:val="2"/>
        <w:widowControl/>
        <w:spacing w:before="0" w:after="0" w:line="348" w:lineRule="exact"/>
        <w:ind w:firstLine="480"/>
        <w:jc w:val="both"/>
      </w:pPr>
      <w:r>
        <w:rPr>
          <w:rFonts w:ascii="Times New Roman" w:hAnsi="Times New Roman" w:eastAsia="方正仿宋_GBK"/>
          <w:b w:val="0"/>
          <w:sz w:val="24"/>
        </w:rPr>
        <w:t>第4年转出0.94 MW、承接0.00 MW后，正向校核负荷为38.00 MW。负荷转出降低正向需求，同时将反向校核上界提高至0.94 MW，配置按两个方向共同确定。刚性方案第4年公用主变总容量为80.00 MVA，储能为0.00 MW；弹性方案相应为80.00 MVA和0.00 MW。两类方案的本站公用主变总容量相同。</w:t>
      </w:r>
    </w:p>
    <w:p w14:paraId="56101180">
      <w:pPr>
        <w:pStyle w:val="2"/>
        <w:keepNext/>
        <w:spacing w:before="120" w:after="80" w:line="280" w:lineRule="exact"/>
        <w:ind w:firstLine="0"/>
        <w:jc w:val="center"/>
      </w:pPr>
      <w:r>
        <w:rPr>
          <w:rFonts w:ascii="Times New Roman" w:hAnsi="Times New Roman" w:eastAsia="宋体"/>
          <w:b w:val="0"/>
          <w:sz w:val="21"/>
        </w:rPr>
        <w:t>表5-57 BDZ-00175站第4年配置与负荷转接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61654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4C37268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9B4CC7E">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4FBF1917">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2B58D994">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72F82943">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3ACA6788">
            <w:pPr>
              <w:keepNext/>
              <w:spacing w:before="20" w:after="20" w:line="260" w:lineRule="exact"/>
              <w:ind w:firstLine="0" w:firstLineChars="0"/>
              <w:jc w:val="center"/>
            </w:pPr>
            <w:r>
              <w:rPr>
                <w:rFonts w:ascii="Times New Roman" w:hAnsi="Times New Roman" w:eastAsia="宋体"/>
                <w:b/>
                <w:sz w:val="18"/>
              </w:rPr>
              <w:t>转接后正向净负荷/MW</w:t>
            </w:r>
          </w:p>
        </w:tc>
      </w:tr>
      <w:tr w14:paraId="5B318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5E391554">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78219F44">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A5DDE2F">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8A600F0">
            <w:pPr>
              <w:keepNext/>
              <w:spacing w:before="20" w:after="20" w:line="260" w:lineRule="exact"/>
              <w:ind w:firstLine="0" w:firstLineChars="0"/>
              <w:jc w:val="center"/>
            </w:pPr>
            <w:r>
              <w:rPr>
                <w:rFonts w:ascii="Times New Roman" w:hAnsi="Times New Roman" w:eastAsia="宋体"/>
                <w:b w:val="0"/>
                <w:sz w:val="18"/>
              </w:rPr>
              <w:t>0.94</w:t>
            </w:r>
          </w:p>
        </w:tc>
        <w:tc>
          <w:tcPr>
            <w:tcW w:w="1205" w:type="dxa"/>
            <w:tcMar>
              <w:left w:w="70" w:type="dxa"/>
              <w:right w:w="70" w:type="dxa"/>
            </w:tcMar>
            <w:vAlign w:val="center"/>
          </w:tcPr>
          <w:p w14:paraId="32B5F28B">
            <w:pPr>
              <w:keepNext/>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6548DF40">
            <w:pPr>
              <w:keepNext/>
              <w:spacing w:before="20" w:after="20" w:line="260" w:lineRule="exact"/>
              <w:ind w:firstLine="0" w:firstLineChars="0"/>
              <w:jc w:val="center"/>
            </w:pPr>
            <w:r>
              <w:rPr>
                <w:rFonts w:ascii="Times New Roman" w:hAnsi="Times New Roman" w:eastAsia="宋体"/>
                <w:b w:val="0"/>
                <w:sz w:val="18"/>
              </w:rPr>
              <w:t>38.00</w:t>
            </w:r>
          </w:p>
        </w:tc>
      </w:tr>
      <w:tr w14:paraId="7D2DD0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7655BEDA">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13BACFF3">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4D441F0F">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1CDB1735">
            <w:pPr>
              <w:keepNext w:val="0"/>
              <w:spacing w:before="20" w:after="20" w:line="260" w:lineRule="exact"/>
              <w:ind w:firstLine="0" w:firstLineChars="0"/>
              <w:jc w:val="center"/>
            </w:pPr>
            <w:r>
              <w:rPr>
                <w:rFonts w:ascii="Times New Roman" w:hAnsi="Times New Roman" w:eastAsia="宋体"/>
                <w:b w:val="0"/>
                <w:sz w:val="18"/>
              </w:rPr>
              <w:t>0.94</w:t>
            </w:r>
          </w:p>
        </w:tc>
        <w:tc>
          <w:tcPr>
            <w:tcW w:w="1205" w:type="dxa"/>
            <w:tcMar>
              <w:left w:w="70" w:type="dxa"/>
              <w:right w:w="70" w:type="dxa"/>
            </w:tcMar>
            <w:vAlign w:val="center"/>
          </w:tcPr>
          <w:p w14:paraId="0B9F62AA">
            <w:pPr>
              <w:keepNext w:val="0"/>
              <w:spacing w:before="20" w:after="20" w:line="260" w:lineRule="exact"/>
              <w:ind w:firstLine="0" w:firstLineChars="0"/>
              <w:jc w:val="center"/>
            </w:pPr>
            <w:r>
              <w:rPr>
                <w:rFonts w:ascii="Times New Roman" w:hAnsi="Times New Roman" w:eastAsia="宋体"/>
                <w:b w:val="0"/>
                <w:sz w:val="18"/>
              </w:rPr>
              <w:t>0.00</w:t>
            </w:r>
          </w:p>
        </w:tc>
        <w:tc>
          <w:tcPr>
            <w:tcW w:w="1265" w:type="dxa"/>
            <w:tcMar>
              <w:left w:w="70" w:type="dxa"/>
              <w:right w:w="70" w:type="dxa"/>
            </w:tcMar>
            <w:vAlign w:val="center"/>
          </w:tcPr>
          <w:p w14:paraId="741E92C6">
            <w:pPr>
              <w:keepNext w:val="0"/>
              <w:spacing w:before="20" w:after="20" w:line="260" w:lineRule="exact"/>
              <w:ind w:firstLine="0" w:firstLineChars="0"/>
              <w:jc w:val="center"/>
            </w:pPr>
            <w:r>
              <w:rPr>
                <w:rFonts w:ascii="Times New Roman" w:hAnsi="Times New Roman" w:eastAsia="宋体"/>
                <w:b w:val="0"/>
                <w:sz w:val="18"/>
              </w:rPr>
              <w:t>38.00</w:t>
            </w:r>
          </w:p>
        </w:tc>
      </w:tr>
    </w:tbl>
    <w:p w14:paraId="18C87B41">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MW。站间负荷调整与本站容量配置共同满足各年度供电需求。第4年退出最大一台主变后，剩余主变容量为40.00 MVA，按功率因数折算并计入相应持续时间的储能放电功率，正向容量余量为0.00 MW。</w:t>
      </w:r>
    </w:p>
    <w:p w14:paraId="540F5698">
      <w:pPr>
        <w:pStyle w:val="7"/>
        <w:keepNext/>
        <w:numPr>
          <w:ilvl w:val="0"/>
          <w:numId w:val="0"/>
        </w:numPr>
        <w:spacing w:before="160" w:after="120" w:line="360" w:lineRule="exact"/>
        <w:ind w:firstLine="0"/>
      </w:pPr>
      <w:bookmarkStart w:id="246" w:name="bdz-00183站规划分析"/>
      <w:r>
        <w:rPr>
          <w:rFonts w:ascii="Times New Roman" w:hAnsi="Times New Roman" w:eastAsia="方正仿宋_GBK"/>
          <w:b/>
          <w:sz w:val="24"/>
        </w:rPr>
        <w:t>BDZ-00183站规划分析</w:t>
      </w:r>
      <w:bookmarkEnd w:id="246"/>
    </w:p>
    <w:p w14:paraId="71107B63">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MVA，规划第4年转接前最大正向、反向净负荷分别为14.24 MW和4.85 MW，正向95%峰值持续时间为4.00 h。弹性方案沿用基期主变容量，后续各年通过站间负荷转接满足容量需求。</w:t>
      </w:r>
    </w:p>
    <w:p w14:paraId="79FD6325">
      <w:pPr>
        <w:pStyle w:val="2"/>
        <w:widowControl/>
        <w:spacing w:before="0" w:after="0" w:line="348" w:lineRule="exact"/>
        <w:ind w:firstLine="480"/>
        <w:jc w:val="both"/>
      </w:pPr>
      <w:r>
        <w:rPr>
          <w:rFonts w:ascii="Times New Roman" w:hAnsi="Times New Roman" w:eastAsia="方正仿宋_GBK"/>
          <w:b w:val="0"/>
          <w:sz w:val="24"/>
        </w:rPr>
        <w:t>第4年承接23.76 MW，正向校核负荷增至38.00 MW。该站利用相应主变容量承担片区内部负荷，接收能力按承接后的负荷进行正常运行及主变N-1校核。刚性方案第4年公用主变总容量为80.00 MVA，储能为0.00 MW；弹性方案相应为80.00 MVA和0.00 MW。两类方案的本站公用主变总容量相同。</w:t>
      </w:r>
    </w:p>
    <w:p w14:paraId="087C9761">
      <w:pPr>
        <w:pStyle w:val="2"/>
        <w:keepNext/>
        <w:spacing w:before="120" w:after="80" w:line="280" w:lineRule="exact"/>
        <w:ind w:firstLine="0"/>
        <w:jc w:val="center"/>
      </w:pPr>
      <w:r>
        <w:rPr>
          <w:rFonts w:ascii="Times New Roman" w:hAnsi="Times New Roman" w:eastAsia="宋体"/>
          <w:b w:val="0"/>
          <w:sz w:val="21"/>
        </w:rPr>
        <w:t>表5-58 BDZ-00183站第4年配置与负荷转接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5FFBD0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2CABF18F">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3F179C63">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44017F9B">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641DDB00">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4965AB7E">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492E9A02">
            <w:pPr>
              <w:keepNext/>
              <w:spacing w:before="20" w:after="20" w:line="260" w:lineRule="exact"/>
              <w:ind w:firstLine="0" w:firstLineChars="0"/>
              <w:jc w:val="center"/>
            </w:pPr>
            <w:r>
              <w:rPr>
                <w:rFonts w:ascii="Times New Roman" w:hAnsi="Times New Roman" w:eastAsia="宋体"/>
                <w:b/>
                <w:sz w:val="18"/>
              </w:rPr>
              <w:t>转接后正向净负荷/MW</w:t>
            </w:r>
          </w:p>
        </w:tc>
      </w:tr>
      <w:tr w14:paraId="1B80B1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CA2A3D6">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28DCFD3B">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C3D71C8">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2C6EE73">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57E9E11B">
            <w:pPr>
              <w:keepNext/>
              <w:spacing w:before="20" w:after="20" w:line="260" w:lineRule="exact"/>
              <w:ind w:firstLine="0" w:firstLineChars="0"/>
              <w:jc w:val="center"/>
            </w:pPr>
            <w:r>
              <w:rPr>
                <w:rFonts w:ascii="Times New Roman" w:hAnsi="Times New Roman" w:eastAsia="宋体"/>
                <w:b w:val="0"/>
                <w:sz w:val="18"/>
              </w:rPr>
              <w:t>21.59</w:t>
            </w:r>
          </w:p>
        </w:tc>
        <w:tc>
          <w:tcPr>
            <w:tcW w:w="1265" w:type="dxa"/>
            <w:tcMar>
              <w:left w:w="70" w:type="dxa"/>
              <w:right w:w="70" w:type="dxa"/>
            </w:tcMar>
            <w:vAlign w:val="center"/>
          </w:tcPr>
          <w:p w14:paraId="5ED94447">
            <w:pPr>
              <w:keepNext/>
              <w:spacing w:before="20" w:after="20" w:line="260" w:lineRule="exact"/>
              <w:ind w:firstLine="0" w:firstLineChars="0"/>
              <w:jc w:val="center"/>
            </w:pPr>
            <w:r>
              <w:rPr>
                <w:rFonts w:ascii="Times New Roman" w:hAnsi="Times New Roman" w:eastAsia="宋体"/>
                <w:b w:val="0"/>
                <w:sz w:val="18"/>
              </w:rPr>
              <w:t>35.83</w:t>
            </w:r>
          </w:p>
        </w:tc>
      </w:tr>
      <w:tr w14:paraId="7FD803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E42FFAB">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E52A145">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27D8C449">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32B2FFDE">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3116BF1">
            <w:pPr>
              <w:keepNext w:val="0"/>
              <w:spacing w:before="20" w:after="20" w:line="260" w:lineRule="exact"/>
              <w:ind w:firstLine="0" w:firstLineChars="0"/>
              <w:jc w:val="center"/>
            </w:pPr>
            <w:r>
              <w:rPr>
                <w:rFonts w:ascii="Times New Roman" w:hAnsi="Times New Roman" w:eastAsia="宋体"/>
                <w:b w:val="0"/>
                <w:sz w:val="18"/>
              </w:rPr>
              <w:t>23.76</w:t>
            </w:r>
          </w:p>
        </w:tc>
        <w:tc>
          <w:tcPr>
            <w:tcW w:w="1265" w:type="dxa"/>
            <w:tcMar>
              <w:left w:w="70" w:type="dxa"/>
              <w:right w:w="70" w:type="dxa"/>
            </w:tcMar>
            <w:vAlign w:val="center"/>
          </w:tcPr>
          <w:p w14:paraId="46E429B3">
            <w:pPr>
              <w:keepNext w:val="0"/>
              <w:spacing w:before="20" w:after="20" w:line="260" w:lineRule="exact"/>
              <w:ind w:firstLine="0" w:firstLineChars="0"/>
              <w:jc w:val="center"/>
            </w:pPr>
            <w:r>
              <w:rPr>
                <w:rFonts w:ascii="Times New Roman" w:hAnsi="Times New Roman" w:eastAsia="宋体"/>
                <w:b w:val="0"/>
                <w:sz w:val="18"/>
              </w:rPr>
              <w:t>38.00</w:t>
            </w:r>
          </w:p>
        </w:tc>
      </w:tr>
    </w:tbl>
    <w:p w14:paraId="5A9983D0">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MW。四年均以承接负荷为主，第1年和第4年净承接分别为24.50 MW和23.76 MW，主变配置同时服务于本站及片区转入负荷。第4年退出最大一台主变后，剩余主变容量为40.00 MVA，按功率因数折算并计入相应持续时间的储能放电功率，正向容量余量为0.00 MW。</w:t>
      </w:r>
    </w:p>
    <w:p w14:paraId="3F3C6802">
      <w:pPr>
        <w:pStyle w:val="7"/>
        <w:keepNext/>
        <w:numPr>
          <w:ilvl w:val="0"/>
          <w:numId w:val="0"/>
        </w:numPr>
        <w:spacing w:before="160" w:after="120" w:line="360" w:lineRule="exact"/>
        <w:ind w:firstLine="0"/>
      </w:pPr>
      <w:bookmarkStart w:id="247" w:name="sim-city-kl站规划分析"/>
      <w:r>
        <w:rPr>
          <w:rFonts w:ascii="Times New Roman" w:hAnsi="Times New Roman" w:eastAsia="方正仿宋_GBK"/>
          <w:b/>
          <w:sz w:val="24"/>
        </w:rPr>
        <w:t>SIM-CITY-KL站规划分析</w:t>
      </w:r>
      <w:bookmarkEnd w:id="247"/>
    </w:p>
    <w:p w14:paraId="1A092EF8">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MVA，规划第4年转接前最大正向、反向净负荷分别为13.92 MW和4.11 MW，正向95%峰值持续时间为1.00 h。弹性方案沿用基期主变容量，后续各年通过站间负荷转接满足容量需求。</w:t>
      </w:r>
    </w:p>
    <w:p w14:paraId="4762B517">
      <w:pPr>
        <w:pStyle w:val="2"/>
        <w:widowControl/>
        <w:spacing w:before="0" w:after="0" w:line="348" w:lineRule="exact"/>
        <w:ind w:firstLine="480"/>
        <w:jc w:val="both"/>
      </w:pPr>
      <w:r>
        <w:rPr>
          <w:rFonts w:ascii="Times New Roman" w:hAnsi="Times New Roman" w:eastAsia="方正仿宋_GBK"/>
          <w:b w:val="0"/>
          <w:sz w:val="24"/>
        </w:rPr>
        <w:t>第4年承接24.08 MW，正向校核负荷增至38.00 MW。该站利用相应主变容量承担片区内部负荷，接收能力按承接后的负荷进行正常运行及主变N-1校核。刚性方案第4年公用主变总容量为80.00 MVA，储能为14.00 MW；弹性方案相应为80.00 MVA和0.00 MW。弹性方案储能功率减少14.00 MW。</w:t>
      </w:r>
    </w:p>
    <w:p w14:paraId="1BF09F90">
      <w:pPr>
        <w:pStyle w:val="2"/>
        <w:keepNext/>
        <w:spacing w:before="120" w:after="80" w:line="280" w:lineRule="exact"/>
        <w:ind w:firstLine="0"/>
        <w:jc w:val="center"/>
      </w:pPr>
      <w:r>
        <w:rPr>
          <w:rFonts w:ascii="Times New Roman" w:hAnsi="Times New Roman" w:eastAsia="宋体"/>
          <w:b w:val="0"/>
          <w:sz w:val="21"/>
        </w:rPr>
        <w:t>表5-59 SIM-CITY-KL站第4年配置与负荷转接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3D2D47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04AC14CA">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FC8172E">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56B862A1">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0A62A7F">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6E00AB22">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49758D7B">
            <w:pPr>
              <w:keepNext/>
              <w:spacing w:before="20" w:after="20" w:line="260" w:lineRule="exact"/>
              <w:ind w:firstLine="0" w:firstLineChars="0"/>
              <w:jc w:val="center"/>
            </w:pPr>
            <w:r>
              <w:rPr>
                <w:rFonts w:ascii="Times New Roman" w:hAnsi="Times New Roman" w:eastAsia="宋体"/>
                <w:b/>
                <w:sz w:val="18"/>
              </w:rPr>
              <w:t>转接后正向净负荷/MW</w:t>
            </w:r>
          </w:p>
        </w:tc>
      </w:tr>
      <w:tr w14:paraId="10313D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9BAB601">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73CCE5CF">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2EE26EB2">
            <w:pPr>
              <w:keepNext/>
              <w:spacing w:before="20" w:after="20" w:line="260" w:lineRule="exact"/>
              <w:ind w:firstLine="0" w:firstLineChars="0"/>
              <w:jc w:val="center"/>
            </w:pPr>
            <w:r>
              <w:rPr>
                <w:rFonts w:ascii="Times New Roman" w:hAnsi="Times New Roman" w:eastAsia="宋体"/>
                <w:b w:val="0"/>
                <w:sz w:val="18"/>
              </w:rPr>
              <w:t>14.00/30.10</w:t>
            </w:r>
          </w:p>
        </w:tc>
        <w:tc>
          <w:tcPr>
            <w:tcW w:w="1205" w:type="dxa"/>
            <w:tcMar>
              <w:left w:w="70" w:type="dxa"/>
              <w:right w:w="70" w:type="dxa"/>
            </w:tcMar>
            <w:vAlign w:val="center"/>
          </w:tcPr>
          <w:p w14:paraId="4CEC9389">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21E88269">
            <w:pPr>
              <w:keepNext/>
              <w:spacing w:before="20" w:after="20" w:line="260" w:lineRule="exact"/>
              <w:ind w:firstLine="0" w:firstLineChars="0"/>
              <w:jc w:val="center"/>
            </w:pPr>
            <w:r>
              <w:rPr>
                <w:rFonts w:ascii="Times New Roman" w:hAnsi="Times New Roman" w:eastAsia="宋体"/>
                <w:b w:val="0"/>
                <w:sz w:val="18"/>
              </w:rPr>
              <w:t>38.08</w:t>
            </w:r>
          </w:p>
        </w:tc>
        <w:tc>
          <w:tcPr>
            <w:tcW w:w="1265" w:type="dxa"/>
            <w:tcMar>
              <w:left w:w="70" w:type="dxa"/>
              <w:right w:w="70" w:type="dxa"/>
            </w:tcMar>
            <w:vAlign w:val="center"/>
          </w:tcPr>
          <w:p w14:paraId="4D268A21">
            <w:pPr>
              <w:keepNext/>
              <w:spacing w:before="20" w:after="20" w:line="260" w:lineRule="exact"/>
              <w:ind w:firstLine="0" w:firstLineChars="0"/>
              <w:jc w:val="center"/>
            </w:pPr>
            <w:r>
              <w:rPr>
                <w:rFonts w:ascii="Times New Roman" w:hAnsi="Times New Roman" w:eastAsia="宋体"/>
                <w:b w:val="0"/>
                <w:sz w:val="18"/>
              </w:rPr>
              <w:t>52.00</w:t>
            </w:r>
          </w:p>
        </w:tc>
      </w:tr>
      <w:tr w14:paraId="510328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6737F606">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3A621440">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465A3AF9">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6691B473">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40E95566">
            <w:pPr>
              <w:keepNext w:val="0"/>
              <w:spacing w:before="20" w:after="20" w:line="260" w:lineRule="exact"/>
              <w:ind w:firstLine="0" w:firstLineChars="0"/>
              <w:jc w:val="center"/>
            </w:pPr>
            <w:r>
              <w:rPr>
                <w:rFonts w:ascii="Times New Roman" w:hAnsi="Times New Roman" w:eastAsia="宋体"/>
                <w:b w:val="0"/>
                <w:sz w:val="18"/>
              </w:rPr>
              <w:t>24.08</w:t>
            </w:r>
          </w:p>
        </w:tc>
        <w:tc>
          <w:tcPr>
            <w:tcW w:w="1265" w:type="dxa"/>
            <w:tcMar>
              <w:left w:w="70" w:type="dxa"/>
              <w:right w:w="70" w:type="dxa"/>
            </w:tcMar>
            <w:vAlign w:val="center"/>
          </w:tcPr>
          <w:p w14:paraId="58942C85">
            <w:pPr>
              <w:keepNext w:val="0"/>
              <w:spacing w:before="20" w:after="20" w:line="260" w:lineRule="exact"/>
              <w:ind w:firstLine="0" w:firstLineChars="0"/>
              <w:jc w:val="center"/>
            </w:pPr>
            <w:r>
              <w:rPr>
                <w:rFonts w:ascii="Times New Roman" w:hAnsi="Times New Roman" w:eastAsia="宋体"/>
                <w:b w:val="0"/>
                <w:sz w:val="18"/>
              </w:rPr>
              <w:t>38.00</w:t>
            </w:r>
          </w:p>
        </w:tc>
      </w:tr>
    </w:tbl>
    <w:p w14:paraId="0D6A22AB">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MW。四年均以承接负荷为主，第1年和第4年净承接分别为24.81 MW和24.08 MW，主变配置同时服务于本站及片区转入负荷。第4年退出最大一台主变后，剩余主变容量为40.00 MVA，按功率因数折算并计入相应持续时间的储能放电功率，正向容量余量为0.00 MW。</w:t>
      </w:r>
    </w:p>
    <w:p w14:paraId="019E13FE">
      <w:pPr>
        <w:pStyle w:val="7"/>
        <w:keepNext/>
        <w:numPr>
          <w:ilvl w:val="0"/>
          <w:numId w:val="0"/>
        </w:numPr>
        <w:spacing w:before="160" w:after="120" w:line="360" w:lineRule="exact"/>
        <w:ind w:firstLine="0"/>
      </w:pPr>
      <w:bookmarkStart w:id="248" w:name="sim-city-xsz站规划分析"/>
      <w:r>
        <w:rPr>
          <w:rFonts w:ascii="Times New Roman" w:hAnsi="Times New Roman" w:eastAsia="方正仿宋_GBK"/>
          <w:b/>
          <w:sz w:val="24"/>
        </w:rPr>
        <w:t>SIM-CITY-XSZ站规划分析</w:t>
      </w:r>
      <w:bookmarkEnd w:id="248"/>
    </w:p>
    <w:p w14:paraId="3175E1C8">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MVA，规划第4年转接前最大正向、反向净负荷分别为11.78 MW和2.90 MW，正向95%峰值持续时间为1.00 h。弹性方案沿用基期主变容量，后续各年通过站间负荷转接满足容量需求。</w:t>
      </w:r>
    </w:p>
    <w:p w14:paraId="0A2F7AB2">
      <w:pPr>
        <w:pStyle w:val="2"/>
        <w:widowControl/>
        <w:spacing w:before="0" w:after="0" w:line="348" w:lineRule="exact"/>
        <w:ind w:firstLine="480"/>
        <w:jc w:val="both"/>
      </w:pPr>
      <w:r>
        <w:rPr>
          <w:rFonts w:ascii="Times New Roman" w:hAnsi="Times New Roman" w:eastAsia="方正仿宋_GBK"/>
          <w:b w:val="0"/>
          <w:sz w:val="24"/>
        </w:rPr>
        <w:t>第4年承接26.22 MW，正向校核负荷增至38.00 MW。该站利用相应主变容量承担片区内部负荷，接收能力按承接后的负荷进行正常运行及主变N-1校核。刚性方案第4年公用主变总容量为80.00 MVA，储能为11.80 MW；弹性方案相应为80.00 MVA和0.00 MW。弹性方案储能功率减少11.80 MW。</w:t>
      </w:r>
    </w:p>
    <w:p w14:paraId="2256168B">
      <w:pPr>
        <w:pStyle w:val="2"/>
        <w:keepNext/>
        <w:spacing w:before="120" w:after="80" w:line="280" w:lineRule="exact"/>
        <w:ind w:firstLine="0"/>
        <w:jc w:val="center"/>
      </w:pPr>
      <w:r>
        <w:rPr>
          <w:rFonts w:ascii="Times New Roman" w:hAnsi="Times New Roman" w:eastAsia="宋体"/>
          <w:b w:val="0"/>
          <w:sz w:val="21"/>
        </w:rPr>
        <w:t>表5-60 SIM-CITY-XSZ站第4年配置与负荷转接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7C7B62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25EB472D">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0C800738">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7EF16CBC">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7E6E3445">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4DB36D49">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2697E14D">
            <w:pPr>
              <w:keepNext/>
              <w:spacing w:before="20" w:after="20" w:line="260" w:lineRule="exact"/>
              <w:ind w:firstLine="0" w:firstLineChars="0"/>
              <w:jc w:val="center"/>
            </w:pPr>
            <w:r>
              <w:rPr>
                <w:rFonts w:ascii="Times New Roman" w:hAnsi="Times New Roman" w:eastAsia="宋体"/>
                <w:b/>
                <w:sz w:val="18"/>
              </w:rPr>
              <w:t>转接后正向净负荷/MW</w:t>
            </w:r>
          </w:p>
        </w:tc>
      </w:tr>
      <w:tr w14:paraId="75898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00DECA35">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C2A2538">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1593DD60">
            <w:pPr>
              <w:keepNext/>
              <w:spacing w:before="20" w:after="20" w:line="260" w:lineRule="exact"/>
              <w:ind w:firstLine="0" w:firstLineChars="0"/>
              <w:jc w:val="center"/>
            </w:pPr>
            <w:r>
              <w:rPr>
                <w:rFonts w:ascii="Times New Roman" w:hAnsi="Times New Roman" w:eastAsia="宋体"/>
                <w:b w:val="0"/>
                <w:sz w:val="18"/>
              </w:rPr>
              <w:t>11.80/25.37</w:t>
            </w:r>
          </w:p>
        </w:tc>
        <w:tc>
          <w:tcPr>
            <w:tcW w:w="1205" w:type="dxa"/>
            <w:tcMar>
              <w:left w:w="70" w:type="dxa"/>
              <w:right w:w="70" w:type="dxa"/>
            </w:tcMar>
            <w:vAlign w:val="center"/>
          </w:tcPr>
          <w:p w14:paraId="517B9BBD">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5D55A146">
            <w:pPr>
              <w:keepNext/>
              <w:spacing w:before="20" w:after="20" w:line="260" w:lineRule="exact"/>
              <w:ind w:firstLine="0" w:firstLineChars="0"/>
              <w:jc w:val="center"/>
            </w:pPr>
            <w:r>
              <w:rPr>
                <w:rFonts w:ascii="Times New Roman" w:hAnsi="Times New Roman" w:eastAsia="宋体"/>
                <w:b w:val="0"/>
                <w:sz w:val="18"/>
              </w:rPr>
              <w:t>38.02</w:t>
            </w:r>
          </w:p>
        </w:tc>
        <w:tc>
          <w:tcPr>
            <w:tcW w:w="1265" w:type="dxa"/>
            <w:tcMar>
              <w:left w:w="70" w:type="dxa"/>
              <w:right w:w="70" w:type="dxa"/>
            </w:tcMar>
            <w:vAlign w:val="center"/>
          </w:tcPr>
          <w:p w14:paraId="2D693323">
            <w:pPr>
              <w:keepNext/>
              <w:spacing w:before="20" w:after="20" w:line="260" w:lineRule="exact"/>
              <w:ind w:firstLine="0" w:firstLineChars="0"/>
              <w:jc w:val="center"/>
            </w:pPr>
            <w:r>
              <w:rPr>
                <w:rFonts w:ascii="Times New Roman" w:hAnsi="Times New Roman" w:eastAsia="宋体"/>
                <w:b w:val="0"/>
                <w:sz w:val="18"/>
              </w:rPr>
              <w:t>49.80</w:t>
            </w:r>
          </w:p>
        </w:tc>
      </w:tr>
      <w:tr w14:paraId="61515D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5954022">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6D25D72F">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50CDD5D7">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40D948BF">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4ED30920">
            <w:pPr>
              <w:keepNext w:val="0"/>
              <w:spacing w:before="20" w:after="20" w:line="260" w:lineRule="exact"/>
              <w:ind w:firstLine="0" w:firstLineChars="0"/>
              <w:jc w:val="center"/>
            </w:pPr>
            <w:r>
              <w:rPr>
                <w:rFonts w:ascii="Times New Roman" w:hAnsi="Times New Roman" w:eastAsia="宋体"/>
                <w:b w:val="0"/>
                <w:sz w:val="18"/>
              </w:rPr>
              <w:t>26.22</w:t>
            </w:r>
          </w:p>
        </w:tc>
        <w:tc>
          <w:tcPr>
            <w:tcW w:w="1265" w:type="dxa"/>
            <w:tcMar>
              <w:left w:w="70" w:type="dxa"/>
              <w:right w:w="70" w:type="dxa"/>
            </w:tcMar>
            <w:vAlign w:val="center"/>
          </w:tcPr>
          <w:p w14:paraId="6D366FB1">
            <w:pPr>
              <w:keepNext w:val="0"/>
              <w:spacing w:before="20" w:after="20" w:line="260" w:lineRule="exact"/>
              <w:ind w:firstLine="0" w:firstLineChars="0"/>
              <w:jc w:val="center"/>
            </w:pPr>
            <w:r>
              <w:rPr>
                <w:rFonts w:ascii="Times New Roman" w:hAnsi="Times New Roman" w:eastAsia="宋体"/>
                <w:b w:val="0"/>
                <w:sz w:val="18"/>
              </w:rPr>
              <w:t>38.00</w:t>
            </w:r>
          </w:p>
        </w:tc>
      </w:tr>
    </w:tbl>
    <w:p w14:paraId="0B76EF33">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MVA；转接后正向负荷由第1年的35.36 MW变为第4年的38.00 MW。四年均以承接负荷为主，第1年和第4年净承接分别为24.19 MW和26.22 MW，主变配置同时服务于本站及片区转入负荷。第4年退出最大一台主变后，剩余主变容量为40.00 MVA，按功率因数折算并计入相应持续时间的储能放电功率，正向容量余量为0.00 MW。</w:t>
      </w:r>
    </w:p>
    <w:p w14:paraId="5CE9E117">
      <w:pPr>
        <w:pStyle w:val="7"/>
        <w:keepNext/>
        <w:numPr>
          <w:ilvl w:val="0"/>
          <w:numId w:val="0"/>
        </w:numPr>
        <w:spacing w:before="160" w:after="120" w:line="360" w:lineRule="exact"/>
        <w:ind w:firstLine="0"/>
      </w:pPr>
      <w:bookmarkStart w:id="249" w:name="sim-city-yq站规划分析"/>
      <w:r>
        <w:rPr>
          <w:rFonts w:ascii="Times New Roman" w:hAnsi="Times New Roman" w:eastAsia="方正仿宋_GBK"/>
          <w:b/>
          <w:sz w:val="24"/>
        </w:rPr>
        <w:t>SIM-CITY-YQ站规划分析</w:t>
      </w:r>
      <w:bookmarkEnd w:id="249"/>
    </w:p>
    <w:p w14:paraId="1222F153">
      <w:pPr>
        <w:pStyle w:val="115"/>
        <w:widowControl/>
        <w:spacing w:before="0" w:after="0" w:line="348" w:lineRule="exact"/>
        <w:ind w:firstLine="480"/>
        <w:jc w:val="both"/>
      </w:pPr>
      <w:r>
        <w:rPr>
          <w:rFonts w:ascii="Times New Roman" w:hAnsi="Times New Roman" w:eastAsia="方正仿宋_GBK"/>
          <w:b w:val="0"/>
          <w:sz w:val="24"/>
        </w:rPr>
        <w:t>该站基期主变配置为40.00+40.00 MVA，规划第4年转接前最大正向、反向净负荷分别为18.16 MW和0.00 MW，正向95%峰值持续时间为1.00 h。弹性方案沿用基期主变容量，后续各年通过站间负荷转接满足容量需求。</w:t>
      </w:r>
    </w:p>
    <w:p w14:paraId="0C2C4958">
      <w:pPr>
        <w:pStyle w:val="2"/>
        <w:widowControl/>
        <w:spacing w:before="0" w:after="0" w:line="348" w:lineRule="exact"/>
        <w:ind w:firstLine="480"/>
        <w:jc w:val="both"/>
      </w:pPr>
      <w:r>
        <w:rPr>
          <w:rFonts w:ascii="Times New Roman" w:hAnsi="Times New Roman" w:eastAsia="方正仿宋_GBK"/>
          <w:b w:val="0"/>
          <w:sz w:val="24"/>
        </w:rPr>
        <w:t>第4年承接19.84 MW，正向校核负荷增至38.00 MW。该站利用相应主变容量承担片区内部负荷，接收能力按承接后的负荷进行正常运行及主变N-1校核。刚性方案第4年公用主变总容量为80.00 MVA，储能为0.00 MW；弹性方案相应为80.00 MVA和0.00 MW。两类方案的本站公用主变总容量相同。</w:t>
      </w:r>
    </w:p>
    <w:p w14:paraId="62B46B0F">
      <w:pPr>
        <w:pStyle w:val="2"/>
        <w:keepNext/>
        <w:spacing w:before="120" w:after="80" w:line="280" w:lineRule="exact"/>
        <w:ind w:firstLine="0"/>
        <w:jc w:val="center"/>
      </w:pPr>
      <w:r>
        <w:rPr>
          <w:rFonts w:ascii="Times New Roman" w:hAnsi="Times New Roman" w:eastAsia="宋体"/>
          <w:b w:val="0"/>
          <w:sz w:val="21"/>
        </w:rPr>
        <w:t>表5-61 SIM-CITY-YQ站第4年配置与负荷转接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783"/>
        <w:gridCol w:w="2168"/>
        <w:gridCol w:w="1686"/>
        <w:gridCol w:w="1205"/>
        <w:gridCol w:w="1205"/>
        <w:gridCol w:w="1265"/>
      </w:tblGrid>
      <w:tr w14:paraId="14AC8E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783" w:type="dxa"/>
            <w:tcMar>
              <w:left w:w="70" w:type="dxa"/>
              <w:right w:w="70" w:type="dxa"/>
            </w:tcMar>
            <w:vAlign w:val="center"/>
          </w:tcPr>
          <w:p w14:paraId="2FD9A09E">
            <w:pPr>
              <w:keepNext/>
              <w:spacing w:before="20" w:after="20" w:line="260" w:lineRule="exact"/>
              <w:ind w:firstLine="0" w:firstLineChars="0"/>
              <w:jc w:val="center"/>
            </w:pPr>
            <w:r>
              <w:rPr>
                <w:rFonts w:ascii="Times New Roman" w:hAnsi="Times New Roman" w:eastAsia="宋体"/>
                <w:b/>
                <w:sz w:val="18"/>
              </w:rPr>
              <w:t>方案</w:t>
            </w:r>
          </w:p>
        </w:tc>
        <w:tc>
          <w:tcPr>
            <w:tcW w:w="2168" w:type="dxa"/>
            <w:tcMar>
              <w:left w:w="70" w:type="dxa"/>
              <w:right w:w="70" w:type="dxa"/>
            </w:tcMar>
            <w:vAlign w:val="center"/>
          </w:tcPr>
          <w:p w14:paraId="537F5311">
            <w:pPr>
              <w:keepNext/>
              <w:spacing w:before="20" w:after="20" w:line="260" w:lineRule="exact"/>
              <w:ind w:firstLine="0" w:firstLineChars="0"/>
              <w:jc w:val="center"/>
            </w:pPr>
            <w:r>
              <w:rPr>
                <w:rFonts w:ascii="Times New Roman" w:hAnsi="Times New Roman" w:eastAsia="宋体"/>
                <w:b/>
                <w:sz w:val="18"/>
              </w:rPr>
              <w:t>主变组合/MVA</w:t>
            </w:r>
          </w:p>
        </w:tc>
        <w:tc>
          <w:tcPr>
            <w:tcW w:w="1686" w:type="dxa"/>
            <w:tcMar>
              <w:left w:w="70" w:type="dxa"/>
              <w:right w:w="70" w:type="dxa"/>
            </w:tcMar>
            <w:vAlign w:val="center"/>
          </w:tcPr>
          <w:p w14:paraId="1995DA83">
            <w:pPr>
              <w:keepNext/>
              <w:spacing w:before="20" w:after="20" w:line="260" w:lineRule="exact"/>
              <w:ind w:firstLine="0" w:firstLineChars="0"/>
              <w:jc w:val="center"/>
            </w:pPr>
            <w:r>
              <w:rPr>
                <w:rFonts w:ascii="Times New Roman" w:hAnsi="Times New Roman" w:eastAsia="宋体"/>
                <w:b/>
                <w:sz w:val="18"/>
              </w:rPr>
              <w:t>储能额定功率/能量（MW/MWh）</w:t>
            </w:r>
          </w:p>
        </w:tc>
        <w:tc>
          <w:tcPr>
            <w:tcW w:w="1205" w:type="dxa"/>
            <w:tcMar>
              <w:left w:w="70" w:type="dxa"/>
              <w:right w:w="70" w:type="dxa"/>
            </w:tcMar>
            <w:vAlign w:val="center"/>
          </w:tcPr>
          <w:p w14:paraId="3775AD16">
            <w:pPr>
              <w:keepNext/>
              <w:spacing w:before="20" w:after="20" w:line="260" w:lineRule="exact"/>
              <w:ind w:firstLine="0" w:firstLineChars="0"/>
              <w:jc w:val="center"/>
            </w:pPr>
            <w:r>
              <w:rPr>
                <w:rFonts w:ascii="Times New Roman" w:hAnsi="Times New Roman" w:eastAsia="宋体"/>
                <w:b/>
                <w:sz w:val="18"/>
              </w:rPr>
              <w:t>转出负荷/MW</w:t>
            </w:r>
          </w:p>
        </w:tc>
        <w:tc>
          <w:tcPr>
            <w:tcW w:w="1205" w:type="dxa"/>
            <w:tcMar>
              <w:left w:w="70" w:type="dxa"/>
              <w:right w:w="70" w:type="dxa"/>
            </w:tcMar>
            <w:vAlign w:val="center"/>
          </w:tcPr>
          <w:p w14:paraId="32281A9F">
            <w:pPr>
              <w:keepNext/>
              <w:spacing w:before="20" w:after="20" w:line="260" w:lineRule="exact"/>
              <w:ind w:firstLine="0" w:firstLineChars="0"/>
              <w:jc w:val="center"/>
            </w:pPr>
            <w:r>
              <w:rPr>
                <w:rFonts w:ascii="Times New Roman" w:hAnsi="Times New Roman" w:eastAsia="宋体"/>
                <w:b/>
                <w:sz w:val="18"/>
              </w:rPr>
              <w:t>承接负荷/MW</w:t>
            </w:r>
          </w:p>
        </w:tc>
        <w:tc>
          <w:tcPr>
            <w:tcW w:w="1265" w:type="dxa"/>
            <w:tcMar>
              <w:left w:w="70" w:type="dxa"/>
              <w:right w:w="70" w:type="dxa"/>
            </w:tcMar>
            <w:vAlign w:val="center"/>
          </w:tcPr>
          <w:p w14:paraId="7FD1AC58">
            <w:pPr>
              <w:keepNext/>
              <w:spacing w:before="20" w:after="20" w:line="260" w:lineRule="exact"/>
              <w:ind w:firstLine="0" w:firstLineChars="0"/>
              <w:jc w:val="center"/>
            </w:pPr>
            <w:r>
              <w:rPr>
                <w:rFonts w:ascii="Times New Roman" w:hAnsi="Times New Roman" w:eastAsia="宋体"/>
                <w:b/>
                <w:sz w:val="18"/>
              </w:rPr>
              <w:t>转接后正向净负荷/MW</w:t>
            </w:r>
          </w:p>
        </w:tc>
      </w:tr>
      <w:tr w14:paraId="776D44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380C9DE8">
            <w:pPr>
              <w:keepNext/>
              <w:spacing w:before="20" w:after="20" w:line="260" w:lineRule="exact"/>
              <w:ind w:firstLine="0" w:firstLineChars="0"/>
              <w:jc w:val="center"/>
            </w:pPr>
            <w:r>
              <w:rPr>
                <w:rFonts w:ascii="Times New Roman" w:hAnsi="Times New Roman" w:eastAsia="宋体"/>
                <w:b w:val="0"/>
                <w:sz w:val="18"/>
              </w:rPr>
              <w:t>刚性</w:t>
            </w:r>
          </w:p>
        </w:tc>
        <w:tc>
          <w:tcPr>
            <w:tcW w:w="2168" w:type="dxa"/>
            <w:tcMar>
              <w:left w:w="70" w:type="dxa"/>
              <w:right w:w="70" w:type="dxa"/>
            </w:tcMar>
            <w:vAlign w:val="center"/>
          </w:tcPr>
          <w:p w14:paraId="4A86C19A">
            <w:pPr>
              <w:keepNext/>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83A9D8D">
            <w:pPr>
              <w:keepNext/>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21B43ABE">
            <w:pPr>
              <w:keepNext/>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0D63D39B">
            <w:pPr>
              <w:keepNext/>
              <w:spacing w:before="20" w:after="20" w:line="260" w:lineRule="exact"/>
              <w:ind w:firstLine="0" w:firstLineChars="0"/>
              <w:jc w:val="center"/>
            </w:pPr>
            <w:r>
              <w:rPr>
                <w:rFonts w:ascii="Times New Roman" w:hAnsi="Times New Roman" w:eastAsia="宋体"/>
                <w:b w:val="0"/>
                <w:sz w:val="18"/>
              </w:rPr>
              <w:t>19.84</w:t>
            </w:r>
          </w:p>
        </w:tc>
        <w:tc>
          <w:tcPr>
            <w:tcW w:w="1265" w:type="dxa"/>
            <w:tcMar>
              <w:left w:w="70" w:type="dxa"/>
              <w:right w:w="70" w:type="dxa"/>
            </w:tcMar>
            <w:vAlign w:val="center"/>
          </w:tcPr>
          <w:p w14:paraId="51B50271">
            <w:pPr>
              <w:keepNext/>
              <w:spacing w:before="20" w:after="20" w:line="260" w:lineRule="exact"/>
              <w:ind w:firstLine="0" w:firstLineChars="0"/>
              <w:jc w:val="center"/>
            </w:pPr>
            <w:r>
              <w:rPr>
                <w:rFonts w:ascii="Times New Roman" w:hAnsi="Times New Roman" w:eastAsia="宋体"/>
                <w:b w:val="0"/>
                <w:sz w:val="18"/>
              </w:rPr>
              <w:t>38.00</w:t>
            </w:r>
          </w:p>
        </w:tc>
      </w:tr>
      <w:tr w14:paraId="13A19F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783" w:type="dxa"/>
            <w:tcMar>
              <w:left w:w="70" w:type="dxa"/>
              <w:right w:w="70" w:type="dxa"/>
            </w:tcMar>
            <w:vAlign w:val="center"/>
          </w:tcPr>
          <w:p w14:paraId="11766874">
            <w:pPr>
              <w:keepNext w:val="0"/>
              <w:spacing w:before="20" w:after="20" w:line="260" w:lineRule="exact"/>
              <w:ind w:firstLine="0" w:firstLineChars="0"/>
              <w:jc w:val="center"/>
            </w:pPr>
            <w:r>
              <w:rPr>
                <w:rFonts w:ascii="Times New Roman" w:hAnsi="Times New Roman" w:eastAsia="宋体"/>
                <w:b w:val="0"/>
                <w:sz w:val="18"/>
              </w:rPr>
              <w:t>弹性</w:t>
            </w:r>
          </w:p>
        </w:tc>
        <w:tc>
          <w:tcPr>
            <w:tcW w:w="2168" w:type="dxa"/>
            <w:tcMar>
              <w:left w:w="70" w:type="dxa"/>
              <w:right w:w="70" w:type="dxa"/>
            </w:tcMar>
            <w:vAlign w:val="center"/>
          </w:tcPr>
          <w:p w14:paraId="43EF9263">
            <w:pPr>
              <w:keepNext w:val="0"/>
              <w:spacing w:before="20" w:after="20" w:line="260" w:lineRule="exact"/>
              <w:ind w:firstLine="0" w:firstLineChars="0"/>
              <w:jc w:val="center"/>
            </w:pPr>
            <w:r>
              <w:rPr>
                <w:rFonts w:ascii="Times New Roman" w:hAnsi="Times New Roman" w:eastAsia="宋体"/>
                <w:b w:val="0"/>
                <w:sz w:val="18"/>
              </w:rPr>
              <w:t>40.00+40.00</w:t>
            </w:r>
          </w:p>
        </w:tc>
        <w:tc>
          <w:tcPr>
            <w:tcW w:w="1686" w:type="dxa"/>
            <w:tcMar>
              <w:left w:w="70" w:type="dxa"/>
              <w:right w:w="70" w:type="dxa"/>
            </w:tcMar>
            <w:vAlign w:val="center"/>
          </w:tcPr>
          <w:p w14:paraId="77C3B23B">
            <w:pPr>
              <w:keepNext w:val="0"/>
              <w:spacing w:before="20" w:after="20" w:line="260" w:lineRule="exact"/>
              <w:ind w:firstLine="0" w:firstLineChars="0"/>
              <w:jc w:val="center"/>
            </w:pPr>
            <w:r>
              <w:rPr>
                <w:rFonts w:ascii="Times New Roman" w:hAnsi="Times New Roman" w:eastAsia="宋体"/>
                <w:b w:val="0"/>
                <w:sz w:val="18"/>
              </w:rPr>
              <w:t>0.00/0.00</w:t>
            </w:r>
          </w:p>
        </w:tc>
        <w:tc>
          <w:tcPr>
            <w:tcW w:w="1205" w:type="dxa"/>
            <w:tcMar>
              <w:left w:w="70" w:type="dxa"/>
              <w:right w:w="70" w:type="dxa"/>
            </w:tcMar>
            <w:vAlign w:val="center"/>
          </w:tcPr>
          <w:p w14:paraId="5E1B39B7">
            <w:pPr>
              <w:keepNext w:val="0"/>
              <w:spacing w:before="20" w:after="20" w:line="260" w:lineRule="exact"/>
              <w:ind w:firstLine="0" w:firstLineChars="0"/>
              <w:jc w:val="center"/>
            </w:pPr>
            <w:r>
              <w:rPr>
                <w:rFonts w:ascii="Times New Roman" w:hAnsi="Times New Roman" w:eastAsia="宋体"/>
                <w:b w:val="0"/>
                <w:sz w:val="18"/>
              </w:rPr>
              <w:t>0.00</w:t>
            </w:r>
          </w:p>
        </w:tc>
        <w:tc>
          <w:tcPr>
            <w:tcW w:w="1205" w:type="dxa"/>
            <w:tcMar>
              <w:left w:w="70" w:type="dxa"/>
              <w:right w:w="70" w:type="dxa"/>
            </w:tcMar>
            <w:vAlign w:val="center"/>
          </w:tcPr>
          <w:p w14:paraId="1956177A">
            <w:pPr>
              <w:keepNext w:val="0"/>
              <w:spacing w:before="20" w:after="20" w:line="260" w:lineRule="exact"/>
              <w:ind w:firstLine="0" w:firstLineChars="0"/>
              <w:jc w:val="center"/>
            </w:pPr>
            <w:r>
              <w:rPr>
                <w:rFonts w:ascii="Times New Roman" w:hAnsi="Times New Roman" w:eastAsia="宋体"/>
                <w:b w:val="0"/>
                <w:sz w:val="18"/>
              </w:rPr>
              <w:t>19.84</w:t>
            </w:r>
          </w:p>
        </w:tc>
        <w:tc>
          <w:tcPr>
            <w:tcW w:w="1265" w:type="dxa"/>
            <w:tcMar>
              <w:left w:w="70" w:type="dxa"/>
              <w:right w:w="70" w:type="dxa"/>
            </w:tcMar>
            <w:vAlign w:val="center"/>
          </w:tcPr>
          <w:p w14:paraId="08D03620">
            <w:pPr>
              <w:keepNext w:val="0"/>
              <w:spacing w:before="20" w:after="20" w:line="260" w:lineRule="exact"/>
              <w:ind w:firstLine="0" w:firstLineChars="0"/>
              <w:jc w:val="center"/>
            </w:pPr>
            <w:r>
              <w:rPr>
                <w:rFonts w:ascii="Times New Roman" w:hAnsi="Times New Roman" w:eastAsia="宋体"/>
                <w:b w:val="0"/>
                <w:sz w:val="18"/>
              </w:rPr>
              <w:t>38.00</w:t>
            </w:r>
          </w:p>
        </w:tc>
      </w:tr>
    </w:tbl>
    <w:p w14:paraId="2B34F554">
      <w:pPr>
        <w:pStyle w:val="2"/>
        <w:widowControl/>
        <w:spacing w:before="0" w:after="0" w:line="348" w:lineRule="exact"/>
        <w:ind w:firstLine="480"/>
        <w:jc w:val="both"/>
      </w:pPr>
      <w:r>
        <w:rPr>
          <w:rFonts w:ascii="Times New Roman" w:hAnsi="Times New Roman" w:eastAsia="方正仿宋_GBK"/>
          <w:b w:val="0"/>
          <w:sz w:val="24"/>
        </w:rPr>
        <w:t>从建设时序看，第1—4年公用主变总容量依次为80.00、80.00、80.00、80.00 MVA；转接后正向负荷由第1年的38.00 MW变为第4年的38.00 MW。四年均以承接负荷为主，第1年和第4年净承接分别为20.79 MW和19.84 MW，主变配置同时服务于本站及片区转入负荷。第4年退出最大一台主变后，剩余主变容量为40.00 MVA，按功率因数折算并计入相应持续时间的储能放电功率，正向容量余量为0.00 MW。</w:t>
      </w:r>
    </w:p>
    <w:p w14:paraId="2D13AE87">
      <w:pPr>
        <w:pStyle w:val="5"/>
        <w:keepNext/>
        <w:numPr>
          <w:ilvl w:val="0"/>
          <w:numId w:val="0"/>
        </w:numPr>
        <w:spacing w:before="160" w:after="120" w:line="390" w:lineRule="exact"/>
        <w:ind w:firstLine="0"/>
      </w:pPr>
      <w:bookmarkStart w:id="250" w:name="目标年设备配置的站间差异"/>
      <w:r>
        <w:rPr>
          <w:rFonts w:ascii="Times New Roman" w:hAnsi="Times New Roman" w:eastAsia="方正仿宋_GBK"/>
          <w:b/>
          <w:sz w:val="26"/>
        </w:rPr>
        <w:t>5.4.4 目标年设备配置的站间差异</w:t>
      </w:r>
      <w:bookmarkEnd w:id="250"/>
    </w:p>
    <w:p w14:paraId="53E5D7F9">
      <w:pPr>
        <w:pStyle w:val="115"/>
        <w:widowControl/>
        <w:spacing w:before="0" w:after="0" w:line="348" w:lineRule="exact"/>
        <w:ind w:firstLine="480"/>
        <w:jc w:val="both"/>
      </w:pPr>
      <w:r>
        <w:rPr>
          <w:rFonts w:ascii="Times New Roman" w:hAnsi="Times New Roman" w:eastAsia="方正仿宋_GBK"/>
          <w:b w:val="0"/>
          <w:sz w:val="24"/>
        </w:rPr>
        <w:t>区域公用主变总容量增加，可以通过更换较大容量主变、增加主变台数或两者结合实现。两类措施形成的站内设备结构不同，对单台主变停运后的剩余容量也有不同影响。将逐站结果按在役主变台数和配储情况汇总，可以进一步说明弹性方案如何调整容量配置。</w:t>
      </w:r>
    </w:p>
    <w:p w14:paraId="55868DDE">
      <w:pPr>
        <w:pStyle w:val="2"/>
        <w:keepNext/>
        <w:spacing w:before="120" w:after="80" w:line="280" w:lineRule="exact"/>
        <w:ind w:firstLine="0"/>
        <w:jc w:val="center"/>
      </w:pPr>
      <w:r>
        <w:rPr>
          <w:rFonts w:ascii="Times New Roman" w:hAnsi="Times New Roman" w:eastAsia="宋体"/>
          <w:b w:val="0"/>
          <w:sz w:val="21"/>
        </w:rPr>
        <w:t>表5-62 目标年主变配置与配储站数比较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428A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6CCFA987">
            <w:pPr>
              <w:keepNext/>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047E39D">
            <w:pPr>
              <w:keepNext/>
              <w:spacing w:before="20" w:after="20" w:line="260" w:lineRule="exact"/>
              <w:ind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3265A881">
            <w:pPr>
              <w:keepNext/>
              <w:spacing w:before="20" w:after="20" w:line="260" w:lineRule="exact"/>
              <w:ind w:firstLine="0" w:firstLineChars="0"/>
              <w:jc w:val="center"/>
            </w:pPr>
            <w:r>
              <w:rPr>
                <w:rFonts w:ascii="Times New Roman" w:hAnsi="Times New Roman" w:eastAsia="宋体"/>
                <w:b/>
                <w:sz w:val="18"/>
              </w:rPr>
              <w:t>站数/座</w:t>
            </w:r>
          </w:p>
        </w:tc>
        <w:tc>
          <w:tcPr>
            <w:tcW w:w="1187" w:type="dxa"/>
            <w:tcMar>
              <w:left w:w="70" w:type="dxa"/>
              <w:right w:w="70" w:type="dxa"/>
            </w:tcMar>
            <w:vAlign w:val="center"/>
          </w:tcPr>
          <w:p w14:paraId="22326085">
            <w:pPr>
              <w:keepNext/>
              <w:spacing w:before="20" w:after="20" w:line="260" w:lineRule="exact"/>
              <w:ind w:firstLine="0" w:firstLineChars="0"/>
              <w:jc w:val="center"/>
            </w:pPr>
            <w:r>
              <w:rPr>
                <w:rFonts w:ascii="Times New Roman" w:hAnsi="Times New Roman" w:eastAsia="宋体"/>
                <w:b/>
                <w:sz w:val="18"/>
              </w:rPr>
              <w:t>两台主变站数/座</w:t>
            </w:r>
          </w:p>
        </w:tc>
        <w:tc>
          <w:tcPr>
            <w:tcW w:w="1187" w:type="dxa"/>
            <w:tcMar>
              <w:left w:w="70" w:type="dxa"/>
              <w:right w:w="70" w:type="dxa"/>
            </w:tcMar>
            <w:vAlign w:val="center"/>
          </w:tcPr>
          <w:p w14:paraId="03357E09">
            <w:pPr>
              <w:keepNext/>
              <w:spacing w:before="20" w:after="20" w:line="260" w:lineRule="exact"/>
              <w:ind w:firstLine="0" w:firstLineChars="0"/>
              <w:jc w:val="center"/>
            </w:pPr>
            <w:r>
              <w:rPr>
                <w:rFonts w:ascii="Times New Roman" w:hAnsi="Times New Roman" w:eastAsia="宋体"/>
                <w:b/>
                <w:sz w:val="18"/>
              </w:rPr>
              <w:t>三台主变站数/座</w:t>
            </w:r>
          </w:p>
        </w:tc>
        <w:tc>
          <w:tcPr>
            <w:tcW w:w="1187" w:type="dxa"/>
            <w:tcMar>
              <w:left w:w="70" w:type="dxa"/>
              <w:right w:w="70" w:type="dxa"/>
            </w:tcMar>
            <w:vAlign w:val="center"/>
          </w:tcPr>
          <w:p w14:paraId="43FBD70F">
            <w:pPr>
              <w:keepNext/>
              <w:spacing w:before="20" w:after="20" w:line="260" w:lineRule="exact"/>
              <w:ind w:firstLine="0" w:firstLineChars="0"/>
              <w:jc w:val="center"/>
            </w:pPr>
            <w:r>
              <w:rPr>
                <w:rFonts w:ascii="Times New Roman" w:hAnsi="Times New Roman" w:eastAsia="宋体"/>
                <w:b/>
                <w:sz w:val="18"/>
              </w:rPr>
              <w:t>配储站数/座</w:t>
            </w:r>
          </w:p>
        </w:tc>
        <w:tc>
          <w:tcPr>
            <w:tcW w:w="1187" w:type="dxa"/>
            <w:tcMar>
              <w:left w:w="70" w:type="dxa"/>
              <w:right w:w="70" w:type="dxa"/>
            </w:tcMar>
            <w:vAlign w:val="center"/>
          </w:tcPr>
          <w:p w14:paraId="1D8E3C9D">
            <w:pPr>
              <w:keepNext/>
              <w:spacing w:before="20" w:after="20" w:line="260" w:lineRule="exact"/>
              <w:ind w:firstLine="0" w:firstLineChars="0"/>
              <w:jc w:val="center"/>
            </w:pPr>
            <w:r>
              <w:rPr>
                <w:rFonts w:ascii="Times New Roman" w:hAnsi="Times New Roman" w:eastAsia="宋体"/>
                <w:b/>
                <w:sz w:val="18"/>
              </w:rPr>
              <w:t>储能额定功率/MW</w:t>
            </w:r>
          </w:p>
        </w:tc>
      </w:tr>
      <w:tr w14:paraId="47D5F0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430D842">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4FF076E">
            <w:pPr>
              <w:keepNext/>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E58DE73">
            <w:pPr>
              <w:keepNext/>
              <w:spacing w:before="20" w:after="20" w:line="260" w:lineRule="exact"/>
              <w:ind w:firstLine="0" w:firstLineChars="0"/>
              <w:jc w:val="center"/>
            </w:pPr>
            <w:r>
              <w:rPr>
                <w:rFonts w:ascii="Times New Roman" w:hAnsi="Times New Roman" w:eastAsia="宋体"/>
                <w:b w:val="0"/>
                <w:sz w:val="18"/>
              </w:rPr>
              <w:t>20</w:t>
            </w:r>
          </w:p>
        </w:tc>
        <w:tc>
          <w:tcPr>
            <w:tcW w:w="1187" w:type="dxa"/>
            <w:tcMar>
              <w:left w:w="70" w:type="dxa"/>
              <w:right w:w="70" w:type="dxa"/>
            </w:tcMar>
            <w:vAlign w:val="center"/>
          </w:tcPr>
          <w:p w14:paraId="24AEA23A">
            <w:pPr>
              <w:keepNext/>
              <w:spacing w:before="20" w:after="20" w:line="260" w:lineRule="exact"/>
              <w:ind w:firstLine="0" w:firstLineChars="0"/>
              <w:jc w:val="center"/>
            </w:pPr>
            <w:r>
              <w:rPr>
                <w:rFonts w:ascii="Times New Roman" w:hAnsi="Times New Roman" w:eastAsia="宋体"/>
                <w:b w:val="0"/>
                <w:sz w:val="18"/>
              </w:rPr>
              <w:t>14</w:t>
            </w:r>
          </w:p>
        </w:tc>
        <w:tc>
          <w:tcPr>
            <w:tcW w:w="1187" w:type="dxa"/>
            <w:tcMar>
              <w:left w:w="70" w:type="dxa"/>
              <w:right w:w="70" w:type="dxa"/>
            </w:tcMar>
            <w:vAlign w:val="center"/>
          </w:tcPr>
          <w:p w14:paraId="14005337">
            <w:pPr>
              <w:keepNext/>
              <w:spacing w:before="20" w:after="20" w:line="260" w:lineRule="exact"/>
              <w:ind w:firstLine="0" w:firstLineChars="0"/>
              <w:jc w:val="center"/>
            </w:pPr>
            <w:r>
              <w:rPr>
                <w:rFonts w:ascii="Times New Roman" w:hAnsi="Times New Roman" w:eastAsia="宋体"/>
                <w:b w:val="0"/>
                <w:sz w:val="18"/>
              </w:rPr>
              <w:t>6</w:t>
            </w:r>
          </w:p>
        </w:tc>
        <w:tc>
          <w:tcPr>
            <w:tcW w:w="1187" w:type="dxa"/>
            <w:tcMar>
              <w:left w:w="70" w:type="dxa"/>
              <w:right w:w="70" w:type="dxa"/>
            </w:tcMar>
            <w:vAlign w:val="center"/>
          </w:tcPr>
          <w:p w14:paraId="5EDD6CCB">
            <w:pPr>
              <w:keepNext/>
              <w:spacing w:before="20" w:after="20" w:line="260" w:lineRule="exact"/>
              <w:ind w:firstLine="0" w:firstLineChars="0"/>
              <w:jc w:val="center"/>
            </w:pPr>
            <w:r>
              <w:rPr>
                <w:rFonts w:ascii="Times New Roman" w:hAnsi="Times New Roman" w:eastAsia="宋体"/>
                <w:b w:val="0"/>
                <w:sz w:val="18"/>
              </w:rPr>
              <w:t>11</w:t>
            </w:r>
          </w:p>
        </w:tc>
        <w:tc>
          <w:tcPr>
            <w:tcW w:w="1187" w:type="dxa"/>
            <w:tcMar>
              <w:left w:w="70" w:type="dxa"/>
              <w:right w:w="70" w:type="dxa"/>
            </w:tcMar>
            <w:vAlign w:val="center"/>
          </w:tcPr>
          <w:p w14:paraId="357F82C4">
            <w:pPr>
              <w:keepNext/>
              <w:spacing w:before="20" w:after="20" w:line="260" w:lineRule="exact"/>
              <w:ind w:firstLine="0" w:firstLineChars="0"/>
              <w:jc w:val="center"/>
            </w:pPr>
            <w:r>
              <w:rPr>
                <w:rFonts w:ascii="Times New Roman" w:hAnsi="Times New Roman" w:eastAsia="宋体"/>
                <w:b w:val="0"/>
                <w:sz w:val="18"/>
              </w:rPr>
              <w:t>253.10</w:t>
            </w:r>
          </w:p>
        </w:tc>
      </w:tr>
      <w:tr w14:paraId="012028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85406BC">
            <w:pPr>
              <w:keepNext/>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700B946">
            <w:pPr>
              <w:keepNext/>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9C3F345">
            <w:pPr>
              <w:keepNext/>
              <w:spacing w:before="20" w:after="20" w:line="260" w:lineRule="exact"/>
              <w:ind w:firstLine="0" w:firstLineChars="0"/>
              <w:jc w:val="center"/>
            </w:pPr>
            <w:r>
              <w:rPr>
                <w:rFonts w:ascii="Times New Roman" w:hAnsi="Times New Roman" w:eastAsia="宋体"/>
                <w:b w:val="0"/>
                <w:sz w:val="18"/>
              </w:rPr>
              <w:t>20</w:t>
            </w:r>
          </w:p>
        </w:tc>
        <w:tc>
          <w:tcPr>
            <w:tcW w:w="1187" w:type="dxa"/>
            <w:tcMar>
              <w:left w:w="70" w:type="dxa"/>
              <w:right w:w="70" w:type="dxa"/>
            </w:tcMar>
            <w:vAlign w:val="center"/>
          </w:tcPr>
          <w:p w14:paraId="474FCC7D">
            <w:pPr>
              <w:keepNext/>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7D8E369C">
            <w:pPr>
              <w:keepNext/>
              <w:spacing w:before="20" w:after="20" w:line="260" w:lineRule="exact"/>
              <w:ind w:firstLine="0" w:firstLineChars="0"/>
              <w:jc w:val="center"/>
            </w:pPr>
            <w:r>
              <w:rPr>
                <w:rFonts w:ascii="Times New Roman" w:hAnsi="Times New Roman" w:eastAsia="宋体"/>
                <w:b w:val="0"/>
                <w:sz w:val="18"/>
              </w:rPr>
              <w:t>11</w:t>
            </w:r>
          </w:p>
        </w:tc>
        <w:tc>
          <w:tcPr>
            <w:tcW w:w="1187" w:type="dxa"/>
            <w:tcMar>
              <w:left w:w="70" w:type="dxa"/>
              <w:right w:w="70" w:type="dxa"/>
            </w:tcMar>
            <w:vAlign w:val="center"/>
          </w:tcPr>
          <w:p w14:paraId="3EB21FE6">
            <w:pPr>
              <w:keepNext/>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3FD286C7">
            <w:pPr>
              <w:keepNext/>
              <w:spacing w:before="20" w:after="20" w:line="260" w:lineRule="exact"/>
              <w:ind w:firstLine="0" w:firstLineChars="0"/>
              <w:jc w:val="center"/>
            </w:pPr>
            <w:r>
              <w:rPr>
                <w:rFonts w:ascii="Times New Roman" w:hAnsi="Times New Roman" w:eastAsia="宋体"/>
                <w:b w:val="0"/>
                <w:sz w:val="18"/>
              </w:rPr>
              <w:t>3.30</w:t>
            </w:r>
          </w:p>
        </w:tc>
      </w:tr>
      <w:tr w14:paraId="48980E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50B9129">
            <w:pPr>
              <w:keepNext/>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17842E0">
            <w:pPr>
              <w:keepNext/>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F822D15">
            <w:pPr>
              <w:keepNext/>
              <w:spacing w:before="20" w:after="20" w:line="260" w:lineRule="exact"/>
              <w:ind w:firstLine="0" w:firstLineChars="0"/>
              <w:jc w:val="center"/>
            </w:pPr>
            <w:r>
              <w:rPr>
                <w:rFonts w:ascii="Times New Roman" w:hAnsi="Times New Roman" w:eastAsia="宋体"/>
                <w:b w:val="0"/>
                <w:sz w:val="18"/>
              </w:rPr>
              <w:t>29</w:t>
            </w:r>
          </w:p>
        </w:tc>
        <w:tc>
          <w:tcPr>
            <w:tcW w:w="1187" w:type="dxa"/>
            <w:tcMar>
              <w:left w:w="70" w:type="dxa"/>
              <w:right w:w="70" w:type="dxa"/>
            </w:tcMar>
            <w:vAlign w:val="center"/>
          </w:tcPr>
          <w:p w14:paraId="0AB0F980">
            <w:pPr>
              <w:keepNext/>
              <w:spacing w:before="20" w:after="20" w:line="260" w:lineRule="exact"/>
              <w:ind w:firstLine="0" w:firstLineChars="0"/>
              <w:jc w:val="center"/>
            </w:pPr>
            <w:r>
              <w:rPr>
                <w:rFonts w:ascii="Times New Roman" w:hAnsi="Times New Roman" w:eastAsia="宋体"/>
                <w:b w:val="0"/>
                <w:sz w:val="18"/>
              </w:rPr>
              <w:t>28</w:t>
            </w:r>
          </w:p>
        </w:tc>
        <w:tc>
          <w:tcPr>
            <w:tcW w:w="1187" w:type="dxa"/>
            <w:tcMar>
              <w:left w:w="70" w:type="dxa"/>
              <w:right w:w="70" w:type="dxa"/>
            </w:tcMar>
            <w:vAlign w:val="center"/>
          </w:tcPr>
          <w:p w14:paraId="16D2C994">
            <w:pPr>
              <w:keepNext/>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552A7463">
            <w:pPr>
              <w:keepNext/>
              <w:spacing w:before="20" w:after="20" w:line="260" w:lineRule="exact"/>
              <w:ind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5D34209D">
            <w:pPr>
              <w:keepNext/>
              <w:spacing w:before="20" w:after="20" w:line="260" w:lineRule="exact"/>
              <w:ind w:firstLine="0" w:firstLineChars="0"/>
              <w:jc w:val="center"/>
            </w:pPr>
            <w:r>
              <w:rPr>
                <w:rFonts w:ascii="Times New Roman" w:hAnsi="Times New Roman" w:eastAsia="宋体"/>
                <w:b w:val="0"/>
                <w:sz w:val="18"/>
              </w:rPr>
              <w:t>250.00</w:t>
            </w:r>
          </w:p>
        </w:tc>
      </w:tr>
      <w:tr w14:paraId="5F2D2B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2CD6CB1">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9009D01">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A30F4F3">
            <w:pPr>
              <w:keepNext w:val="0"/>
              <w:spacing w:before="20" w:after="20" w:line="260" w:lineRule="exact"/>
              <w:ind w:firstLine="0" w:firstLineChars="0"/>
              <w:jc w:val="center"/>
            </w:pPr>
            <w:r>
              <w:rPr>
                <w:rFonts w:ascii="Times New Roman" w:hAnsi="Times New Roman" w:eastAsia="宋体"/>
                <w:b w:val="0"/>
                <w:sz w:val="18"/>
              </w:rPr>
              <w:t>29</w:t>
            </w:r>
          </w:p>
        </w:tc>
        <w:tc>
          <w:tcPr>
            <w:tcW w:w="1187" w:type="dxa"/>
            <w:tcMar>
              <w:left w:w="70" w:type="dxa"/>
              <w:right w:w="70" w:type="dxa"/>
            </w:tcMar>
            <w:vAlign w:val="center"/>
          </w:tcPr>
          <w:p w14:paraId="6CC284F7">
            <w:pPr>
              <w:keepNext w:val="0"/>
              <w:spacing w:before="20" w:after="20" w:line="260" w:lineRule="exact"/>
              <w:ind w:firstLine="0" w:firstLineChars="0"/>
              <w:jc w:val="center"/>
            </w:pPr>
            <w:r>
              <w:rPr>
                <w:rFonts w:ascii="Times New Roman" w:hAnsi="Times New Roman" w:eastAsia="宋体"/>
                <w:b w:val="0"/>
                <w:sz w:val="18"/>
              </w:rPr>
              <w:t>21</w:t>
            </w:r>
          </w:p>
        </w:tc>
        <w:tc>
          <w:tcPr>
            <w:tcW w:w="1187" w:type="dxa"/>
            <w:tcMar>
              <w:left w:w="70" w:type="dxa"/>
              <w:right w:w="70" w:type="dxa"/>
            </w:tcMar>
            <w:vAlign w:val="center"/>
          </w:tcPr>
          <w:p w14:paraId="24E5C7E6">
            <w:pPr>
              <w:keepNext w:val="0"/>
              <w:spacing w:before="20" w:after="20" w:line="260" w:lineRule="exact"/>
              <w:ind w:firstLine="0" w:firstLineChars="0"/>
              <w:jc w:val="center"/>
            </w:pPr>
            <w:r>
              <w:rPr>
                <w:rFonts w:ascii="Times New Roman" w:hAnsi="Times New Roman" w:eastAsia="宋体"/>
                <w:b w:val="0"/>
                <w:sz w:val="18"/>
              </w:rPr>
              <w:t>8</w:t>
            </w:r>
          </w:p>
        </w:tc>
        <w:tc>
          <w:tcPr>
            <w:tcW w:w="1187" w:type="dxa"/>
            <w:tcMar>
              <w:left w:w="70" w:type="dxa"/>
              <w:right w:w="70" w:type="dxa"/>
            </w:tcMar>
            <w:vAlign w:val="center"/>
          </w:tcPr>
          <w:p w14:paraId="7BD4755A">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D874369">
            <w:pPr>
              <w:keepNext w:val="0"/>
              <w:spacing w:before="20" w:after="20" w:line="260" w:lineRule="exact"/>
              <w:ind w:firstLine="0" w:firstLineChars="0"/>
              <w:jc w:val="center"/>
            </w:pPr>
            <w:r>
              <w:rPr>
                <w:rFonts w:ascii="Times New Roman" w:hAnsi="Times New Roman" w:eastAsia="宋体"/>
                <w:b w:val="0"/>
                <w:sz w:val="18"/>
              </w:rPr>
              <w:t>2.90</w:t>
            </w:r>
          </w:p>
        </w:tc>
      </w:tr>
    </w:tbl>
    <w:p w14:paraId="12049DD0">
      <w:pPr>
        <w:pStyle w:val="2"/>
        <w:widowControl/>
        <w:spacing w:before="0" w:after="0" w:line="348" w:lineRule="exact"/>
        <w:ind w:firstLine="480"/>
        <w:jc w:val="both"/>
      </w:pPr>
      <w:r>
        <w:rPr>
          <w:rFonts w:ascii="Times New Roman" w:hAnsi="Times New Roman" w:eastAsia="方正仿宋_GBK"/>
          <w:b w:val="0"/>
          <w:sz w:val="24"/>
        </w:rPr>
        <w:t>邳州20座站中，刚性方案有6座采用三台主变，弹性方案增加到11座，占比由30.00%提高到55.00%；配储站数由11座降至2座，占比由55.00%降至10.00%。市区29座站中，三台主变站数由1座增加到8座，占比由3.45%提高到27.59%；配储站数由7座降至2座，占比由24.14%降至6.90%。储能规模的减少同时表现为配置地点减少和额定功率下降。</w:t>
      </w:r>
    </w:p>
    <w:p w14:paraId="4F89B97B">
      <w:pPr>
        <w:pStyle w:val="2"/>
        <w:widowControl/>
        <w:spacing w:before="0" w:after="0" w:line="348" w:lineRule="exact"/>
        <w:ind w:firstLine="480"/>
        <w:jc w:val="both"/>
      </w:pPr>
      <w:r>
        <w:rPr>
          <w:rFonts w:ascii="Times New Roman" w:hAnsi="Times New Roman" w:eastAsia="方正仿宋_GBK"/>
          <w:b w:val="0"/>
          <w:sz w:val="24"/>
        </w:rPr>
        <w:t>主变台数变化与N-1后的剩余容量有关。在相同站内总容量下，单台主变越大，退出该主变后保留的容量越少；增加主变台数则可能改变最大单台容量占总容量的比例。因此，站内总容量相近的两种配置，其N-1后的供电条件仍可能不同。本案例的增容与扩建选择同时考虑正常运行和单台主变退出后的需求，区域容载比则汇总各站最终保留的容量。</w:t>
      </w:r>
    </w:p>
    <w:p w14:paraId="263A3A52">
      <w:pPr>
        <w:pStyle w:val="2"/>
        <w:widowControl/>
        <w:spacing w:before="0" w:after="0" w:line="348" w:lineRule="exact"/>
        <w:ind w:firstLine="480"/>
        <w:jc w:val="both"/>
      </w:pPr>
      <w:r>
        <w:rPr>
          <w:rFonts w:ascii="Times New Roman" w:hAnsi="Times New Roman" w:eastAsia="方正仿宋_GBK"/>
          <w:b w:val="0"/>
          <w:sz w:val="24"/>
        </w:rPr>
        <w:t>弹性方案中，邳州仍有9座站、市区仍有21座站采用两台主变。由此可见，区域总容量提高并未使全部站点采用相同配置。各站原有规格、承接负荷和反向功率不同，形成了两台与三台主变并存的建设结果。对已有容量能够满足需求的站，保留两台主变可以利用存量设备；对局部容量缺口较大且能够扩建的站，增加台数可以同时改善正常运行及N-1条件。</w:t>
      </w:r>
    </w:p>
    <w:p w14:paraId="0737EEE0">
      <w:pPr>
        <w:pStyle w:val="2"/>
        <w:widowControl/>
        <w:spacing w:before="0" w:after="0" w:line="348" w:lineRule="exact"/>
        <w:ind w:firstLine="480"/>
        <w:jc w:val="both"/>
      </w:pPr>
      <w:r>
        <w:rPr>
          <w:rFonts w:ascii="Times New Roman" w:hAnsi="Times New Roman" w:eastAsia="方正仿宋_GBK"/>
          <w:b w:val="0"/>
          <w:sz w:val="24"/>
        </w:rPr>
        <w:t>配储站数反映储能配置的空间范围，储能额定功率反映设备规模，两项统计应结合解释。多个站点均配置少量储能，与少数站点配置大规模储能，对总投资、运维地点及容量分布有不同影响。本案例弹性方案在两地区均保留2处配储，说明主变建设和负荷转接完成大部分容量调整后，储能仍用于补充少数站点的剩余需求。</w:t>
      </w:r>
    </w:p>
    <w:p w14:paraId="5B5426B3">
      <w:pPr>
        <w:pStyle w:val="2"/>
        <w:widowControl/>
        <w:spacing w:before="0" w:after="0" w:line="348" w:lineRule="exact"/>
        <w:ind w:firstLine="480"/>
        <w:jc w:val="both"/>
      </w:pPr>
      <w:r>
        <w:rPr>
          <w:rFonts w:ascii="Times New Roman" w:hAnsi="Times New Roman" w:eastAsia="方正仿宋_GBK"/>
          <w:b w:val="0"/>
          <w:sz w:val="24"/>
        </w:rPr>
        <w:t>这些设备结果为区域推荐区间提供了具体工程含义：同一容载比可以由不同站内设备结构构成，区间选择需要与主变台数、规格及站间任务相对应。先比较各站需求，再归纳区域指标，能够解释新增容量用于哪些站点，以及费用变化来自哪些建设措施。</w:t>
      </w:r>
    </w:p>
    <w:p w14:paraId="2D65C347">
      <w:pPr>
        <w:pStyle w:val="4"/>
        <w:keepNext/>
        <w:numPr>
          <w:ilvl w:val="0"/>
          <w:numId w:val="0"/>
        </w:numPr>
        <w:spacing w:before="160" w:after="120" w:line="480" w:lineRule="exact"/>
        <w:ind w:firstLine="0"/>
      </w:pPr>
      <w:bookmarkStart w:id="251" w:name="措施作用与工程衔接"/>
      <w:bookmarkStart w:id="252" w:name="h873"/>
      <w:r>
        <w:rPr>
          <w:rFonts w:ascii="Times New Roman" w:hAnsi="Times New Roman" w:eastAsia="方正仿宋_GBK"/>
          <w:b/>
          <w:sz w:val="32"/>
        </w:rPr>
        <w:t>5.5 措施作用与工程衔接</w:t>
      </w:r>
      <w:bookmarkEnd w:id="251"/>
      <w:bookmarkEnd w:id="252"/>
    </w:p>
    <w:p w14:paraId="7005331C">
      <w:pPr>
        <w:pStyle w:val="115"/>
        <w:widowControl/>
        <w:spacing w:before="0" w:after="0" w:line="348" w:lineRule="exact"/>
        <w:ind w:firstLine="480"/>
        <w:jc w:val="both"/>
      </w:pPr>
      <w:r>
        <w:rPr>
          <w:rFonts w:ascii="Times New Roman" w:hAnsi="Times New Roman" w:eastAsia="方正仿宋_GBK"/>
          <w:b w:val="0"/>
          <w:sz w:val="24"/>
        </w:rPr>
        <w:t>规划第4年，邳州弹性方案转接负荷184.11 MW，其中135.31 MW利用既有能力，48.80 MW利用新增能力；市区分别为389.51 MW、372.29 MW和17.22 MW。两地区负荷调整均以既有联络为主，新增联络补充局部转供能力。</w:t>
      </w:r>
    </w:p>
    <w:p w14:paraId="1E41DE52">
      <w:pPr>
        <w:pStyle w:val="2"/>
        <w:widowControl/>
        <w:spacing w:before="0" w:after="0" w:line="348" w:lineRule="exact"/>
        <w:ind w:firstLine="480"/>
        <w:jc w:val="both"/>
      </w:pPr>
      <w:r>
        <w:rPr>
          <w:rFonts w:ascii="Times New Roman" w:hAnsi="Times New Roman" w:eastAsia="方正仿宋_GBK"/>
          <w:b w:val="0"/>
          <w:sz w:val="24"/>
        </w:rPr>
        <w:t>邳州弹性方案四年累计新建13项联络，市区新建3项。邳州初始转供率为28.29%，新增联络对提高片区转供能力的作用较为突出；市区初始转供率为50.00%，建设主要用于局部负荷调整。站间联络的作用取决于送端可转负荷及承接站容量余量，应与主变和储能配置共同评价。</w:t>
      </w:r>
    </w:p>
    <w:p w14:paraId="2090162F">
      <w:pPr>
        <w:pStyle w:val="2"/>
        <w:keepNext/>
        <w:spacing w:before="120" w:after="80" w:line="280" w:lineRule="exact"/>
        <w:ind w:firstLine="0"/>
        <w:jc w:val="center"/>
      </w:pPr>
      <w:r>
        <w:rPr>
          <w:rFonts w:ascii="Times New Roman" w:hAnsi="Times New Roman" w:eastAsia="宋体"/>
          <w:b w:val="0"/>
          <w:sz w:val="21"/>
        </w:rPr>
        <w:t>表5-63 既有与新增转供能力的实际利用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0014CE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1AD948E2">
            <w:pPr>
              <w:keepNext/>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45864AD">
            <w:pPr>
              <w:keepNext/>
              <w:spacing w:before="20" w:after="20" w:line="260" w:lineRule="exact"/>
              <w:ind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5483EFCA">
            <w:pPr>
              <w:keepNext/>
              <w:spacing w:before="20" w:after="20" w:line="260" w:lineRule="exact"/>
              <w:ind w:firstLine="0" w:firstLineChars="0"/>
              <w:jc w:val="center"/>
            </w:pPr>
            <w:r>
              <w:rPr>
                <w:rFonts w:ascii="Times New Roman" w:hAnsi="Times New Roman" w:eastAsia="宋体"/>
                <w:b/>
                <w:sz w:val="18"/>
              </w:rPr>
              <w:t>规划年序</w:t>
            </w:r>
          </w:p>
        </w:tc>
        <w:tc>
          <w:tcPr>
            <w:tcW w:w="1187" w:type="dxa"/>
            <w:tcMar>
              <w:left w:w="70" w:type="dxa"/>
              <w:right w:w="70" w:type="dxa"/>
            </w:tcMar>
            <w:vAlign w:val="center"/>
          </w:tcPr>
          <w:p w14:paraId="65790600">
            <w:pPr>
              <w:keepNext/>
              <w:spacing w:before="20" w:after="20" w:line="260" w:lineRule="exact"/>
              <w:ind w:firstLine="0" w:firstLineChars="0"/>
              <w:jc w:val="center"/>
            </w:pPr>
            <w:r>
              <w:rPr>
                <w:rFonts w:ascii="Times New Roman" w:hAnsi="Times New Roman" w:eastAsia="宋体"/>
                <w:b/>
                <w:sz w:val="18"/>
              </w:rPr>
              <w:t>既有能力使用/MW</w:t>
            </w:r>
          </w:p>
        </w:tc>
        <w:tc>
          <w:tcPr>
            <w:tcW w:w="1187" w:type="dxa"/>
            <w:tcMar>
              <w:left w:w="70" w:type="dxa"/>
              <w:right w:w="70" w:type="dxa"/>
            </w:tcMar>
            <w:vAlign w:val="center"/>
          </w:tcPr>
          <w:p w14:paraId="5A51655D">
            <w:pPr>
              <w:keepNext/>
              <w:spacing w:before="20" w:after="20" w:line="260" w:lineRule="exact"/>
              <w:ind w:firstLine="0" w:firstLineChars="0"/>
              <w:jc w:val="center"/>
            </w:pPr>
            <w:r>
              <w:rPr>
                <w:rFonts w:ascii="Times New Roman" w:hAnsi="Times New Roman" w:eastAsia="宋体"/>
                <w:b/>
                <w:sz w:val="18"/>
              </w:rPr>
              <w:t>新增能力使用/MW</w:t>
            </w:r>
          </w:p>
        </w:tc>
        <w:tc>
          <w:tcPr>
            <w:tcW w:w="1187" w:type="dxa"/>
            <w:tcMar>
              <w:left w:w="70" w:type="dxa"/>
              <w:right w:w="70" w:type="dxa"/>
            </w:tcMar>
            <w:vAlign w:val="center"/>
          </w:tcPr>
          <w:p w14:paraId="1C78DD26">
            <w:pPr>
              <w:keepNext/>
              <w:spacing w:before="20" w:after="20" w:line="260" w:lineRule="exact"/>
              <w:ind w:firstLine="0" w:firstLineChars="0"/>
              <w:jc w:val="center"/>
            </w:pPr>
            <w:r>
              <w:rPr>
                <w:rFonts w:ascii="Times New Roman" w:hAnsi="Times New Roman" w:eastAsia="宋体"/>
                <w:b/>
                <w:sz w:val="18"/>
              </w:rPr>
              <w:t>在役项目/项</w:t>
            </w:r>
          </w:p>
        </w:tc>
        <w:tc>
          <w:tcPr>
            <w:tcW w:w="1187" w:type="dxa"/>
            <w:tcMar>
              <w:left w:w="70" w:type="dxa"/>
              <w:right w:w="70" w:type="dxa"/>
            </w:tcMar>
            <w:vAlign w:val="center"/>
          </w:tcPr>
          <w:p w14:paraId="6E3081A9">
            <w:pPr>
              <w:keepNext/>
              <w:spacing w:before="20" w:after="20" w:line="260" w:lineRule="exact"/>
              <w:ind w:firstLine="0" w:firstLineChars="0"/>
              <w:jc w:val="center"/>
            </w:pPr>
            <w:r>
              <w:rPr>
                <w:rFonts w:ascii="Times New Roman" w:hAnsi="Times New Roman" w:eastAsia="宋体"/>
                <w:b/>
                <w:sz w:val="18"/>
              </w:rPr>
              <w:t>转接负荷合计/MW</w:t>
            </w:r>
          </w:p>
        </w:tc>
      </w:tr>
      <w:tr w14:paraId="41CFC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0E2A45A">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744192A">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D894CB0">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0A09714F">
            <w:pPr>
              <w:keepNext w:val="0"/>
              <w:spacing w:before="20" w:after="20" w:line="260" w:lineRule="exact"/>
              <w:ind w:firstLine="0" w:firstLineChars="0"/>
              <w:jc w:val="center"/>
            </w:pPr>
            <w:r>
              <w:rPr>
                <w:rFonts w:ascii="Times New Roman" w:hAnsi="Times New Roman" w:eastAsia="宋体"/>
                <w:b w:val="0"/>
                <w:sz w:val="18"/>
              </w:rPr>
              <w:t>122.86</w:t>
            </w:r>
          </w:p>
        </w:tc>
        <w:tc>
          <w:tcPr>
            <w:tcW w:w="1187" w:type="dxa"/>
            <w:tcMar>
              <w:left w:w="70" w:type="dxa"/>
              <w:right w:w="70" w:type="dxa"/>
            </w:tcMar>
            <w:vAlign w:val="center"/>
          </w:tcPr>
          <w:p w14:paraId="4449443D">
            <w:pPr>
              <w:keepNext w:val="0"/>
              <w:spacing w:before="20" w:after="20" w:line="260" w:lineRule="exact"/>
              <w:ind w:firstLine="0" w:firstLineChars="0"/>
              <w:jc w:val="center"/>
            </w:pPr>
            <w:r>
              <w:rPr>
                <w:rFonts w:ascii="Times New Roman" w:hAnsi="Times New Roman" w:eastAsia="宋体"/>
                <w:b w:val="0"/>
                <w:sz w:val="18"/>
              </w:rPr>
              <w:t>38.57</w:t>
            </w:r>
          </w:p>
        </w:tc>
        <w:tc>
          <w:tcPr>
            <w:tcW w:w="1187" w:type="dxa"/>
            <w:tcMar>
              <w:left w:w="70" w:type="dxa"/>
              <w:right w:w="70" w:type="dxa"/>
            </w:tcMar>
            <w:vAlign w:val="center"/>
          </w:tcPr>
          <w:p w14:paraId="029EA656">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25728D66">
            <w:pPr>
              <w:keepNext w:val="0"/>
              <w:spacing w:before="20" w:after="20" w:line="260" w:lineRule="exact"/>
              <w:ind w:firstLine="0" w:firstLineChars="0"/>
              <w:jc w:val="center"/>
            </w:pPr>
            <w:r>
              <w:rPr>
                <w:rFonts w:ascii="Times New Roman" w:hAnsi="Times New Roman" w:eastAsia="宋体"/>
                <w:b w:val="0"/>
                <w:sz w:val="18"/>
              </w:rPr>
              <w:t>161.42</w:t>
            </w:r>
          </w:p>
        </w:tc>
      </w:tr>
      <w:tr w14:paraId="77750E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6B9C650">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556FE7">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CE74787">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4DAFB2B2">
            <w:pPr>
              <w:keepNext w:val="0"/>
              <w:spacing w:before="20" w:after="20" w:line="260" w:lineRule="exact"/>
              <w:ind w:firstLine="0" w:firstLineChars="0"/>
              <w:jc w:val="center"/>
            </w:pPr>
            <w:r>
              <w:rPr>
                <w:rFonts w:ascii="Times New Roman" w:hAnsi="Times New Roman" w:eastAsia="宋体"/>
                <w:b w:val="0"/>
                <w:sz w:val="18"/>
              </w:rPr>
              <w:t>113.66</w:t>
            </w:r>
          </w:p>
        </w:tc>
        <w:tc>
          <w:tcPr>
            <w:tcW w:w="1187" w:type="dxa"/>
            <w:tcMar>
              <w:left w:w="70" w:type="dxa"/>
              <w:right w:w="70" w:type="dxa"/>
            </w:tcMar>
            <w:vAlign w:val="center"/>
          </w:tcPr>
          <w:p w14:paraId="5BE99ECA">
            <w:pPr>
              <w:keepNext w:val="0"/>
              <w:spacing w:before="20" w:after="20" w:line="260" w:lineRule="exact"/>
              <w:ind w:firstLine="0" w:firstLineChars="0"/>
              <w:jc w:val="center"/>
            </w:pPr>
            <w:r>
              <w:rPr>
                <w:rFonts w:ascii="Times New Roman" w:hAnsi="Times New Roman" w:eastAsia="宋体"/>
                <w:b w:val="0"/>
                <w:sz w:val="18"/>
              </w:rPr>
              <w:t>21.83</w:t>
            </w:r>
          </w:p>
        </w:tc>
        <w:tc>
          <w:tcPr>
            <w:tcW w:w="1187" w:type="dxa"/>
            <w:tcMar>
              <w:left w:w="70" w:type="dxa"/>
              <w:right w:w="70" w:type="dxa"/>
            </w:tcMar>
            <w:vAlign w:val="center"/>
          </w:tcPr>
          <w:p w14:paraId="4D686AB6">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112CE28A">
            <w:pPr>
              <w:keepNext w:val="0"/>
              <w:spacing w:before="20" w:after="20" w:line="260" w:lineRule="exact"/>
              <w:ind w:firstLine="0" w:firstLineChars="0"/>
              <w:jc w:val="center"/>
            </w:pPr>
            <w:r>
              <w:rPr>
                <w:rFonts w:ascii="Times New Roman" w:hAnsi="Times New Roman" w:eastAsia="宋体"/>
                <w:b w:val="0"/>
                <w:sz w:val="18"/>
              </w:rPr>
              <w:t>135.49</w:t>
            </w:r>
          </w:p>
        </w:tc>
      </w:tr>
      <w:tr w14:paraId="67188D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26402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64B3D63">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8FD232E">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2BB6967">
            <w:pPr>
              <w:keepNext w:val="0"/>
              <w:spacing w:before="20" w:after="20" w:line="260" w:lineRule="exact"/>
              <w:ind w:firstLine="0" w:firstLineChars="0"/>
              <w:jc w:val="center"/>
            </w:pPr>
            <w:r>
              <w:rPr>
                <w:rFonts w:ascii="Times New Roman" w:hAnsi="Times New Roman" w:eastAsia="宋体"/>
                <w:b w:val="0"/>
                <w:sz w:val="18"/>
              </w:rPr>
              <w:t>120.78</w:t>
            </w:r>
          </w:p>
        </w:tc>
        <w:tc>
          <w:tcPr>
            <w:tcW w:w="1187" w:type="dxa"/>
            <w:tcMar>
              <w:left w:w="70" w:type="dxa"/>
              <w:right w:w="70" w:type="dxa"/>
            </w:tcMar>
            <w:vAlign w:val="center"/>
          </w:tcPr>
          <w:p w14:paraId="2F2BA8C2">
            <w:pPr>
              <w:keepNext w:val="0"/>
              <w:spacing w:before="20" w:after="20" w:line="260" w:lineRule="exact"/>
              <w:ind w:firstLine="0" w:firstLineChars="0"/>
              <w:jc w:val="center"/>
            </w:pPr>
            <w:r>
              <w:rPr>
                <w:rFonts w:ascii="Times New Roman" w:hAnsi="Times New Roman" w:eastAsia="宋体"/>
                <w:b w:val="0"/>
                <w:sz w:val="18"/>
              </w:rPr>
              <w:t>28.52</w:t>
            </w:r>
          </w:p>
        </w:tc>
        <w:tc>
          <w:tcPr>
            <w:tcW w:w="1187" w:type="dxa"/>
            <w:tcMar>
              <w:left w:w="70" w:type="dxa"/>
              <w:right w:w="70" w:type="dxa"/>
            </w:tcMar>
            <w:vAlign w:val="center"/>
          </w:tcPr>
          <w:p w14:paraId="63F2F58E">
            <w:pPr>
              <w:keepNext w:val="0"/>
              <w:spacing w:before="20" w:after="20" w:line="260" w:lineRule="exact"/>
              <w:ind w:firstLine="0" w:firstLineChars="0"/>
              <w:jc w:val="center"/>
            </w:pPr>
            <w:r>
              <w:rPr>
                <w:rFonts w:ascii="Times New Roman" w:hAnsi="Times New Roman" w:eastAsia="宋体"/>
                <w:b w:val="0"/>
                <w:sz w:val="18"/>
              </w:rPr>
              <w:t>13</w:t>
            </w:r>
          </w:p>
        </w:tc>
        <w:tc>
          <w:tcPr>
            <w:tcW w:w="1187" w:type="dxa"/>
            <w:tcMar>
              <w:left w:w="70" w:type="dxa"/>
              <w:right w:w="70" w:type="dxa"/>
            </w:tcMar>
            <w:vAlign w:val="center"/>
          </w:tcPr>
          <w:p w14:paraId="31979F2C">
            <w:pPr>
              <w:keepNext w:val="0"/>
              <w:spacing w:before="20" w:after="20" w:line="260" w:lineRule="exact"/>
              <w:ind w:firstLine="0" w:firstLineChars="0"/>
              <w:jc w:val="center"/>
            </w:pPr>
            <w:r>
              <w:rPr>
                <w:rFonts w:ascii="Times New Roman" w:hAnsi="Times New Roman" w:eastAsia="宋体"/>
                <w:b w:val="0"/>
                <w:sz w:val="18"/>
              </w:rPr>
              <w:t>149.30</w:t>
            </w:r>
          </w:p>
        </w:tc>
      </w:tr>
      <w:tr w14:paraId="1352E3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BAB27B6">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D193628">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6E39983">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B951425">
            <w:pPr>
              <w:keepNext w:val="0"/>
              <w:spacing w:before="20" w:after="20" w:line="260" w:lineRule="exact"/>
              <w:ind w:firstLine="0" w:firstLineChars="0"/>
              <w:jc w:val="center"/>
            </w:pPr>
            <w:r>
              <w:rPr>
                <w:rFonts w:ascii="Times New Roman" w:hAnsi="Times New Roman" w:eastAsia="宋体"/>
                <w:b w:val="0"/>
                <w:sz w:val="18"/>
              </w:rPr>
              <w:t>154.92</w:t>
            </w:r>
          </w:p>
        </w:tc>
        <w:tc>
          <w:tcPr>
            <w:tcW w:w="1187" w:type="dxa"/>
            <w:tcMar>
              <w:left w:w="70" w:type="dxa"/>
              <w:right w:w="70" w:type="dxa"/>
            </w:tcMar>
            <w:vAlign w:val="center"/>
          </w:tcPr>
          <w:p w14:paraId="2322006E">
            <w:pPr>
              <w:keepNext w:val="0"/>
              <w:spacing w:before="20" w:after="20" w:line="260" w:lineRule="exact"/>
              <w:ind w:firstLine="0" w:firstLineChars="0"/>
              <w:jc w:val="center"/>
            </w:pPr>
            <w:r>
              <w:rPr>
                <w:rFonts w:ascii="Times New Roman" w:hAnsi="Times New Roman" w:eastAsia="宋体"/>
                <w:b w:val="0"/>
                <w:sz w:val="18"/>
              </w:rPr>
              <w:t>42.69</w:t>
            </w:r>
          </w:p>
        </w:tc>
        <w:tc>
          <w:tcPr>
            <w:tcW w:w="1187" w:type="dxa"/>
            <w:tcMar>
              <w:left w:w="70" w:type="dxa"/>
              <w:right w:w="70" w:type="dxa"/>
            </w:tcMar>
            <w:vAlign w:val="center"/>
          </w:tcPr>
          <w:p w14:paraId="08C2F666">
            <w:pPr>
              <w:keepNext w:val="0"/>
              <w:spacing w:before="20" w:after="20" w:line="260" w:lineRule="exact"/>
              <w:ind w:firstLine="0" w:firstLineChars="0"/>
              <w:jc w:val="center"/>
            </w:pPr>
            <w:r>
              <w:rPr>
                <w:rFonts w:ascii="Times New Roman" w:hAnsi="Times New Roman" w:eastAsia="宋体"/>
                <w:b w:val="0"/>
                <w:sz w:val="18"/>
              </w:rPr>
              <w:t>13</w:t>
            </w:r>
          </w:p>
        </w:tc>
        <w:tc>
          <w:tcPr>
            <w:tcW w:w="1187" w:type="dxa"/>
            <w:tcMar>
              <w:left w:w="70" w:type="dxa"/>
              <w:right w:w="70" w:type="dxa"/>
            </w:tcMar>
            <w:vAlign w:val="center"/>
          </w:tcPr>
          <w:p w14:paraId="165E0D82">
            <w:pPr>
              <w:keepNext w:val="0"/>
              <w:spacing w:before="20" w:after="20" w:line="260" w:lineRule="exact"/>
              <w:ind w:firstLine="0" w:firstLineChars="0"/>
              <w:jc w:val="center"/>
            </w:pPr>
            <w:r>
              <w:rPr>
                <w:rFonts w:ascii="Times New Roman" w:hAnsi="Times New Roman" w:eastAsia="宋体"/>
                <w:b w:val="0"/>
                <w:sz w:val="18"/>
              </w:rPr>
              <w:t>197.61</w:t>
            </w:r>
          </w:p>
        </w:tc>
      </w:tr>
      <w:tr w14:paraId="626677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CDD85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B04203D">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D928E62">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213D584B">
            <w:pPr>
              <w:keepNext w:val="0"/>
              <w:spacing w:before="20" w:after="20" w:line="260" w:lineRule="exact"/>
              <w:ind w:firstLine="0" w:firstLineChars="0"/>
              <w:jc w:val="center"/>
            </w:pPr>
            <w:r>
              <w:rPr>
                <w:rFonts w:ascii="Times New Roman" w:hAnsi="Times New Roman" w:eastAsia="宋体"/>
                <w:b w:val="0"/>
                <w:sz w:val="18"/>
              </w:rPr>
              <w:t>108.39</w:t>
            </w:r>
          </w:p>
        </w:tc>
        <w:tc>
          <w:tcPr>
            <w:tcW w:w="1187" w:type="dxa"/>
            <w:tcMar>
              <w:left w:w="70" w:type="dxa"/>
              <w:right w:w="70" w:type="dxa"/>
            </w:tcMar>
            <w:vAlign w:val="center"/>
          </w:tcPr>
          <w:p w14:paraId="30E6DEC1">
            <w:pPr>
              <w:keepNext w:val="0"/>
              <w:spacing w:before="20" w:after="20" w:line="260" w:lineRule="exact"/>
              <w:ind w:firstLine="0" w:firstLineChars="0"/>
              <w:jc w:val="center"/>
            </w:pPr>
            <w:r>
              <w:rPr>
                <w:rFonts w:ascii="Times New Roman" w:hAnsi="Times New Roman" w:eastAsia="宋体"/>
                <w:b w:val="0"/>
                <w:sz w:val="18"/>
              </w:rPr>
              <w:t>21.74</w:t>
            </w:r>
          </w:p>
        </w:tc>
        <w:tc>
          <w:tcPr>
            <w:tcW w:w="1187" w:type="dxa"/>
            <w:tcMar>
              <w:left w:w="70" w:type="dxa"/>
              <w:right w:w="70" w:type="dxa"/>
            </w:tcMar>
            <w:vAlign w:val="center"/>
          </w:tcPr>
          <w:p w14:paraId="47AE7D28">
            <w:pPr>
              <w:keepNext w:val="0"/>
              <w:spacing w:before="20" w:after="20" w:line="260" w:lineRule="exact"/>
              <w:ind w:firstLine="0" w:firstLineChars="0"/>
              <w:jc w:val="center"/>
            </w:pPr>
            <w:r>
              <w:rPr>
                <w:rFonts w:ascii="Times New Roman" w:hAnsi="Times New Roman" w:eastAsia="宋体"/>
                <w:b w:val="0"/>
                <w:sz w:val="18"/>
              </w:rPr>
              <w:t>10</w:t>
            </w:r>
          </w:p>
        </w:tc>
        <w:tc>
          <w:tcPr>
            <w:tcW w:w="1187" w:type="dxa"/>
            <w:tcMar>
              <w:left w:w="70" w:type="dxa"/>
              <w:right w:w="70" w:type="dxa"/>
            </w:tcMar>
            <w:vAlign w:val="center"/>
          </w:tcPr>
          <w:p w14:paraId="6AB64541">
            <w:pPr>
              <w:keepNext w:val="0"/>
              <w:spacing w:before="20" w:after="20" w:line="260" w:lineRule="exact"/>
              <w:ind w:firstLine="0" w:firstLineChars="0"/>
              <w:jc w:val="center"/>
            </w:pPr>
            <w:r>
              <w:rPr>
                <w:rFonts w:ascii="Times New Roman" w:hAnsi="Times New Roman" w:eastAsia="宋体"/>
                <w:b w:val="0"/>
                <w:sz w:val="18"/>
              </w:rPr>
              <w:t>130.12</w:t>
            </w:r>
          </w:p>
        </w:tc>
      </w:tr>
      <w:tr w14:paraId="168799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64D8466">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913D123">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0FD6364">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2DF3EE2">
            <w:pPr>
              <w:keepNext w:val="0"/>
              <w:spacing w:before="20" w:after="20" w:line="260" w:lineRule="exact"/>
              <w:ind w:firstLine="0" w:firstLineChars="0"/>
              <w:jc w:val="center"/>
            </w:pPr>
            <w:r>
              <w:rPr>
                <w:rFonts w:ascii="Times New Roman" w:hAnsi="Times New Roman" w:eastAsia="宋体"/>
                <w:b w:val="0"/>
                <w:sz w:val="18"/>
              </w:rPr>
              <w:t>108.02</w:t>
            </w:r>
          </w:p>
        </w:tc>
        <w:tc>
          <w:tcPr>
            <w:tcW w:w="1187" w:type="dxa"/>
            <w:tcMar>
              <w:left w:w="70" w:type="dxa"/>
              <w:right w:w="70" w:type="dxa"/>
            </w:tcMar>
            <w:vAlign w:val="center"/>
          </w:tcPr>
          <w:p w14:paraId="4F33DAF1">
            <w:pPr>
              <w:keepNext w:val="0"/>
              <w:spacing w:before="20" w:after="20" w:line="260" w:lineRule="exact"/>
              <w:ind w:firstLine="0" w:firstLineChars="0"/>
              <w:jc w:val="center"/>
            </w:pPr>
            <w:r>
              <w:rPr>
                <w:rFonts w:ascii="Times New Roman" w:hAnsi="Times New Roman" w:eastAsia="宋体"/>
                <w:b w:val="0"/>
                <w:sz w:val="18"/>
              </w:rPr>
              <w:t>34.01</w:t>
            </w:r>
          </w:p>
        </w:tc>
        <w:tc>
          <w:tcPr>
            <w:tcW w:w="1187" w:type="dxa"/>
            <w:tcMar>
              <w:left w:w="70" w:type="dxa"/>
              <w:right w:w="70" w:type="dxa"/>
            </w:tcMar>
            <w:vAlign w:val="center"/>
          </w:tcPr>
          <w:p w14:paraId="4C03BF45">
            <w:pPr>
              <w:keepNext w:val="0"/>
              <w:spacing w:before="20" w:after="20" w:line="260" w:lineRule="exact"/>
              <w:ind w:firstLine="0" w:firstLineChars="0"/>
              <w:jc w:val="center"/>
            </w:pPr>
            <w:r>
              <w:rPr>
                <w:rFonts w:ascii="Times New Roman" w:hAnsi="Times New Roman" w:eastAsia="宋体"/>
                <w:b w:val="0"/>
                <w:sz w:val="18"/>
              </w:rPr>
              <w:t>11</w:t>
            </w:r>
          </w:p>
        </w:tc>
        <w:tc>
          <w:tcPr>
            <w:tcW w:w="1187" w:type="dxa"/>
            <w:tcMar>
              <w:left w:w="70" w:type="dxa"/>
              <w:right w:w="70" w:type="dxa"/>
            </w:tcMar>
            <w:vAlign w:val="center"/>
          </w:tcPr>
          <w:p w14:paraId="4A447C12">
            <w:pPr>
              <w:keepNext w:val="0"/>
              <w:spacing w:before="20" w:after="20" w:line="260" w:lineRule="exact"/>
              <w:ind w:firstLine="0" w:firstLineChars="0"/>
              <w:jc w:val="center"/>
            </w:pPr>
            <w:r>
              <w:rPr>
                <w:rFonts w:ascii="Times New Roman" w:hAnsi="Times New Roman" w:eastAsia="宋体"/>
                <w:b w:val="0"/>
                <w:sz w:val="18"/>
              </w:rPr>
              <w:t>142.04</w:t>
            </w:r>
          </w:p>
        </w:tc>
      </w:tr>
      <w:tr w14:paraId="0D3477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33BFF1D">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0E6ECD0">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0599E15">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B0AEF9A">
            <w:pPr>
              <w:keepNext w:val="0"/>
              <w:spacing w:before="20" w:after="20" w:line="260" w:lineRule="exact"/>
              <w:ind w:firstLine="0" w:firstLineChars="0"/>
              <w:jc w:val="center"/>
            </w:pPr>
            <w:r>
              <w:rPr>
                <w:rFonts w:ascii="Times New Roman" w:hAnsi="Times New Roman" w:eastAsia="宋体"/>
                <w:b w:val="0"/>
                <w:sz w:val="18"/>
              </w:rPr>
              <w:t>117.73</w:t>
            </w:r>
          </w:p>
        </w:tc>
        <w:tc>
          <w:tcPr>
            <w:tcW w:w="1187" w:type="dxa"/>
            <w:tcMar>
              <w:left w:w="70" w:type="dxa"/>
              <w:right w:w="70" w:type="dxa"/>
            </w:tcMar>
            <w:vAlign w:val="center"/>
          </w:tcPr>
          <w:p w14:paraId="0C2EE2B4">
            <w:pPr>
              <w:keepNext w:val="0"/>
              <w:spacing w:before="20" w:after="20" w:line="260" w:lineRule="exact"/>
              <w:ind w:firstLine="0" w:firstLineChars="0"/>
              <w:jc w:val="center"/>
            </w:pPr>
            <w:r>
              <w:rPr>
                <w:rFonts w:ascii="Times New Roman" w:hAnsi="Times New Roman" w:eastAsia="宋体"/>
                <w:b w:val="0"/>
                <w:sz w:val="18"/>
              </w:rPr>
              <w:t>42.39</w:t>
            </w:r>
          </w:p>
        </w:tc>
        <w:tc>
          <w:tcPr>
            <w:tcW w:w="1187" w:type="dxa"/>
            <w:tcMar>
              <w:left w:w="70" w:type="dxa"/>
              <w:right w:w="70" w:type="dxa"/>
            </w:tcMar>
            <w:vAlign w:val="center"/>
          </w:tcPr>
          <w:p w14:paraId="458E5181">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32BC112B">
            <w:pPr>
              <w:keepNext w:val="0"/>
              <w:spacing w:before="20" w:after="20" w:line="260" w:lineRule="exact"/>
              <w:ind w:firstLine="0" w:firstLineChars="0"/>
              <w:jc w:val="center"/>
            </w:pPr>
            <w:r>
              <w:rPr>
                <w:rFonts w:ascii="Times New Roman" w:hAnsi="Times New Roman" w:eastAsia="宋体"/>
                <w:b w:val="0"/>
                <w:sz w:val="18"/>
              </w:rPr>
              <w:t>160.12</w:t>
            </w:r>
          </w:p>
        </w:tc>
      </w:tr>
      <w:tr w14:paraId="0BFD8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BF1C48C">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F2DAC18">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1256960">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F8158CA">
            <w:pPr>
              <w:keepNext w:val="0"/>
              <w:spacing w:before="20" w:after="20" w:line="260" w:lineRule="exact"/>
              <w:ind w:firstLine="0" w:firstLineChars="0"/>
              <w:jc w:val="center"/>
            </w:pPr>
            <w:r>
              <w:rPr>
                <w:rFonts w:ascii="Times New Roman" w:hAnsi="Times New Roman" w:eastAsia="宋体"/>
                <w:b w:val="0"/>
                <w:sz w:val="18"/>
              </w:rPr>
              <w:t>135.31</w:t>
            </w:r>
          </w:p>
        </w:tc>
        <w:tc>
          <w:tcPr>
            <w:tcW w:w="1187" w:type="dxa"/>
            <w:tcMar>
              <w:left w:w="70" w:type="dxa"/>
              <w:right w:w="70" w:type="dxa"/>
            </w:tcMar>
            <w:vAlign w:val="center"/>
          </w:tcPr>
          <w:p w14:paraId="56DB764A">
            <w:pPr>
              <w:keepNext w:val="0"/>
              <w:spacing w:before="20" w:after="20" w:line="260" w:lineRule="exact"/>
              <w:ind w:firstLine="0" w:firstLineChars="0"/>
              <w:jc w:val="center"/>
            </w:pPr>
            <w:r>
              <w:rPr>
                <w:rFonts w:ascii="Times New Roman" w:hAnsi="Times New Roman" w:eastAsia="宋体"/>
                <w:b w:val="0"/>
                <w:sz w:val="18"/>
              </w:rPr>
              <w:t>48.80</w:t>
            </w:r>
          </w:p>
        </w:tc>
        <w:tc>
          <w:tcPr>
            <w:tcW w:w="1187" w:type="dxa"/>
            <w:tcMar>
              <w:left w:w="70" w:type="dxa"/>
              <w:right w:w="70" w:type="dxa"/>
            </w:tcMar>
            <w:vAlign w:val="center"/>
          </w:tcPr>
          <w:p w14:paraId="64478FA5">
            <w:pPr>
              <w:keepNext w:val="0"/>
              <w:spacing w:before="20" w:after="20" w:line="260" w:lineRule="exact"/>
              <w:ind w:firstLine="0" w:firstLineChars="0"/>
              <w:jc w:val="center"/>
            </w:pPr>
            <w:r>
              <w:rPr>
                <w:rFonts w:ascii="Times New Roman" w:hAnsi="Times New Roman" w:eastAsia="宋体"/>
                <w:b w:val="0"/>
                <w:sz w:val="18"/>
              </w:rPr>
              <w:t>13</w:t>
            </w:r>
          </w:p>
        </w:tc>
        <w:tc>
          <w:tcPr>
            <w:tcW w:w="1187" w:type="dxa"/>
            <w:tcMar>
              <w:left w:w="70" w:type="dxa"/>
              <w:right w:w="70" w:type="dxa"/>
            </w:tcMar>
            <w:vAlign w:val="center"/>
          </w:tcPr>
          <w:p w14:paraId="636D663B">
            <w:pPr>
              <w:keepNext w:val="0"/>
              <w:spacing w:before="20" w:after="20" w:line="260" w:lineRule="exact"/>
              <w:ind w:firstLine="0" w:firstLineChars="0"/>
              <w:jc w:val="center"/>
            </w:pPr>
            <w:r>
              <w:rPr>
                <w:rFonts w:ascii="Times New Roman" w:hAnsi="Times New Roman" w:eastAsia="宋体"/>
                <w:b w:val="0"/>
                <w:sz w:val="18"/>
              </w:rPr>
              <w:t>184.11</w:t>
            </w:r>
          </w:p>
        </w:tc>
      </w:tr>
      <w:tr w14:paraId="7DBEA5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CE5099F">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C0C5E3B">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F30217E">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6A77845E">
            <w:pPr>
              <w:keepNext w:val="0"/>
              <w:spacing w:before="20" w:after="20" w:line="260" w:lineRule="exact"/>
              <w:ind w:firstLine="0" w:firstLineChars="0"/>
              <w:jc w:val="center"/>
            </w:pPr>
            <w:r>
              <w:rPr>
                <w:rFonts w:ascii="Times New Roman" w:hAnsi="Times New Roman" w:eastAsia="宋体"/>
                <w:b w:val="0"/>
                <w:sz w:val="18"/>
              </w:rPr>
              <w:t>354.94</w:t>
            </w:r>
          </w:p>
        </w:tc>
        <w:tc>
          <w:tcPr>
            <w:tcW w:w="1187" w:type="dxa"/>
            <w:tcMar>
              <w:left w:w="70" w:type="dxa"/>
              <w:right w:w="70" w:type="dxa"/>
            </w:tcMar>
            <w:vAlign w:val="center"/>
          </w:tcPr>
          <w:p w14:paraId="32831154">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FDC96A6">
            <w:pPr>
              <w:keepNext w:val="0"/>
              <w:spacing w:before="20" w:after="20" w:line="260" w:lineRule="exact"/>
              <w:ind w:firstLine="0" w:firstLineChars="0"/>
              <w:jc w:val="center"/>
            </w:pPr>
            <w:r>
              <w:rPr>
                <w:rFonts w:ascii="Times New Roman" w:hAnsi="Times New Roman" w:eastAsia="宋体"/>
                <w:b w:val="0"/>
                <w:sz w:val="18"/>
              </w:rPr>
              <w:t>0</w:t>
            </w:r>
          </w:p>
        </w:tc>
        <w:tc>
          <w:tcPr>
            <w:tcW w:w="1187" w:type="dxa"/>
            <w:tcMar>
              <w:left w:w="70" w:type="dxa"/>
              <w:right w:w="70" w:type="dxa"/>
            </w:tcMar>
            <w:vAlign w:val="center"/>
          </w:tcPr>
          <w:p w14:paraId="3B6A7010">
            <w:pPr>
              <w:keepNext w:val="0"/>
              <w:spacing w:before="20" w:after="20" w:line="260" w:lineRule="exact"/>
              <w:ind w:firstLine="0" w:firstLineChars="0"/>
              <w:jc w:val="center"/>
            </w:pPr>
            <w:r>
              <w:rPr>
                <w:rFonts w:ascii="Times New Roman" w:hAnsi="Times New Roman" w:eastAsia="宋体"/>
                <w:b w:val="0"/>
                <w:sz w:val="18"/>
              </w:rPr>
              <w:t>354.94</w:t>
            </w:r>
          </w:p>
        </w:tc>
      </w:tr>
      <w:tr w14:paraId="2D739C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115E4C">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4EDE1EB">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F629B39">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40527C15">
            <w:pPr>
              <w:keepNext w:val="0"/>
              <w:spacing w:before="20" w:after="20" w:line="260" w:lineRule="exact"/>
              <w:ind w:firstLine="0" w:firstLineChars="0"/>
              <w:jc w:val="center"/>
            </w:pPr>
            <w:r>
              <w:rPr>
                <w:rFonts w:ascii="Times New Roman" w:hAnsi="Times New Roman" w:eastAsia="宋体"/>
                <w:b w:val="0"/>
                <w:sz w:val="18"/>
              </w:rPr>
              <w:t>363.46</w:t>
            </w:r>
          </w:p>
        </w:tc>
        <w:tc>
          <w:tcPr>
            <w:tcW w:w="1187" w:type="dxa"/>
            <w:tcMar>
              <w:left w:w="70" w:type="dxa"/>
              <w:right w:w="70" w:type="dxa"/>
            </w:tcMar>
            <w:vAlign w:val="center"/>
          </w:tcPr>
          <w:p w14:paraId="1782EF56">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2376B10">
            <w:pPr>
              <w:keepNext w:val="0"/>
              <w:spacing w:before="20" w:after="20" w:line="260" w:lineRule="exact"/>
              <w:ind w:firstLine="0" w:firstLineChars="0"/>
              <w:jc w:val="center"/>
            </w:pPr>
            <w:r>
              <w:rPr>
                <w:rFonts w:ascii="Times New Roman" w:hAnsi="Times New Roman" w:eastAsia="宋体"/>
                <w:b w:val="0"/>
                <w:sz w:val="18"/>
              </w:rPr>
              <w:t>0</w:t>
            </w:r>
          </w:p>
        </w:tc>
        <w:tc>
          <w:tcPr>
            <w:tcW w:w="1187" w:type="dxa"/>
            <w:tcMar>
              <w:left w:w="70" w:type="dxa"/>
              <w:right w:w="70" w:type="dxa"/>
            </w:tcMar>
            <w:vAlign w:val="center"/>
          </w:tcPr>
          <w:p w14:paraId="750E0C2B">
            <w:pPr>
              <w:keepNext w:val="0"/>
              <w:spacing w:before="20" w:after="20" w:line="260" w:lineRule="exact"/>
              <w:ind w:firstLine="0" w:firstLineChars="0"/>
              <w:jc w:val="center"/>
            </w:pPr>
            <w:r>
              <w:rPr>
                <w:rFonts w:ascii="Times New Roman" w:hAnsi="Times New Roman" w:eastAsia="宋体"/>
                <w:b w:val="0"/>
                <w:sz w:val="18"/>
              </w:rPr>
              <w:t>363.46</w:t>
            </w:r>
          </w:p>
        </w:tc>
      </w:tr>
      <w:tr w14:paraId="484329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B56BB7A">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3D8BF14">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B375BF3">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CE20EF3">
            <w:pPr>
              <w:keepNext w:val="0"/>
              <w:spacing w:before="20" w:after="20" w:line="260" w:lineRule="exact"/>
              <w:ind w:firstLine="0" w:firstLineChars="0"/>
              <w:jc w:val="center"/>
            </w:pPr>
            <w:r>
              <w:rPr>
                <w:rFonts w:ascii="Times New Roman" w:hAnsi="Times New Roman" w:eastAsia="宋体"/>
                <w:b w:val="0"/>
                <w:sz w:val="18"/>
              </w:rPr>
              <w:t>382.29</w:t>
            </w:r>
          </w:p>
        </w:tc>
        <w:tc>
          <w:tcPr>
            <w:tcW w:w="1187" w:type="dxa"/>
            <w:tcMar>
              <w:left w:w="70" w:type="dxa"/>
              <w:right w:w="70" w:type="dxa"/>
            </w:tcMar>
            <w:vAlign w:val="center"/>
          </w:tcPr>
          <w:p w14:paraId="6655E05A">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E695861">
            <w:pPr>
              <w:keepNext w:val="0"/>
              <w:spacing w:before="20" w:after="20" w:line="260" w:lineRule="exact"/>
              <w:ind w:firstLine="0" w:firstLineChars="0"/>
              <w:jc w:val="center"/>
            </w:pPr>
            <w:r>
              <w:rPr>
                <w:rFonts w:ascii="Times New Roman" w:hAnsi="Times New Roman" w:eastAsia="宋体"/>
                <w:b w:val="0"/>
                <w:sz w:val="18"/>
              </w:rPr>
              <w:t>0</w:t>
            </w:r>
          </w:p>
        </w:tc>
        <w:tc>
          <w:tcPr>
            <w:tcW w:w="1187" w:type="dxa"/>
            <w:tcMar>
              <w:left w:w="70" w:type="dxa"/>
              <w:right w:w="70" w:type="dxa"/>
            </w:tcMar>
            <w:vAlign w:val="center"/>
          </w:tcPr>
          <w:p w14:paraId="3C00ED3A">
            <w:pPr>
              <w:keepNext w:val="0"/>
              <w:spacing w:before="20" w:after="20" w:line="260" w:lineRule="exact"/>
              <w:ind w:firstLine="0" w:firstLineChars="0"/>
              <w:jc w:val="center"/>
            </w:pPr>
            <w:r>
              <w:rPr>
                <w:rFonts w:ascii="Times New Roman" w:hAnsi="Times New Roman" w:eastAsia="宋体"/>
                <w:b w:val="0"/>
                <w:sz w:val="18"/>
              </w:rPr>
              <w:t>382.29</w:t>
            </w:r>
          </w:p>
        </w:tc>
      </w:tr>
      <w:tr w14:paraId="2E302C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A61061B">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E1BAE11">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C948F50">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5FFFC07A">
            <w:pPr>
              <w:keepNext w:val="0"/>
              <w:spacing w:before="20" w:after="20" w:line="260" w:lineRule="exact"/>
              <w:ind w:firstLine="0" w:firstLineChars="0"/>
              <w:jc w:val="center"/>
            </w:pPr>
            <w:r>
              <w:rPr>
                <w:rFonts w:ascii="Times New Roman" w:hAnsi="Times New Roman" w:eastAsia="宋体"/>
                <w:b w:val="0"/>
                <w:sz w:val="18"/>
              </w:rPr>
              <w:t>401.91</w:t>
            </w:r>
          </w:p>
        </w:tc>
        <w:tc>
          <w:tcPr>
            <w:tcW w:w="1187" w:type="dxa"/>
            <w:tcMar>
              <w:left w:w="70" w:type="dxa"/>
              <w:right w:w="70" w:type="dxa"/>
            </w:tcMar>
            <w:vAlign w:val="center"/>
          </w:tcPr>
          <w:p w14:paraId="4DFCD3E0">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50631EF">
            <w:pPr>
              <w:keepNext w:val="0"/>
              <w:spacing w:before="20" w:after="20" w:line="260" w:lineRule="exact"/>
              <w:ind w:firstLine="0" w:firstLineChars="0"/>
              <w:jc w:val="center"/>
            </w:pPr>
            <w:r>
              <w:rPr>
                <w:rFonts w:ascii="Times New Roman" w:hAnsi="Times New Roman" w:eastAsia="宋体"/>
                <w:b w:val="0"/>
                <w:sz w:val="18"/>
              </w:rPr>
              <w:t>0</w:t>
            </w:r>
          </w:p>
        </w:tc>
        <w:tc>
          <w:tcPr>
            <w:tcW w:w="1187" w:type="dxa"/>
            <w:tcMar>
              <w:left w:w="70" w:type="dxa"/>
              <w:right w:w="70" w:type="dxa"/>
            </w:tcMar>
            <w:vAlign w:val="center"/>
          </w:tcPr>
          <w:p w14:paraId="565494BC">
            <w:pPr>
              <w:keepNext w:val="0"/>
              <w:spacing w:before="20" w:after="20" w:line="260" w:lineRule="exact"/>
              <w:ind w:firstLine="0" w:firstLineChars="0"/>
              <w:jc w:val="center"/>
            </w:pPr>
            <w:r>
              <w:rPr>
                <w:rFonts w:ascii="Times New Roman" w:hAnsi="Times New Roman" w:eastAsia="宋体"/>
                <w:b w:val="0"/>
                <w:sz w:val="18"/>
              </w:rPr>
              <w:t>401.91</w:t>
            </w:r>
          </w:p>
        </w:tc>
      </w:tr>
      <w:tr w14:paraId="5957E1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674BFC3">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7B7BDE6">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C631170">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531F1F49">
            <w:pPr>
              <w:keepNext w:val="0"/>
              <w:spacing w:before="20" w:after="20" w:line="260" w:lineRule="exact"/>
              <w:ind w:firstLine="0" w:firstLineChars="0"/>
              <w:jc w:val="center"/>
            </w:pPr>
            <w:r>
              <w:rPr>
                <w:rFonts w:ascii="Times New Roman" w:hAnsi="Times New Roman" w:eastAsia="宋体"/>
                <w:b w:val="0"/>
                <w:sz w:val="18"/>
              </w:rPr>
              <w:t>349.76</w:t>
            </w:r>
          </w:p>
        </w:tc>
        <w:tc>
          <w:tcPr>
            <w:tcW w:w="1187" w:type="dxa"/>
            <w:tcMar>
              <w:left w:w="70" w:type="dxa"/>
              <w:right w:w="70" w:type="dxa"/>
            </w:tcMar>
            <w:vAlign w:val="center"/>
          </w:tcPr>
          <w:p w14:paraId="7F0B551A">
            <w:pPr>
              <w:keepNext w:val="0"/>
              <w:spacing w:before="20" w:after="20" w:line="260" w:lineRule="exact"/>
              <w:ind w:firstLine="0" w:firstLineChars="0"/>
              <w:jc w:val="center"/>
            </w:pPr>
            <w:r>
              <w:rPr>
                <w:rFonts w:ascii="Times New Roman" w:hAnsi="Times New Roman" w:eastAsia="宋体"/>
                <w:b w:val="0"/>
                <w:sz w:val="18"/>
              </w:rPr>
              <w:t>14.67</w:t>
            </w:r>
          </w:p>
        </w:tc>
        <w:tc>
          <w:tcPr>
            <w:tcW w:w="1187" w:type="dxa"/>
            <w:tcMar>
              <w:left w:w="70" w:type="dxa"/>
              <w:right w:w="70" w:type="dxa"/>
            </w:tcMar>
            <w:vAlign w:val="center"/>
          </w:tcPr>
          <w:p w14:paraId="2EC3852C">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9CCE3BE">
            <w:pPr>
              <w:keepNext w:val="0"/>
              <w:spacing w:before="20" w:after="20" w:line="260" w:lineRule="exact"/>
              <w:ind w:firstLine="0" w:firstLineChars="0"/>
              <w:jc w:val="center"/>
            </w:pPr>
            <w:r>
              <w:rPr>
                <w:rFonts w:ascii="Times New Roman" w:hAnsi="Times New Roman" w:eastAsia="宋体"/>
                <w:b w:val="0"/>
                <w:sz w:val="18"/>
              </w:rPr>
              <w:t>364.43</w:t>
            </w:r>
          </w:p>
        </w:tc>
      </w:tr>
      <w:tr w14:paraId="260983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C0D65C6">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F515294">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3295CA6">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602457C7">
            <w:pPr>
              <w:keepNext w:val="0"/>
              <w:spacing w:before="20" w:after="20" w:line="260" w:lineRule="exact"/>
              <w:ind w:firstLine="0" w:firstLineChars="0"/>
              <w:jc w:val="center"/>
            </w:pPr>
            <w:r>
              <w:rPr>
                <w:rFonts w:ascii="Times New Roman" w:hAnsi="Times New Roman" w:eastAsia="宋体"/>
                <w:b w:val="0"/>
                <w:sz w:val="18"/>
              </w:rPr>
              <w:t>361.73</w:t>
            </w:r>
          </w:p>
        </w:tc>
        <w:tc>
          <w:tcPr>
            <w:tcW w:w="1187" w:type="dxa"/>
            <w:tcMar>
              <w:left w:w="70" w:type="dxa"/>
              <w:right w:w="70" w:type="dxa"/>
            </w:tcMar>
            <w:vAlign w:val="center"/>
          </w:tcPr>
          <w:p w14:paraId="744FCE9A">
            <w:pPr>
              <w:keepNext w:val="0"/>
              <w:spacing w:before="20" w:after="20" w:line="260" w:lineRule="exact"/>
              <w:ind w:firstLine="0" w:firstLineChars="0"/>
              <w:jc w:val="center"/>
            </w:pPr>
            <w:r>
              <w:rPr>
                <w:rFonts w:ascii="Times New Roman" w:hAnsi="Times New Roman" w:eastAsia="宋体"/>
                <w:b w:val="0"/>
                <w:sz w:val="18"/>
              </w:rPr>
              <w:t>18.47</w:t>
            </w:r>
          </w:p>
        </w:tc>
        <w:tc>
          <w:tcPr>
            <w:tcW w:w="1187" w:type="dxa"/>
            <w:tcMar>
              <w:left w:w="70" w:type="dxa"/>
              <w:right w:w="70" w:type="dxa"/>
            </w:tcMar>
            <w:vAlign w:val="center"/>
          </w:tcPr>
          <w:p w14:paraId="6471838F">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97CCB49">
            <w:pPr>
              <w:keepNext w:val="0"/>
              <w:spacing w:before="20" w:after="20" w:line="260" w:lineRule="exact"/>
              <w:ind w:firstLine="0" w:firstLineChars="0"/>
              <w:jc w:val="center"/>
            </w:pPr>
            <w:r>
              <w:rPr>
                <w:rFonts w:ascii="Times New Roman" w:hAnsi="Times New Roman" w:eastAsia="宋体"/>
                <w:b w:val="0"/>
                <w:sz w:val="18"/>
              </w:rPr>
              <w:t>380.20</w:t>
            </w:r>
          </w:p>
        </w:tc>
      </w:tr>
      <w:tr w14:paraId="3893C0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C4E0C1F">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B9676D6">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38719F5">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7CFB012">
            <w:pPr>
              <w:keepNext w:val="0"/>
              <w:spacing w:before="20" w:after="20" w:line="260" w:lineRule="exact"/>
              <w:ind w:firstLine="0" w:firstLineChars="0"/>
              <w:jc w:val="center"/>
            </w:pPr>
            <w:r>
              <w:rPr>
                <w:rFonts w:ascii="Times New Roman" w:hAnsi="Times New Roman" w:eastAsia="宋体"/>
                <w:b w:val="0"/>
                <w:sz w:val="18"/>
              </w:rPr>
              <w:t>374.35</w:t>
            </w:r>
          </w:p>
        </w:tc>
        <w:tc>
          <w:tcPr>
            <w:tcW w:w="1187" w:type="dxa"/>
            <w:tcMar>
              <w:left w:w="70" w:type="dxa"/>
              <w:right w:w="70" w:type="dxa"/>
            </w:tcMar>
            <w:vAlign w:val="center"/>
          </w:tcPr>
          <w:p w14:paraId="53ED7D3B">
            <w:pPr>
              <w:keepNext w:val="0"/>
              <w:spacing w:before="20" w:after="20" w:line="260" w:lineRule="exact"/>
              <w:ind w:firstLine="0" w:firstLineChars="0"/>
              <w:jc w:val="center"/>
            </w:pPr>
            <w:r>
              <w:rPr>
                <w:rFonts w:ascii="Times New Roman" w:hAnsi="Times New Roman" w:eastAsia="宋体"/>
                <w:b w:val="0"/>
                <w:sz w:val="18"/>
              </w:rPr>
              <w:t>22.40</w:t>
            </w:r>
          </w:p>
        </w:tc>
        <w:tc>
          <w:tcPr>
            <w:tcW w:w="1187" w:type="dxa"/>
            <w:tcMar>
              <w:left w:w="70" w:type="dxa"/>
              <w:right w:w="70" w:type="dxa"/>
            </w:tcMar>
            <w:vAlign w:val="center"/>
          </w:tcPr>
          <w:p w14:paraId="5EEA412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17010607">
            <w:pPr>
              <w:keepNext w:val="0"/>
              <w:spacing w:before="20" w:after="20" w:line="260" w:lineRule="exact"/>
              <w:ind w:firstLine="0" w:firstLineChars="0"/>
              <w:jc w:val="center"/>
            </w:pPr>
            <w:r>
              <w:rPr>
                <w:rFonts w:ascii="Times New Roman" w:hAnsi="Times New Roman" w:eastAsia="宋体"/>
                <w:b w:val="0"/>
                <w:sz w:val="18"/>
              </w:rPr>
              <w:t>396.75</w:t>
            </w:r>
          </w:p>
        </w:tc>
      </w:tr>
      <w:tr w14:paraId="2AEB1B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843C2E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8EC21A1">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9151405">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E5455D4">
            <w:pPr>
              <w:keepNext w:val="0"/>
              <w:spacing w:before="20" w:after="20" w:line="260" w:lineRule="exact"/>
              <w:ind w:firstLine="0" w:firstLineChars="0"/>
              <w:jc w:val="center"/>
            </w:pPr>
            <w:r>
              <w:rPr>
                <w:rFonts w:ascii="Times New Roman" w:hAnsi="Times New Roman" w:eastAsia="宋体"/>
                <w:b w:val="0"/>
                <w:sz w:val="18"/>
              </w:rPr>
              <w:t>372.29</w:t>
            </w:r>
          </w:p>
        </w:tc>
        <w:tc>
          <w:tcPr>
            <w:tcW w:w="1187" w:type="dxa"/>
            <w:tcMar>
              <w:left w:w="70" w:type="dxa"/>
              <w:right w:w="70" w:type="dxa"/>
            </w:tcMar>
            <w:vAlign w:val="center"/>
          </w:tcPr>
          <w:p w14:paraId="46109DEC">
            <w:pPr>
              <w:keepNext w:val="0"/>
              <w:spacing w:before="20" w:after="20" w:line="260" w:lineRule="exact"/>
              <w:ind w:firstLine="0" w:firstLineChars="0"/>
              <w:jc w:val="center"/>
            </w:pPr>
            <w:r>
              <w:rPr>
                <w:rFonts w:ascii="Times New Roman" w:hAnsi="Times New Roman" w:eastAsia="宋体"/>
                <w:b w:val="0"/>
                <w:sz w:val="18"/>
              </w:rPr>
              <w:t>17.22</w:t>
            </w:r>
          </w:p>
        </w:tc>
        <w:tc>
          <w:tcPr>
            <w:tcW w:w="1187" w:type="dxa"/>
            <w:tcMar>
              <w:left w:w="70" w:type="dxa"/>
              <w:right w:w="70" w:type="dxa"/>
            </w:tcMar>
            <w:vAlign w:val="center"/>
          </w:tcPr>
          <w:p w14:paraId="4EE31395">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018CF07">
            <w:pPr>
              <w:keepNext w:val="0"/>
              <w:spacing w:before="20" w:after="20" w:line="260" w:lineRule="exact"/>
              <w:ind w:firstLine="0" w:firstLineChars="0"/>
              <w:jc w:val="center"/>
            </w:pPr>
            <w:r>
              <w:rPr>
                <w:rFonts w:ascii="Times New Roman" w:hAnsi="Times New Roman" w:eastAsia="宋体"/>
                <w:b w:val="0"/>
                <w:sz w:val="18"/>
              </w:rPr>
              <w:t>389.51</w:t>
            </w:r>
          </w:p>
        </w:tc>
      </w:tr>
    </w:tbl>
    <w:p w14:paraId="6EC42817">
      <w:pPr>
        <w:pStyle w:val="2"/>
        <w:widowControl/>
        <w:spacing w:before="0" w:after="0" w:line="348" w:lineRule="exact"/>
        <w:ind w:firstLine="480"/>
        <w:jc w:val="both"/>
      </w:pPr>
      <w:r>
        <w:rPr>
          <w:rFonts w:ascii="Times New Roman" w:hAnsi="Times New Roman" w:eastAsia="方正仿宋_GBK"/>
          <w:b w:val="0"/>
          <w:sz w:val="24"/>
        </w:rPr>
        <w:t>负荷转接的规模还随规划年份变化。下表分别统计承担转出与承接任务的站数、地区转接负荷合计，以及单站转出和承接负荷的最大值。地区转出量与承接量相等，转接负荷合计按转出端计算一次，用于反映区域内部重新分配的负荷规模。</w:t>
      </w:r>
    </w:p>
    <w:p w14:paraId="626EB199">
      <w:pPr>
        <w:pStyle w:val="2"/>
        <w:keepNext/>
        <w:spacing w:before="120" w:after="80" w:line="280" w:lineRule="exact"/>
        <w:ind w:firstLine="0"/>
        <w:jc w:val="center"/>
      </w:pPr>
      <w:r>
        <w:rPr>
          <w:rFonts w:ascii="Times New Roman" w:hAnsi="Times New Roman" w:eastAsia="宋体"/>
          <w:b w:val="0"/>
          <w:sz w:val="21"/>
        </w:rPr>
        <w:t>表5-64 邳州弹性方案逐年负荷转接规模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18A9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5219024">
            <w:pPr>
              <w:keepNext/>
              <w:spacing w:before="20" w:after="20" w:line="260" w:lineRule="exact"/>
              <w:ind w:firstLine="0" w:firstLineChars="0"/>
              <w:jc w:val="center"/>
            </w:pPr>
            <w:r>
              <w:rPr>
                <w:rFonts w:ascii="Times New Roman" w:hAnsi="Times New Roman" w:eastAsia="宋体"/>
                <w:b/>
                <w:sz w:val="18"/>
              </w:rPr>
              <w:t>规划年</w:t>
            </w:r>
          </w:p>
        </w:tc>
        <w:tc>
          <w:tcPr>
            <w:tcW w:w="1385" w:type="dxa"/>
            <w:tcMar>
              <w:left w:w="70" w:type="dxa"/>
              <w:right w:w="70" w:type="dxa"/>
            </w:tcMar>
            <w:vAlign w:val="center"/>
          </w:tcPr>
          <w:p w14:paraId="1219E9B1">
            <w:pPr>
              <w:keepNext/>
              <w:spacing w:before="20" w:after="20" w:line="260" w:lineRule="exact"/>
              <w:ind w:firstLine="0" w:firstLineChars="0"/>
              <w:jc w:val="center"/>
            </w:pPr>
            <w:r>
              <w:rPr>
                <w:rFonts w:ascii="Times New Roman" w:hAnsi="Times New Roman" w:eastAsia="宋体"/>
                <w:b/>
                <w:sz w:val="18"/>
              </w:rPr>
              <w:t>转出站数/座</w:t>
            </w:r>
          </w:p>
        </w:tc>
        <w:tc>
          <w:tcPr>
            <w:tcW w:w="1385" w:type="dxa"/>
            <w:tcMar>
              <w:left w:w="70" w:type="dxa"/>
              <w:right w:w="70" w:type="dxa"/>
            </w:tcMar>
            <w:vAlign w:val="center"/>
          </w:tcPr>
          <w:p w14:paraId="2EED8499">
            <w:pPr>
              <w:keepNext/>
              <w:spacing w:before="20" w:after="20" w:line="260" w:lineRule="exact"/>
              <w:ind w:firstLine="0" w:firstLineChars="0"/>
              <w:jc w:val="center"/>
            </w:pPr>
            <w:r>
              <w:rPr>
                <w:rFonts w:ascii="Times New Roman" w:hAnsi="Times New Roman" w:eastAsia="宋体"/>
                <w:b/>
                <w:sz w:val="18"/>
              </w:rPr>
              <w:t>承接站数/座</w:t>
            </w:r>
          </w:p>
        </w:tc>
        <w:tc>
          <w:tcPr>
            <w:tcW w:w="1385" w:type="dxa"/>
            <w:tcMar>
              <w:left w:w="70" w:type="dxa"/>
              <w:right w:w="70" w:type="dxa"/>
            </w:tcMar>
            <w:vAlign w:val="center"/>
          </w:tcPr>
          <w:p w14:paraId="6FE58B0E">
            <w:pPr>
              <w:keepNext/>
              <w:spacing w:before="20" w:after="20" w:line="260" w:lineRule="exact"/>
              <w:ind w:firstLine="0" w:firstLineChars="0"/>
              <w:jc w:val="center"/>
            </w:pPr>
            <w:r>
              <w:rPr>
                <w:rFonts w:ascii="Times New Roman" w:hAnsi="Times New Roman" w:eastAsia="宋体"/>
                <w:b/>
                <w:sz w:val="18"/>
              </w:rPr>
              <w:t>转接负荷合计/MW</w:t>
            </w:r>
          </w:p>
        </w:tc>
        <w:tc>
          <w:tcPr>
            <w:tcW w:w="1385" w:type="dxa"/>
            <w:tcMar>
              <w:left w:w="70" w:type="dxa"/>
              <w:right w:w="70" w:type="dxa"/>
            </w:tcMar>
            <w:vAlign w:val="center"/>
          </w:tcPr>
          <w:p w14:paraId="4599044E">
            <w:pPr>
              <w:keepNext/>
              <w:spacing w:before="20" w:after="20" w:line="260" w:lineRule="exact"/>
              <w:ind w:firstLine="0" w:firstLineChars="0"/>
              <w:jc w:val="center"/>
            </w:pPr>
            <w:r>
              <w:rPr>
                <w:rFonts w:ascii="Times New Roman" w:hAnsi="Times New Roman" w:eastAsia="宋体"/>
                <w:b/>
                <w:sz w:val="18"/>
              </w:rPr>
              <w:t>单站最大转出负荷/MW</w:t>
            </w:r>
          </w:p>
        </w:tc>
        <w:tc>
          <w:tcPr>
            <w:tcW w:w="1385" w:type="dxa"/>
            <w:tcMar>
              <w:left w:w="70" w:type="dxa"/>
              <w:right w:w="70" w:type="dxa"/>
            </w:tcMar>
            <w:vAlign w:val="center"/>
          </w:tcPr>
          <w:p w14:paraId="69E1A27B">
            <w:pPr>
              <w:keepNext/>
              <w:spacing w:before="20" w:after="20" w:line="260" w:lineRule="exact"/>
              <w:ind w:firstLine="0" w:firstLineChars="0"/>
              <w:jc w:val="center"/>
            </w:pPr>
            <w:r>
              <w:rPr>
                <w:rFonts w:ascii="Times New Roman" w:hAnsi="Times New Roman" w:eastAsia="宋体"/>
                <w:b/>
                <w:sz w:val="18"/>
              </w:rPr>
              <w:t>单站最大承接负荷/MW</w:t>
            </w:r>
          </w:p>
        </w:tc>
      </w:tr>
      <w:tr w14:paraId="20F502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7D4E7C4">
            <w:pPr>
              <w:keepNext/>
              <w:spacing w:before="20" w:after="20" w:line="260" w:lineRule="exact"/>
              <w:ind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E4F6834">
            <w:pPr>
              <w:keepNext/>
              <w:spacing w:before="20" w:after="20" w:line="260" w:lineRule="exact"/>
              <w:ind w:firstLine="0" w:firstLineChars="0"/>
              <w:jc w:val="center"/>
            </w:pPr>
            <w:r>
              <w:rPr>
                <w:rFonts w:ascii="Times New Roman" w:hAnsi="Times New Roman" w:eastAsia="宋体"/>
                <w:b w:val="0"/>
                <w:sz w:val="18"/>
              </w:rPr>
              <w:t>11</w:t>
            </w:r>
          </w:p>
        </w:tc>
        <w:tc>
          <w:tcPr>
            <w:tcW w:w="1385" w:type="dxa"/>
            <w:tcMar>
              <w:left w:w="70" w:type="dxa"/>
              <w:right w:w="70" w:type="dxa"/>
            </w:tcMar>
            <w:vAlign w:val="center"/>
          </w:tcPr>
          <w:p w14:paraId="72CCC9B7">
            <w:pPr>
              <w:keepNext/>
              <w:spacing w:before="20" w:after="20" w:line="260" w:lineRule="exact"/>
              <w:ind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3745AC8E">
            <w:pPr>
              <w:keepNext/>
              <w:spacing w:before="20" w:after="20" w:line="260" w:lineRule="exact"/>
              <w:ind w:firstLine="0" w:firstLineChars="0"/>
              <w:jc w:val="center"/>
            </w:pPr>
            <w:r>
              <w:rPr>
                <w:rFonts w:ascii="Times New Roman" w:hAnsi="Times New Roman" w:eastAsia="宋体"/>
                <w:b w:val="0"/>
                <w:sz w:val="18"/>
              </w:rPr>
              <w:t>130.12</w:t>
            </w:r>
          </w:p>
        </w:tc>
        <w:tc>
          <w:tcPr>
            <w:tcW w:w="1385" w:type="dxa"/>
            <w:tcMar>
              <w:left w:w="70" w:type="dxa"/>
              <w:right w:w="70" w:type="dxa"/>
            </w:tcMar>
            <w:vAlign w:val="center"/>
          </w:tcPr>
          <w:p w14:paraId="07A631A0">
            <w:pPr>
              <w:keepNext/>
              <w:spacing w:before="20" w:after="20" w:line="260" w:lineRule="exact"/>
              <w:ind w:firstLine="0" w:firstLineChars="0"/>
              <w:jc w:val="center"/>
            </w:pPr>
            <w:r>
              <w:rPr>
                <w:rFonts w:ascii="Times New Roman" w:hAnsi="Times New Roman" w:eastAsia="宋体"/>
                <w:b w:val="0"/>
                <w:sz w:val="18"/>
              </w:rPr>
              <w:t>25.78</w:t>
            </w:r>
          </w:p>
        </w:tc>
        <w:tc>
          <w:tcPr>
            <w:tcW w:w="1385" w:type="dxa"/>
            <w:tcMar>
              <w:left w:w="70" w:type="dxa"/>
              <w:right w:w="70" w:type="dxa"/>
            </w:tcMar>
            <w:vAlign w:val="center"/>
          </w:tcPr>
          <w:p w14:paraId="71F8A148">
            <w:pPr>
              <w:keepNext/>
              <w:spacing w:before="20" w:after="20" w:line="260" w:lineRule="exact"/>
              <w:ind w:firstLine="0" w:firstLineChars="0"/>
              <w:jc w:val="center"/>
            </w:pPr>
            <w:r>
              <w:rPr>
                <w:rFonts w:ascii="Times New Roman" w:hAnsi="Times New Roman" w:eastAsia="宋体"/>
                <w:b w:val="0"/>
                <w:sz w:val="18"/>
              </w:rPr>
              <w:t>41.45</w:t>
            </w:r>
          </w:p>
        </w:tc>
      </w:tr>
      <w:tr w14:paraId="685167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59A6C3">
            <w:pPr>
              <w:keepNext/>
              <w:spacing w:before="20" w:after="20" w:line="260" w:lineRule="exact"/>
              <w:ind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CFDBC70">
            <w:pPr>
              <w:keepNext/>
              <w:spacing w:before="20" w:after="20" w:line="260" w:lineRule="exact"/>
              <w:ind w:firstLine="0" w:firstLineChars="0"/>
              <w:jc w:val="center"/>
            </w:pPr>
            <w:r>
              <w:rPr>
                <w:rFonts w:ascii="Times New Roman" w:hAnsi="Times New Roman" w:eastAsia="宋体"/>
                <w:b w:val="0"/>
                <w:sz w:val="18"/>
              </w:rPr>
              <w:t>11</w:t>
            </w:r>
          </w:p>
        </w:tc>
        <w:tc>
          <w:tcPr>
            <w:tcW w:w="1385" w:type="dxa"/>
            <w:tcMar>
              <w:left w:w="70" w:type="dxa"/>
              <w:right w:w="70" w:type="dxa"/>
            </w:tcMar>
            <w:vAlign w:val="center"/>
          </w:tcPr>
          <w:p w14:paraId="0A510722">
            <w:pPr>
              <w:keepNext/>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6CB82F20">
            <w:pPr>
              <w:keepNext/>
              <w:spacing w:before="20" w:after="20" w:line="260" w:lineRule="exact"/>
              <w:ind w:firstLine="0" w:firstLineChars="0"/>
              <w:jc w:val="center"/>
            </w:pPr>
            <w:r>
              <w:rPr>
                <w:rFonts w:ascii="Times New Roman" w:hAnsi="Times New Roman" w:eastAsia="宋体"/>
                <w:b w:val="0"/>
                <w:sz w:val="18"/>
              </w:rPr>
              <w:t>142.04</w:t>
            </w:r>
          </w:p>
        </w:tc>
        <w:tc>
          <w:tcPr>
            <w:tcW w:w="1385" w:type="dxa"/>
            <w:tcMar>
              <w:left w:w="70" w:type="dxa"/>
              <w:right w:w="70" w:type="dxa"/>
            </w:tcMar>
            <w:vAlign w:val="center"/>
          </w:tcPr>
          <w:p w14:paraId="5F350C6B">
            <w:pPr>
              <w:keepNext/>
              <w:spacing w:before="20" w:after="20" w:line="260" w:lineRule="exact"/>
              <w:ind w:firstLine="0" w:firstLineChars="0"/>
              <w:jc w:val="center"/>
            </w:pPr>
            <w:r>
              <w:rPr>
                <w:rFonts w:ascii="Times New Roman" w:hAnsi="Times New Roman" w:eastAsia="宋体"/>
                <w:b w:val="0"/>
                <w:sz w:val="18"/>
              </w:rPr>
              <w:t>32.69</w:t>
            </w:r>
          </w:p>
        </w:tc>
        <w:tc>
          <w:tcPr>
            <w:tcW w:w="1385" w:type="dxa"/>
            <w:tcMar>
              <w:left w:w="70" w:type="dxa"/>
              <w:right w:w="70" w:type="dxa"/>
            </w:tcMar>
            <w:vAlign w:val="center"/>
          </w:tcPr>
          <w:p w14:paraId="4E18342E">
            <w:pPr>
              <w:keepNext/>
              <w:spacing w:before="20" w:after="20" w:line="260" w:lineRule="exact"/>
              <w:ind w:firstLine="0" w:firstLineChars="0"/>
              <w:jc w:val="center"/>
            </w:pPr>
            <w:r>
              <w:rPr>
                <w:rFonts w:ascii="Times New Roman" w:hAnsi="Times New Roman" w:eastAsia="宋体"/>
                <w:b w:val="0"/>
                <w:sz w:val="18"/>
              </w:rPr>
              <w:t>39.42</w:t>
            </w:r>
          </w:p>
        </w:tc>
      </w:tr>
      <w:tr w14:paraId="0F7C2A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9D6E3DC">
            <w:pPr>
              <w:keepNext/>
              <w:spacing w:before="20" w:after="20" w:line="260" w:lineRule="exact"/>
              <w:ind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E0BD1D8">
            <w:pPr>
              <w:keepNext/>
              <w:spacing w:before="20" w:after="20" w:line="260" w:lineRule="exact"/>
              <w:ind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1F6BFC8F">
            <w:pPr>
              <w:keepNext/>
              <w:spacing w:before="20" w:after="20" w:line="260" w:lineRule="exact"/>
              <w:ind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1874ECE">
            <w:pPr>
              <w:keepNext/>
              <w:spacing w:before="20" w:after="20" w:line="260" w:lineRule="exact"/>
              <w:ind w:firstLine="0" w:firstLineChars="0"/>
              <w:jc w:val="center"/>
            </w:pPr>
            <w:r>
              <w:rPr>
                <w:rFonts w:ascii="Times New Roman" w:hAnsi="Times New Roman" w:eastAsia="宋体"/>
                <w:b w:val="0"/>
                <w:sz w:val="18"/>
              </w:rPr>
              <w:t>160.12</w:t>
            </w:r>
          </w:p>
        </w:tc>
        <w:tc>
          <w:tcPr>
            <w:tcW w:w="1385" w:type="dxa"/>
            <w:tcMar>
              <w:left w:w="70" w:type="dxa"/>
              <w:right w:w="70" w:type="dxa"/>
            </w:tcMar>
            <w:vAlign w:val="center"/>
          </w:tcPr>
          <w:p w14:paraId="158B1F27">
            <w:pPr>
              <w:keepNext/>
              <w:spacing w:before="20" w:after="20" w:line="260" w:lineRule="exact"/>
              <w:ind w:firstLine="0" w:firstLineChars="0"/>
              <w:jc w:val="center"/>
            </w:pPr>
            <w:r>
              <w:rPr>
                <w:rFonts w:ascii="Times New Roman" w:hAnsi="Times New Roman" w:eastAsia="宋体"/>
                <w:b w:val="0"/>
                <w:sz w:val="18"/>
              </w:rPr>
              <w:t>40.16</w:t>
            </w:r>
          </w:p>
        </w:tc>
        <w:tc>
          <w:tcPr>
            <w:tcW w:w="1385" w:type="dxa"/>
            <w:tcMar>
              <w:left w:w="70" w:type="dxa"/>
              <w:right w:w="70" w:type="dxa"/>
            </w:tcMar>
            <w:vAlign w:val="center"/>
          </w:tcPr>
          <w:p w14:paraId="5FDEE548">
            <w:pPr>
              <w:keepNext/>
              <w:spacing w:before="20" w:after="20" w:line="260" w:lineRule="exact"/>
              <w:ind w:firstLine="0" w:firstLineChars="0"/>
              <w:jc w:val="center"/>
            </w:pPr>
            <w:r>
              <w:rPr>
                <w:rFonts w:ascii="Times New Roman" w:hAnsi="Times New Roman" w:eastAsia="宋体"/>
                <w:b w:val="0"/>
                <w:sz w:val="18"/>
              </w:rPr>
              <w:t>37.24</w:t>
            </w:r>
          </w:p>
        </w:tc>
      </w:tr>
      <w:tr w14:paraId="00AD7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E45AC8">
            <w:pPr>
              <w:keepNext w:val="0"/>
              <w:spacing w:before="20" w:after="20" w:line="260" w:lineRule="exact"/>
              <w:ind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6F524DA7">
            <w:pPr>
              <w:keepNext w:val="0"/>
              <w:spacing w:before="20" w:after="20" w:line="260" w:lineRule="exact"/>
              <w:ind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B3A5B04">
            <w:pPr>
              <w:keepNext w:val="0"/>
              <w:spacing w:before="20" w:after="20" w:line="260" w:lineRule="exact"/>
              <w:ind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17D968E6">
            <w:pPr>
              <w:keepNext w:val="0"/>
              <w:spacing w:before="20" w:after="20" w:line="260" w:lineRule="exact"/>
              <w:ind w:firstLine="0" w:firstLineChars="0"/>
              <w:jc w:val="center"/>
            </w:pPr>
            <w:r>
              <w:rPr>
                <w:rFonts w:ascii="Times New Roman" w:hAnsi="Times New Roman" w:eastAsia="宋体"/>
                <w:b w:val="0"/>
                <w:sz w:val="18"/>
              </w:rPr>
              <w:t>184.11</w:t>
            </w:r>
          </w:p>
        </w:tc>
        <w:tc>
          <w:tcPr>
            <w:tcW w:w="1385" w:type="dxa"/>
            <w:tcMar>
              <w:left w:w="70" w:type="dxa"/>
              <w:right w:w="70" w:type="dxa"/>
            </w:tcMar>
            <w:vAlign w:val="center"/>
          </w:tcPr>
          <w:p w14:paraId="571EDFB1">
            <w:pPr>
              <w:keepNext w:val="0"/>
              <w:spacing w:before="20" w:after="20" w:line="260" w:lineRule="exact"/>
              <w:ind w:firstLine="0" w:firstLineChars="0"/>
              <w:jc w:val="center"/>
            </w:pPr>
            <w:r>
              <w:rPr>
                <w:rFonts w:ascii="Times New Roman" w:hAnsi="Times New Roman" w:eastAsia="宋体"/>
                <w:b w:val="0"/>
                <w:sz w:val="18"/>
              </w:rPr>
              <w:t>48.24</w:t>
            </w:r>
          </w:p>
        </w:tc>
        <w:tc>
          <w:tcPr>
            <w:tcW w:w="1385" w:type="dxa"/>
            <w:tcMar>
              <w:left w:w="70" w:type="dxa"/>
              <w:right w:w="70" w:type="dxa"/>
            </w:tcMar>
            <w:vAlign w:val="center"/>
          </w:tcPr>
          <w:p w14:paraId="435A82F0">
            <w:pPr>
              <w:keepNext w:val="0"/>
              <w:spacing w:before="20" w:after="20" w:line="260" w:lineRule="exact"/>
              <w:ind w:firstLine="0" w:firstLineChars="0"/>
              <w:jc w:val="center"/>
            </w:pPr>
            <w:r>
              <w:rPr>
                <w:rFonts w:ascii="Times New Roman" w:hAnsi="Times New Roman" w:eastAsia="宋体"/>
                <w:b w:val="0"/>
                <w:sz w:val="18"/>
              </w:rPr>
              <w:t>31.05</w:t>
            </w:r>
          </w:p>
        </w:tc>
      </w:tr>
    </w:tbl>
    <w:p w14:paraId="7A609DAE">
      <w:pPr>
        <w:pStyle w:val="2"/>
        <w:widowControl/>
        <w:spacing w:before="0" w:after="0" w:line="348" w:lineRule="exact"/>
        <w:ind w:firstLine="480"/>
        <w:jc w:val="both"/>
      </w:pPr>
      <w:r>
        <w:rPr>
          <w:rFonts w:ascii="Times New Roman" w:hAnsi="Times New Roman" w:eastAsia="方正仿宋_GBK"/>
          <w:b w:val="0"/>
          <w:sz w:val="24"/>
        </w:rPr>
        <w:t>邳州转接负荷由第1年的130.12 MW增加至第4年的184.11 MW，增加53.99 MW，增幅41.49%。规划期间承担转出任务的站数为9～11座，承接站数为7～10座。转接总量增加的同时，参与站数并未按相同比例增加，表明负荷调整更多体现为各站承担规模的变化。</w:t>
      </w:r>
    </w:p>
    <w:p w14:paraId="0DC9F5A4">
      <w:pPr>
        <w:pStyle w:val="2"/>
        <w:widowControl/>
        <w:spacing w:before="0" w:after="0" w:line="348" w:lineRule="exact"/>
        <w:ind w:firstLine="480"/>
        <w:jc w:val="both"/>
      </w:pPr>
      <w:r>
        <w:rPr>
          <w:rFonts w:ascii="Times New Roman" w:hAnsi="Times New Roman" w:eastAsia="方正仿宋_GBK"/>
          <w:b w:val="0"/>
          <w:sz w:val="24"/>
        </w:rPr>
        <w:t>单站最大转出负荷由25.78 MW增加至48.24 MW，而单站最大承接负荷由41.45 MW降至31.05 MW。两个方向的最大值变化不同，说明区域内部负荷增长后，部分转出站需要释放更多供电任务，承接任务则分配到多个具备余量的站点。这里比较的是各年度单站最大值，其对应站点可以变化；地区合计仍按全部站点统计。</w:t>
      </w:r>
    </w:p>
    <w:p w14:paraId="27E6D24F">
      <w:pPr>
        <w:pStyle w:val="2"/>
        <w:widowControl/>
        <w:spacing w:before="0" w:after="0" w:line="348" w:lineRule="exact"/>
        <w:ind w:firstLine="480"/>
        <w:jc w:val="both"/>
      </w:pPr>
      <w:r>
        <w:rPr>
          <w:rFonts w:ascii="Times New Roman" w:hAnsi="Times New Roman" w:eastAsia="方正仿宋_GBK"/>
          <w:b w:val="0"/>
          <w:sz w:val="24"/>
        </w:rPr>
        <w:t>第3年邳州有9座转出站和10座承接站，第4年则分别为10座。相邻年份站点角色和数量的变化，与新增主变投运后的容量分配有关。主变扩建不仅满足本站负荷，还可能使该站获得承接邻站负荷的条件；某站当年减少转出任务，也可能意味着自身容量建设已经覆盖更多需求。逐年转接结果与主变建设时序共同说明了站群容量的利用方式。</w:t>
      </w:r>
    </w:p>
    <w:p w14:paraId="2086E405">
      <w:pPr>
        <w:pStyle w:val="2"/>
        <w:keepNext/>
        <w:spacing w:before="120" w:after="80" w:line="280" w:lineRule="exact"/>
        <w:ind w:firstLine="0"/>
        <w:jc w:val="center"/>
      </w:pPr>
      <w:r>
        <w:rPr>
          <w:rFonts w:ascii="Times New Roman" w:hAnsi="Times New Roman" w:eastAsia="宋体"/>
          <w:b w:val="0"/>
          <w:sz w:val="21"/>
        </w:rPr>
        <w:t>表5-65 市区弹性方案逐年负荷转接规模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20D5C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7A344F3">
            <w:pPr>
              <w:keepNext/>
              <w:spacing w:before="20" w:after="20" w:line="260" w:lineRule="exact"/>
              <w:ind w:firstLine="0" w:firstLineChars="0"/>
              <w:jc w:val="center"/>
            </w:pPr>
            <w:r>
              <w:rPr>
                <w:rFonts w:ascii="Times New Roman" w:hAnsi="Times New Roman" w:eastAsia="宋体"/>
                <w:b/>
                <w:sz w:val="18"/>
              </w:rPr>
              <w:t>规划年</w:t>
            </w:r>
          </w:p>
        </w:tc>
        <w:tc>
          <w:tcPr>
            <w:tcW w:w="1385" w:type="dxa"/>
            <w:tcMar>
              <w:left w:w="70" w:type="dxa"/>
              <w:right w:w="70" w:type="dxa"/>
            </w:tcMar>
            <w:vAlign w:val="center"/>
          </w:tcPr>
          <w:p w14:paraId="3D5B5617">
            <w:pPr>
              <w:keepNext/>
              <w:spacing w:before="20" w:after="20" w:line="260" w:lineRule="exact"/>
              <w:ind w:firstLine="0" w:firstLineChars="0"/>
              <w:jc w:val="center"/>
            </w:pPr>
            <w:r>
              <w:rPr>
                <w:rFonts w:ascii="Times New Roman" w:hAnsi="Times New Roman" w:eastAsia="宋体"/>
                <w:b/>
                <w:sz w:val="18"/>
              </w:rPr>
              <w:t>转出站数/座</w:t>
            </w:r>
          </w:p>
        </w:tc>
        <w:tc>
          <w:tcPr>
            <w:tcW w:w="1385" w:type="dxa"/>
            <w:tcMar>
              <w:left w:w="70" w:type="dxa"/>
              <w:right w:w="70" w:type="dxa"/>
            </w:tcMar>
            <w:vAlign w:val="center"/>
          </w:tcPr>
          <w:p w14:paraId="5368A187">
            <w:pPr>
              <w:keepNext/>
              <w:spacing w:before="20" w:after="20" w:line="260" w:lineRule="exact"/>
              <w:ind w:firstLine="0" w:firstLineChars="0"/>
              <w:jc w:val="center"/>
            </w:pPr>
            <w:r>
              <w:rPr>
                <w:rFonts w:ascii="Times New Roman" w:hAnsi="Times New Roman" w:eastAsia="宋体"/>
                <w:b/>
                <w:sz w:val="18"/>
              </w:rPr>
              <w:t>承接站数/座</w:t>
            </w:r>
          </w:p>
        </w:tc>
        <w:tc>
          <w:tcPr>
            <w:tcW w:w="1385" w:type="dxa"/>
            <w:tcMar>
              <w:left w:w="70" w:type="dxa"/>
              <w:right w:w="70" w:type="dxa"/>
            </w:tcMar>
            <w:vAlign w:val="center"/>
          </w:tcPr>
          <w:p w14:paraId="26183EA6">
            <w:pPr>
              <w:keepNext/>
              <w:spacing w:before="20" w:after="20" w:line="260" w:lineRule="exact"/>
              <w:ind w:firstLine="0" w:firstLineChars="0"/>
              <w:jc w:val="center"/>
            </w:pPr>
            <w:r>
              <w:rPr>
                <w:rFonts w:ascii="Times New Roman" w:hAnsi="Times New Roman" w:eastAsia="宋体"/>
                <w:b/>
                <w:sz w:val="18"/>
              </w:rPr>
              <w:t>转接负荷合计/MW</w:t>
            </w:r>
          </w:p>
        </w:tc>
        <w:tc>
          <w:tcPr>
            <w:tcW w:w="1385" w:type="dxa"/>
            <w:tcMar>
              <w:left w:w="70" w:type="dxa"/>
              <w:right w:w="70" w:type="dxa"/>
            </w:tcMar>
            <w:vAlign w:val="center"/>
          </w:tcPr>
          <w:p w14:paraId="2860532A">
            <w:pPr>
              <w:keepNext/>
              <w:spacing w:before="20" w:after="20" w:line="260" w:lineRule="exact"/>
              <w:ind w:firstLine="0" w:firstLineChars="0"/>
              <w:jc w:val="center"/>
            </w:pPr>
            <w:r>
              <w:rPr>
                <w:rFonts w:ascii="Times New Roman" w:hAnsi="Times New Roman" w:eastAsia="宋体"/>
                <w:b/>
                <w:sz w:val="18"/>
              </w:rPr>
              <w:t>单站最大转出负荷/MW</w:t>
            </w:r>
          </w:p>
        </w:tc>
        <w:tc>
          <w:tcPr>
            <w:tcW w:w="1385" w:type="dxa"/>
            <w:tcMar>
              <w:left w:w="70" w:type="dxa"/>
              <w:right w:w="70" w:type="dxa"/>
            </w:tcMar>
            <w:vAlign w:val="center"/>
          </w:tcPr>
          <w:p w14:paraId="2C2CBAB0">
            <w:pPr>
              <w:keepNext/>
              <w:spacing w:before="20" w:after="20" w:line="260" w:lineRule="exact"/>
              <w:ind w:firstLine="0" w:firstLineChars="0"/>
              <w:jc w:val="center"/>
            </w:pPr>
            <w:r>
              <w:rPr>
                <w:rFonts w:ascii="Times New Roman" w:hAnsi="Times New Roman" w:eastAsia="宋体"/>
                <w:b/>
                <w:sz w:val="18"/>
              </w:rPr>
              <w:t>单站最大承接负荷/MW</w:t>
            </w:r>
          </w:p>
        </w:tc>
      </w:tr>
      <w:tr w14:paraId="1DB279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09C027B">
            <w:pPr>
              <w:keepNext/>
              <w:spacing w:before="20" w:after="20" w:line="260" w:lineRule="exact"/>
              <w:ind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99449C">
            <w:pPr>
              <w:keepNext/>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78C1430">
            <w:pPr>
              <w:keepNext/>
              <w:spacing w:before="20" w:after="20" w:line="260" w:lineRule="exact"/>
              <w:ind w:firstLine="0" w:firstLineChars="0"/>
              <w:jc w:val="center"/>
            </w:pPr>
            <w:r>
              <w:rPr>
                <w:rFonts w:ascii="Times New Roman" w:hAnsi="Times New Roman" w:eastAsia="宋体"/>
                <w:b w:val="0"/>
                <w:sz w:val="18"/>
              </w:rPr>
              <w:t>16</w:t>
            </w:r>
          </w:p>
        </w:tc>
        <w:tc>
          <w:tcPr>
            <w:tcW w:w="1385" w:type="dxa"/>
            <w:tcMar>
              <w:left w:w="70" w:type="dxa"/>
              <w:right w:w="70" w:type="dxa"/>
            </w:tcMar>
            <w:vAlign w:val="center"/>
          </w:tcPr>
          <w:p w14:paraId="71266993">
            <w:pPr>
              <w:keepNext/>
              <w:spacing w:before="20" w:after="20" w:line="260" w:lineRule="exact"/>
              <w:ind w:firstLine="0" w:firstLineChars="0"/>
              <w:jc w:val="center"/>
            </w:pPr>
            <w:r>
              <w:rPr>
                <w:rFonts w:ascii="Times New Roman" w:hAnsi="Times New Roman" w:eastAsia="宋体"/>
                <w:b w:val="0"/>
                <w:sz w:val="18"/>
              </w:rPr>
              <w:t>364.43</w:t>
            </w:r>
          </w:p>
        </w:tc>
        <w:tc>
          <w:tcPr>
            <w:tcW w:w="1385" w:type="dxa"/>
            <w:tcMar>
              <w:left w:w="70" w:type="dxa"/>
              <w:right w:w="70" w:type="dxa"/>
            </w:tcMar>
            <w:vAlign w:val="center"/>
          </w:tcPr>
          <w:p w14:paraId="1313E3EE">
            <w:pPr>
              <w:keepNext/>
              <w:spacing w:before="20" w:after="20" w:line="260" w:lineRule="exact"/>
              <w:ind w:firstLine="0" w:firstLineChars="0"/>
              <w:jc w:val="center"/>
            </w:pPr>
            <w:r>
              <w:rPr>
                <w:rFonts w:ascii="Times New Roman" w:hAnsi="Times New Roman" w:eastAsia="宋体"/>
                <w:b w:val="0"/>
                <w:sz w:val="18"/>
              </w:rPr>
              <w:t>57.64</w:t>
            </w:r>
          </w:p>
        </w:tc>
        <w:tc>
          <w:tcPr>
            <w:tcW w:w="1385" w:type="dxa"/>
            <w:tcMar>
              <w:left w:w="70" w:type="dxa"/>
              <w:right w:w="70" w:type="dxa"/>
            </w:tcMar>
            <w:vAlign w:val="center"/>
          </w:tcPr>
          <w:p w14:paraId="252F0418">
            <w:pPr>
              <w:keepNext/>
              <w:spacing w:before="20" w:after="20" w:line="260" w:lineRule="exact"/>
              <w:ind w:firstLine="0" w:firstLineChars="0"/>
              <w:jc w:val="center"/>
            </w:pPr>
            <w:r>
              <w:rPr>
                <w:rFonts w:ascii="Times New Roman" w:hAnsi="Times New Roman" w:eastAsia="宋体"/>
                <w:b w:val="0"/>
                <w:sz w:val="18"/>
              </w:rPr>
              <w:t>60.12</w:t>
            </w:r>
          </w:p>
        </w:tc>
      </w:tr>
      <w:tr w14:paraId="0FE245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2BF9A5D">
            <w:pPr>
              <w:keepNext/>
              <w:spacing w:before="20" w:after="20" w:line="260" w:lineRule="exact"/>
              <w:ind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B12913A">
            <w:pPr>
              <w:keepNext/>
              <w:spacing w:before="20" w:after="20" w:line="260" w:lineRule="exact"/>
              <w:ind w:firstLine="0" w:firstLineChars="0"/>
              <w:jc w:val="center"/>
            </w:pPr>
            <w:r>
              <w:rPr>
                <w:rFonts w:ascii="Times New Roman" w:hAnsi="Times New Roman" w:eastAsia="宋体"/>
                <w:b w:val="0"/>
                <w:sz w:val="18"/>
              </w:rPr>
              <w:t>13</w:t>
            </w:r>
          </w:p>
        </w:tc>
        <w:tc>
          <w:tcPr>
            <w:tcW w:w="1385" w:type="dxa"/>
            <w:tcMar>
              <w:left w:w="70" w:type="dxa"/>
              <w:right w:w="70" w:type="dxa"/>
            </w:tcMar>
            <w:vAlign w:val="center"/>
          </w:tcPr>
          <w:p w14:paraId="08B228E2">
            <w:pPr>
              <w:keepNext/>
              <w:spacing w:before="20" w:after="20" w:line="260" w:lineRule="exact"/>
              <w:ind w:firstLine="0" w:firstLineChars="0"/>
              <w:jc w:val="center"/>
            </w:pPr>
            <w:r>
              <w:rPr>
                <w:rFonts w:ascii="Times New Roman" w:hAnsi="Times New Roman" w:eastAsia="宋体"/>
                <w:b w:val="0"/>
                <w:sz w:val="18"/>
              </w:rPr>
              <w:t>14</w:t>
            </w:r>
          </w:p>
        </w:tc>
        <w:tc>
          <w:tcPr>
            <w:tcW w:w="1385" w:type="dxa"/>
            <w:tcMar>
              <w:left w:w="70" w:type="dxa"/>
              <w:right w:w="70" w:type="dxa"/>
            </w:tcMar>
            <w:vAlign w:val="center"/>
          </w:tcPr>
          <w:p w14:paraId="57BD098B">
            <w:pPr>
              <w:keepNext/>
              <w:spacing w:before="20" w:after="20" w:line="260" w:lineRule="exact"/>
              <w:ind w:firstLine="0" w:firstLineChars="0"/>
              <w:jc w:val="center"/>
            </w:pPr>
            <w:r>
              <w:rPr>
                <w:rFonts w:ascii="Times New Roman" w:hAnsi="Times New Roman" w:eastAsia="宋体"/>
                <w:b w:val="0"/>
                <w:sz w:val="18"/>
              </w:rPr>
              <w:t>380.20</w:t>
            </w:r>
          </w:p>
        </w:tc>
        <w:tc>
          <w:tcPr>
            <w:tcW w:w="1385" w:type="dxa"/>
            <w:tcMar>
              <w:left w:w="70" w:type="dxa"/>
              <w:right w:w="70" w:type="dxa"/>
            </w:tcMar>
            <w:vAlign w:val="center"/>
          </w:tcPr>
          <w:p w14:paraId="5EAC78E0">
            <w:pPr>
              <w:keepNext/>
              <w:spacing w:before="20" w:after="20" w:line="260" w:lineRule="exact"/>
              <w:ind w:firstLine="0" w:firstLineChars="0"/>
              <w:jc w:val="center"/>
            </w:pPr>
            <w:r>
              <w:rPr>
                <w:rFonts w:ascii="Times New Roman" w:hAnsi="Times New Roman" w:eastAsia="宋体"/>
                <w:b w:val="0"/>
                <w:sz w:val="18"/>
              </w:rPr>
              <w:t>59.53</w:t>
            </w:r>
          </w:p>
        </w:tc>
        <w:tc>
          <w:tcPr>
            <w:tcW w:w="1385" w:type="dxa"/>
            <w:tcMar>
              <w:left w:w="70" w:type="dxa"/>
              <w:right w:w="70" w:type="dxa"/>
            </w:tcMar>
            <w:vAlign w:val="center"/>
          </w:tcPr>
          <w:p w14:paraId="7CDF686B">
            <w:pPr>
              <w:keepNext/>
              <w:spacing w:before="20" w:after="20" w:line="260" w:lineRule="exact"/>
              <w:ind w:firstLine="0" w:firstLineChars="0"/>
              <w:jc w:val="center"/>
            </w:pPr>
            <w:r>
              <w:rPr>
                <w:rFonts w:ascii="Times New Roman" w:hAnsi="Times New Roman" w:eastAsia="宋体"/>
                <w:b w:val="0"/>
                <w:sz w:val="18"/>
              </w:rPr>
              <w:t>66.66</w:t>
            </w:r>
          </w:p>
        </w:tc>
      </w:tr>
      <w:tr w14:paraId="6E5B50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486B6CD">
            <w:pPr>
              <w:keepNext/>
              <w:spacing w:before="20" w:after="20" w:line="260" w:lineRule="exact"/>
              <w:ind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2DF7B95">
            <w:pPr>
              <w:keepNext/>
              <w:spacing w:before="20" w:after="20" w:line="260" w:lineRule="exact"/>
              <w:ind w:firstLine="0" w:firstLineChars="0"/>
              <w:jc w:val="center"/>
            </w:pPr>
            <w:r>
              <w:rPr>
                <w:rFonts w:ascii="Times New Roman" w:hAnsi="Times New Roman" w:eastAsia="宋体"/>
                <w:b w:val="0"/>
                <w:sz w:val="18"/>
              </w:rPr>
              <w:t>14</w:t>
            </w:r>
          </w:p>
        </w:tc>
        <w:tc>
          <w:tcPr>
            <w:tcW w:w="1385" w:type="dxa"/>
            <w:tcMar>
              <w:left w:w="70" w:type="dxa"/>
              <w:right w:w="70" w:type="dxa"/>
            </w:tcMar>
            <w:vAlign w:val="center"/>
          </w:tcPr>
          <w:p w14:paraId="07355F14">
            <w:pPr>
              <w:keepNext/>
              <w:spacing w:before="20" w:after="20" w:line="260" w:lineRule="exact"/>
              <w:ind w:firstLine="0" w:firstLineChars="0"/>
              <w:jc w:val="center"/>
            </w:pPr>
            <w:r>
              <w:rPr>
                <w:rFonts w:ascii="Times New Roman" w:hAnsi="Times New Roman" w:eastAsia="宋体"/>
                <w:b w:val="0"/>
                <w:sz w:val="18"/>
              </w:rPr>
              <w:t>15</w:t>
            </w:r>
          </w:p>
        </w:tc>
        <w:tc>
          <w:tcPr>
            <w:tcW w:w="1385" w:type="dxa"/>
            <w:tcMar>
              <w:left w:w="70" w:type="dxa"/>
              <w:right w:w="70" w:type="dxa"/>
            </w:tcMar>
            <w:vAlign w:val="center"/>
          </w:tcPr>
          <w:p w14:paraId="78E4200A">
            <w:pPr>
              <w:keepNext/>
              <w:spacing w:before="20" w:after="20" w:line="260" w:lineRule="exact"/>
              <w:ind w:firstLine="0" w:firstLineChars="0"/>
              <w:jc w:val="center"/>
            </w:pPr>
            <w:r>
              <w:rPr>
                <w:rFonts w:ascii="Times New Roman" w:hAnsi="Times New Roman" w:eastAsia="宋体"/>
                <w:b w:val="0"/>
                <w:sz w:val="18"/>
              </w:rPr>
              <w:t>396.75</w:t>
            </w:r>
          </w:p>
        </w:tc>
        <w:tc>
          <w:tcPr>
            <w:tcW w:w="1385" w:type="dxa"/>
            <w:tcMar>
              <w:left w:w="70" w:type="dxa"/>
              <w:right w:w="70" w:type="dxa"/>
            </w:tcMar>
            <w:vAlign w:val="center"/>
          </w:tcPr>
          <w:p w14:paraId="1690816A">
            <w:pPr>
              <w:keepNext/>
              <w:spacing w:before="20" w:after="20" w:line="260" w:lineRule="exact"/>
              <w:ind w:firstLine="0" w:firstLineChars="0"/>
              <w:jc w:val="center"/>
            </w:pPr>
            <w:r>
              <w:rPr>
                <w:rFonts w:ascii="Times New Roman" w:hAnsi="Times New Roman" w:eastAsia="宋体"/>
                <w:b w:val="0"/>
                <w:sz w:val="18"/>
              </w:rPr>
              <w:t>61.46</w:t>
            </w:r>
          </w:p>
        </w:tc>
        <w:tc>
          <w:tcPr>
            <w:tcW w:w="1385" w:type="dxa"/>
            <w:tcMar>
              <w:left w:w="70" w:type="dxa"/>
              <w:right w:w="70" w:type="dxa"/>
            </w:tcMar>
            <w:vAlign w:val="center"/>
          </w:tcPr>
          <w:p w14:paraId="32E02082">
            <w:pPr>
              <w:keepNext/>
              <w:spacing w:before="20" w:after="20" w:line="260" w:lineRule="exact"/>
              <w:ind w:firstLine="0" w:firstLineChars="0"/>
              <w:jc w:val="center"/>
            </w:pPr>
            <w:r>
              <w:rPr>
                <w:rFonts w:ascii="Times New Roman" w:hAnsi="Times New Roman" w:eastAsia="宋体"/>
                <w:b w:val="0"/>
                <w:sz w:val="18"/>
              </w:rPr>
              <w:t>66.49</w:t>
            </w:r>
          </w:p>
        </w:tc>
      </w:tr>
      <w:tr w14:paraId="72C3EF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09B531">
            <w:pPr>
              <w:keepNext w:val="0"/>
              <w:spacing w:before="20" w:after="20" w:line="260" w:lineRule="exact"/>
              <w:ind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149B2C50">
            <w:pPr>
              <w:keepNext w:val="0"/>
              <w:spacing w:before="20" w:after="20" w:line="260" w:lineRule="exact"/>
              <w:ind w:firstLine="0" w:firstLineChars="0"/>
              <w:jc w:val="center"/>
            </w:pPr>
            <w:r>
              <w:rPr>
                <w:rFonts w:ascii="Times New Roman" w:hAnsi="Times New Roman" w:eastAsia="宋体"/>
                <w:b w:val="0"/>
                <w:sz w:val="18"/>
              </w:rPr>
              <w:t>14</w:t>
            </w:r>
          </w:p>
        </w:tc>
        <w:tc>
          <w:tcPr>
            <w:tcW w:w="1385" w:type="dxa"/>
            <w:tcMar>
              <w:left w:w="70" w:type="dxa"/>
              <w:right w:w="70" w:type="dxa"/>
            </w:tcMar>
            <w:vAlign w:val="center"/>
          </w:tcPr>
          <w:p w14:paraId="5AFD3EBE">
            <w:pPr>
              <w:keepNext w:val="0"/>
              <w:spacing w:before="20" w:after="20" w:line="260" w:lineRule="exact"/>
              <w:ind w:firstLine="0" w:firstLineChars="0"/>
              <w:jc w:val="center"/>
            </w:pPr>
            <w:r>
              <w:rPr>
                <w:rFonts w:ascii="Times New Roman" w:hAnsi="Times New Roman" w:eastAsia="宋体"/>
                <w:b w:val="0"/>
                <w:sz w:val="18"/>
              </w:rPr>
              <w:t>15</w:t>
            </w:r>
          </w:p>
        </w:tc>
        <w:tc>
          <w:tcPr>
            <w:tcW w:w="1385" w:type="dxa"/>
            <w:tcMar>
              <w:left w:w="70" w:type="dxa"/>
              <w:right w:w="70" w:type="dxa"/>
            </w:tcMar>
            <w:vAlign w:val="center"/>
          </w:tcPr>
          <w:p w14:paraId="24E14F81">
            <w:pPr>
              <w:keepNext w:val="0"/>
              <w:spacing w:before="20" w:after="20" w:line="260" w:lineRule="exact"/>
              <w:ind w:firstLine="0" w:firstLineChars="0"/>
              <w:jc w:val="center"/>
            </w:pPr>
            <w:r>
              <w:rPr>
                <w:rFonts w:ascii="Times New Roman" w:hAnsi="Times New Roman" w:eastAsia="宋体"/>
                <w:b w:val="0"/>
                <w:sz w:val="18"/>
              </w:rPr>
              <w:t>389.51</w:t>
            </w:r>
          </w:p>
        </w:tc>
        <w:tc>
          <w:tcPr>
            <w:tcW w:w="1385" w:type="dxa"/>
            <w:tcMar>
              <w:left w:w="70" w:type="dxa"/>
              <w:right w:w="70" w:type="dxa"/>
            </w:tcMar>
            <w:vAlign w:val="center"/>
          </w:tcPr>
          <w:p w14:paraId="4F2D9D9A">
            <w:pPr>
              <w:keepNext w:val="0"/>
              <w:spacing w:before="20" w:after="20" w:line="260" w:lineRule="exact"/>
              <w:ind w:firstLine="0" w:firstLineChars="0"/>
              <w:jc w:val="center"/>
            </w:pPr>
            <w:r>
              <w:rPr>
                <w:rFonts w:ascii="Times New Roman" w:hAnsi="Times New Roman" w:eastAsia="宋体"/>
                <w:b w:val="0"/>
                <w:sz w:val="18"/>
              </w:rPr>
              <w:t>63.42</w:t>
            </w:r>
          </w:p>
        </w:tc>
        <w:tc>
          <w:tcPr>
            <w:tcW w:w="1385" w:type="dxa"/>
            <w:tcMar>
              <w:left w:w="70" w:type="dxa"/>
              <w:right w:w="70" w:type="dxa"/>
            </w:tcMar>
            <w:vAlign w:val="center"/>
          </w:tcPr>
          <w:p w14:paraId="6BC89660">
            <w:pPr>
              <w:keepNext w:val="0"/>
              <w:spacing w:before="20" w:after="20" w:line="260" w:lineRule="exact"/>
              <w:ind w:firstLine="0" w:firstLineChars="0"/>
              <w:jc w:val="center"/>
            </w:pPr>
            <w:r>
              <w:rPr>
                <w:rFonts w:ascii="Times New Roman" w:hAnsi="Times New Roman" w:eastAsia="宋体"/>
                <w:b w:val="0"/>
                <w:sz w:val="18"/>
              </w:rPr>
              <w:t>66.32</w:t>
            </w:r>
          </w:p>
        </w:tc>
      </w:tr>
    </w:tbl>
    <w:p w14:paraId="02BD4748">
      <w:pPr>
        <w:pStyle w:val="2"/>
        <w:widowControl/>
        <w:spacing w:before="0" w:after="0" w:line="348" w:lineRule="exact"/>
        <w:ind w:firstLine="480"/>
        <w:jc w:val="both"/>
      </w:pPr>
      <w:r>
        <w:rPr>
          <w:rFonts w:ascii="Times New Roman" w:hAnsi="Times New Roman" w:eastAsia="方正仿宋_GBK"/>
          <w:b w:val="0"/>
          <w:sz w:val="24"/>
        </w:rPr>
        <w:t>市区转接负荷由第1年的364.43 MW增加至第3年的396.75 MW，第4年回落至389.51 MW；第1年至第4年净增加25.09 MW，增幅6.88%。其变化幅度小于邳州，但转接总量较大，与市区较高的既有转供条件及较多站点有关。负荷转接在市区方案中持续承担较大的区域内部配置任务。</w:t>
      </w:r>
    </w:p>
    <w:p w14:paraId="6E8B957C">
      <w:pPr>
        <w:pStyle w:val="2"/>
        <w:widowControl/>
        <w:spacing w:before="0" w:after="0" w:line="348" w:lineRule="exact"/>
        <w:ind w:firstLine="480"/>
        <w:jc w:val="both"/>
      </w:pPr>
      <w:r>
        <w:rPr>
          <w:rFonts w:ascii="Times New Roman" w:hAnsi="Times New Roman" w:eastAsia="方正仿宋_GBK"/>
          <w:b w:val="0"/>
          <w:sz w:val="24"/>
        </w:rPr>
        <w:t>市区转出站数由12座增加至14座，承接站数由16座变为15座，单站最大转出负荷由57.64 MW增加至63.42 MW。单站最大承接负荷维持在60.12～66.66 MW之间，说明承接侧较大的供电任务在各年均存在。对这些站点，主变容量既要覆盖本地需求，也要承担由邻站转入的负荷，工程建设规模需要按转接后的负荷确定。</w:t>
      </w:r>
    </w:p>
    <w:p w14:paraId="03241035">
      <w:pPr>
        <w:pStyle w:val="2"/>
        <w:widowControl/>
        <w:spacing w:before="0" w:after="0" w:line="348" w:lineRule="exact"/>
        <w:ind w:firstLine="480"/>
        <w:jc w:val="both"/>
      </w:pPr>
      <w:r>
        <w:rPr>
          <w:rFonts w:ascii="Times New Roman" w:hAnsi="Times New Roman" w:eastAsia="方正仿宋_GBK"/>
          <w:b w:val="0"/>
          <w:sz w:val="24"/>
        </w:rPr>
        <w:t>市区第4年转接总量较第3年减少7.24 MW，不能据此判断区域负荷下降。转接总量仅表示区域内部重新分配的部分，地区最大负荷还包括各站继续承担的本地负荷。新增容量投运后，部分站可以自行承担更多负荷，从而减少需要转接的规模。将转接总量与年网供最大负荷分别统计，有助于解释负荷增长与转接安排之间的关系。</w:t>
      </w:r>
    </w:p>
    <w:p w14:paraId="15299854">
      <w:pPr>
        <w:pStyle w:val="2"/>
        <w:widowControl/>
        <w:spacing w:before="0" w:after="0" w:line="348" w:lineRule="exact"/>
        <w:ind w:firstLine="480"/>
        <w:jc w:val="both"/>
      </w:pPr>
      <w:r>
        <w:rPr>
          <w:rFonts w:ascii="Times New Roman" w:hAnsi="Times New Roman" w:eastAsia="方正仿宋_GBK"/>
          <w:b w:val="0"/>
          <w:sz w:val="24"/>
        </w:rPr>
        <w:t>两地区年度结果表明，联络设施的建设数量、允许转接的能力和实际承担的转接负荷是三个不同量。建设数量决定新增工程规模，转供能力反映线路及两端设备允许承担的范围，实际转接负荷取决于当年的站间容量分配。已有线路在不同年份可以承担不同负荷，因此逐年转接量变化不必对应相同数量的新增线路。</w:t>
      </w:r>
    </w:p>
    <w:p w14:paraId="473CDFA3">
      <w:pPr>
        <w:pStyle w:val="2"/>
        <w:widowControl/>
        <w:spacing w:before="0" w:after="0" w:line="348" w:lineRule="exact"/>
        <w:ind w:firstLine="480"/>
        <w:jc w:val="both"/>
      </w:pPr>
      <w:r>
        <w:rPr>
          <w:rFonts w:ascii="Times New Roman" w:hAnsi="Times New Roman" w:eastAsia="方正仿宋_GBK"/>
          <w:b w:val="0"/>
          <w:sz w:val="24"/>
        </w:rPr>
        <w:t>从建设措施衔接看，主变增容或扩建为承接站提供容量，联络条件使部分负荷能够由相邻站承担，储能补充特定持续时间内的局部容量需求。三类措施共同形成最终设备布局。邳州更多依靠持续增加主变容量并补充联络条件，市区则较多利用既有联络开展负荷调整；两地的建设重点与前述运行特征相对应。</w:t>
      </w:r>
    </w:p>
    <w:p w14:paraId="509FFD67">
      <w:pPr>
        <w:pStyle w:val="4"/>
        <w:keepNext/>
        <w:numPr>
          <w:ilvl w:val="0"/>
          <w:numId w:val="0"/>
        </w:numPr>
        <w:spacing w:before="160" w:after="120" w:line="480" w:lineRule="exact"/>
        <w:ind w:firstLine="0"/>
      </w:pPr>
      <w:bookmarkStart w:id="253" w:name="参数拓展与通用推荐矩阵"/>
      <w:bookmarkStart w:id="254" w:name="h888"/>
      <w:r>
        <w:rPr>
          <w:rFonts w:ascii="Times New Roman" w:hAnsi="Times New Roman" w:eastAsia="方正仿宋_GBK"/>
          <w:b/>
          <w:sz w:val="32"/>
        </w:rPr>
        <w:t>5.6 参数拓展与通用推荐矩阵</w:t>
      </w:r>
      <w:bookmarkEnd w:id="253"/>
      <w:bookmarkEnd w:id="254"/>
    </w:p>
    <w:p w14:paraId="500F2B4E">
      <w:pPr>
        <w:pStyle w:val="5"/>
        <w:keepNext/>
        <w:numPr>
          <w:ilvl w:val="0"/>
          <w:numId w:val="0"/>
        </w:numPr>
        <w:spacing w:before="160" w:after="120" w:line="390" w:lineRule="exact"/>
        <w:ind w:firstLine="0"/>
      </w:pPr>
      <w:bookmarkStart w:id="255" w:name="从案例关系到通用参数"/>
      <w:r>
        <w:rPr>
          <w:rFonts w:ascii="Times New Roman" w:hAnsi="Times New Roman" w:eastAsia="方正仿宋_GBK"/>
          <w:b/>
          <w:sz w:val="26"/>
        </w:rPr>
        <w:t>5.6.1 从案例关系到通用参数</w:t>
      </w:r>
      <w:bookmarkEnd w:id="255"/>
    </w:p>
    <w:p w14:paraId="438A72FF">
      <w:pPr>
        <w:pStyle w:val="115"/>
        <w:widowControl/>
        <w:spacing w:before="0" w:after="0" w:line="348" w:lineRule="exact"/>
        <w:ind w:firstLine="480"/>
        <w:jc w:val="both"/>
      </w:pPr>
      <w:r>
        <w:rPr>
          <w:rFonts w:ascii="Times New Roman" w:hAnsi="Times New Roman" w:eastAsia="方正仿宋_GBK"/>
          <w:b w:val="0"/>
          <w:sz w:val="24"/>
        </w:rPr>
        <w:t>案例说明容载比由主变容量和年网供最大负荷共同形成，其经济取值还受储能持续支撑、站间转供能力和工程价格影响。通用矩阵据此采用可比较的参数范围，构造A类和B/C类两种等容量仿真站群，将具体地区的站名和规模转换为一般结构条件。</w:t>
      </w:r>
    </w:p>
    <w:p w14:paraId="0C9442D6">
      <w:pPr>
        <w:pStyle w:val="2"/>
        <w:widowControl/>
        <w:spacing w:before="0" w:after="0" w:line="348" w:lineRule="exact"/>
        <w:ind w:firstLine="480"/>
        <w:jc w:val="both"/>
      </w:pPr>
      <w:r>
        <w:rPr>
          <w:rFonts w:ascii="Times New Roman" w:hAnsi="Times New Roman" w:eastAsia="方正仿宋_GBK"/>
          <w:b w:val="0"/>
          <w:sz w:val="24"/>
        </w:rPr>
        <w:t>外推站群均含5座变电站，每站初始配置两台主变。</w:t>
      </w:r>
      <w:commentRangeStart w:id="6"/>
      <w:r>
        <w:rPr>
          <w:rFonts w:ascii="Times New Roman" w:hAnsi="Times New Roman" w:eastAsia="方正仿宋_GBK"/>
          <w:b w:val="0"/>
          <w:sz w:val="24"/>
          <w:highlight w:val="yellow"/>
          <w:rPrChange w:id="48" w:author="白日梦想家" w:date="2026-10-08T11:44:28Z">
            <w:rPr>
              <w:rFonts w:ascii="Times New Roman" w:hAnsi="Times New Roman" w:eastAsia="方正仿宋_GBK"/>
              <w:b w:val="0"/>
              <w:sz w:val="24"/>
            </w:rPr>
          </w:rPrChange>
        </w:rPr>
        <w:t>A类单台50 MVA，B/C类单台40 MVA，</w:t>
      </w:r>
      <w:commentRangeEnd w:id="6"/>
      <w:r>
        <w:rPr>
          <w:woUserID w:val="2"/>
        </w:rPr>
        <w:commentReference w:id="6"/>
      </w:r>
      <w:r>
        <w:rPr>
          <w:rFonts w:ascii="Times New Roman" w:hAnsi="Times New Roman" w:eastAsia="方正仿宋_GBK"/>
          <w:b w:val="0"/>
          <w:sz w:val="24"/>
        </w:rPr>
        <w:t>基期年网供最大负荷分别为250和200 MW，基期容载比均为2.00。负荷分散系数为同一统计期、同一电压等级及统计范围内，各站最大负荷之和与对应站群同时最大负荷的比值，用于反映各站负荷高峰的不同时性。DL/T 5729—2023将其列为确定容载比的影响因素，比值定义参照相关研究[5][46]。本研究取1.00和1.15，两组情景沿用各自的站间负荷权重，推荐范围按相应组合归纳。邳州、市区案例的负荷分散系数分别约为1.06和1.11。光伏分配采用独立权重，保留源荷空间差异。新购规格、扩建50 MVA主变、储能柜及单项联络能力沿用前述参数。外推分别考察每座站最大单台主变停运后的供电状态，健康邻站按其正常可用容量承接转供负荷；新增联络按站对选择建设，正常与事故转供共同受已建线路能力限制。该比较体现主变配置与站间支援的联系[5]。</w:t>
      </w:r>
    </w:p>
    <w:p w14:paraId="1AAB8D46">
      <w:pPr>
        <w:pStyle w:val="2"/>
        <w:widowControl/>
        <w:spacing w:before="0" w:after="0" w:line="348" w:lineRule="exact"/>
        <w:ind w:firstLine="480"/>
        <w:jc w:val="both"/>
      </w:pPr>
      <w:r>
        <w:rPr>
          <w:rFonts w:ascii="Times New Roman" w:hAnsi="Times New Roman" w:eastAsia="方正仿宋_GBK"/>
          <w:b w:val="0"/>
          <w:sz w:val="24"/>
        </w:rPr>
        <w:t>本节为新增联络需求条件下的专项外推，既有联络剩余可转负荷取0.00 MW，新增转供通过建设线路获得，推荐范围对应这一供电条件。容载比依据负荷增长要求、正常与故障供电能力及工程经济性确定；费用较低的联络方案可能减少本地主变建设。参数变化通过站级正向、反向负荷和持续支撑系数进入约束，以评价期费用确定对应配置。通用外推采用规划第4年的静态容量比选，归纳目标年推荐值；两地区案例另按逐年状态进行建设时序寻优。</w:t>
      </w:r>
    </w:p>
    <w:p w14:paraId="6716A974">
      <w:pPr>
        <w:pStyle w:val="5"/>
        <w:keepNext/>
        <w:numPr>
          <w:ilvl w:val="0"/>
          <w:numId w:val="0"/>
        </w:numPr>
        <w:spacing w:before="160" w:after="120" w:line="390" w:lineRule="exact"/>
        <w:ind w:firstLine="0"/>
      </w:pPr>
      <w:bookmarkStart w:id="256" w:name="参数范围与场景构造"/>
      <w:r>
        <w:rPr>
          <w:rFonts w:ascii="Times New Roman" w:hAnsi="Times New Roman" w:eastAsia="方正仿宋_GBK"/>
          <w:b/>
          <w:sz w:val="26"/>
        </w:rPr>
        <w:t>5.6.2 参数范围与场景构造</w:t>
      </w:r>
      <w:bookmarkEnd w:id="256"/>
    </w:p>
    <w:p w14:paraId="2093A8C0">
      <w:pPr>
        <w:pStyle w:val="115"/>
        <w:keepNext/>
        <w:spacing w:before="120" w:after="80" w:line="280" w:lineRule="exact"/>
        <w:ind w:firstLine="0"/>
        <w:jc w:val="center"/>
      </w:pPr>
      <w:r>
        <w:rPr>
          <w:rFonts w:ascii="Times New Roman" w:hAnsi="Times New Roman" w:eastAsia="宋体"/>
          <w:b w:val="0"/>
          <w:sz w:val="21"/>
        </w:rPr>
        <w:t>表5-66 通用外推参数及站群假定</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2FE73D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5589E1B2">
            <w:pPr>
              <w:keepNext/>
              <w:spacing w:before="20" w:after="20" w:line="260" w:lineRule="exact"/>
              <w:ind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2B40EBDA">
            <w:pPr>
              <w:keepNext/>
              <w:spacing w:before="20" w:after="20" w:line="260" w:lineRule="exact"/>
              <w:ind w:firstLine="0" w:firstLineChars="0"/>
              <w:jc w:val="center"/>
            </w:pPr>
            <w:r>
              <w:rPr>
                <w:rFonts w:ascii="Times New Roman" w:hAnsi="Times New Roman" w:eastAsia="宋体"/>
                <w:b/>
                <w:sz w:val="18"/>
              </w:rPr>
              <w:t>取值或范围</w:t>
            </w:r>
          </w:p>
        </w:tc>
        <w:tc>
          <w:tcPr>
            <w:tcW w:w="3259" w:type="dxa"/>
            <w:tcMar>
              <w:left w:w="70" w:type="dxa"/>
              <w:right w:w="70" w:type="dxa"/>
            </w:tcMar>
            <w:vAlign w:val="center"/>
          </w:tcPr>
          <w:p w14:paraId="2EFCA2AD">
            <w:pPr>
              <w:keepNext/>
              <w:spacing w:before="20" w:after="20" w:line="260" w:lineRule="exact"/>
              <w:ind w:firstLine="0" w:firstLineChars="0"/>
              <w:jc w:val="center"/>
            </w:pPr>
            <w:r>
              <w:rPr>
                <w:rFonts w:ascii="Times New Roman" w:hAnsi="Times New Roman" w:eastAsia="宋体"/>
                <w:b/>
                <w:sz w:val="18"/>
              </w:rPr>
              <w:t>设定方式</w:t>
            </w:r>
          </w:p>
        </w:tc>
      </w:tr>
      <w:tr w14:paraId="7D1301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9DC1E29">
            <w:pPr>
              <w:keepNext w:val="0"/>
              <w:spacing w:before="20" w:after="20" w:line="260" w:lineRule="exact"/>
              <w:ind w:firstLine="0" w:firstLineChars="0"/>
              <w:jc w:val="center"/>
            </w:pPr>
            <w:r>
              <w:rPr>
                <w:rFonts w:ascii="Times New Roman" w:hAnsi="Times New Roman" w:eastAsia="宋体"/>
                <w:b w:val="0"/>
                <w:sz w:val="18"/>
              </w:rPr>
              <w:t>供电区域类别</w:t>
            </w:r>
          </w:p>
        </w:tc>
        <w:tc>
          <w:tcPr>
            <w:tcW w:w="3259" w:type="dxa"/>
            <w:tcMar>
              <w:left w:w="70" w:type="dxa"/>
              <w:right w:w="70" w:type="dxa"/>
            </w:tcMar>
            <w:vAlign w:val="center"/>
          </w:tcPr>
          <w:p w14:paraId="4F36B5CD">
            <w:pPr>
              <w:keepNext w:val="0"/>
              <w:spacing w:before="20" w:after="20" w:line="260" w:lineRule="exact"/>
              <w:ind w:firstLine="0" w:firstLineChars="0"/>
              <w:jc w:val="center"/>
            </w:pPr>
            <w:r>
              <w:rPr>
                <w:rFonts w:ascii="Times New Roman" w:hAnsi="Times New Roman" w:eastAsia="宋体"/>
                <w:b w:val="0"/>
                <w:sz w:val="18"/>
              </w:rPr>
              <w:t>A类、B/C类</w:t>
            </w:r>
          </w:p>
        </w:tc>
        <w:tc>
          <w:tcPr>
            <w:tcW w:w="3259" w:type="dxa"/>
            <w:tcMar>
              <w:left w:w="70" w:type="dxa"/>
              <w:right w:w="70" w:type="dxa"/>
            </w:tcMar>
            <w:vAlign w:val="center"/>
          </w:tcPr>
          <w:p w14:paraId="23F97D09">
            <w:pPr>
              <w:keepNext w:val="0"/>
              <w:spacing w:before="20" w:after="20" w:line="260" w:lineRule="exact"/>
              <w:ind w:firstLine="0" w:firstLineChars="0"/>
              <w:jc w:val="center"/>
            </w:pPr>
            <w:r>
              <w:rPr>
                <w:rFonts w:ascii="Times New Roman" w:hAnsi="Times New Roman" w:eastAsia="宋体"/>
                <w:b w:val="0"/>
                <w:sz w:val="18"/>
              </w:rPr>
              <w:t>两类五站仿真模板</w:t>
            </w:r>
          </w:p>
        </w:tc>
      </w:tr>
      <w:tr w14:paraId="2F0BA2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33C06F0">
            <w:pPr>
              <w:keepNext w:val="0"/>
              <w:spacing w:before="20" w:after="20" w:line="260" w:lineRule="exact"/>
              <w:ind w:firstLine="0" w:firstLineChars="0"/>
              <w:jc w:val="center"/>
            </w:pPr>
            <w:r>
              <w:rPr>
                <w:rFonts w:ascii="Times New Roman" w:hAnsi="Times New Roman" w:eastAsia="宋体"/>
                <w:b w:val="0"/>
                <w:sz w:val="18"/>
              </w:rPr>
              <w:t>初始主变</w:t>
            </w:r>
          </w:p>
        </w:tc>
        <w:tc>
          <w:tcPr>
            <w:tcW w:w="3259" w:type="dxa"/>
            <w:tcMar>
              <w:left w:w="70" w:type="dxa"/>
              <w:right w:w="70" w:type="dxa"/>
            </w:tcMar>
            <w:vAlign w:val="center"/>
          </w:tcPr>
          <w:p w14:paraId="08FBD78D">
            <w:pPr>
              <w:keepNext w:val="0"/>
              <w:spacing w:before="20" w:after="20" w:line="260" w:lineRule="exact"/>
              <w:ind w:firstLine="0" w:firstLineChars="0"/>
              <w:jc w:val="center"/>
            </w:pPr>
            <w:r>
              <w:rPr>
                <w:rFonts w:ascii="Times New Roman" w:hAnsi="Times New Roman" w:eastAsia="宋体"/>
                <w:b w:val="0"/>
                <w:sz w:val="18"/>
              </w:rPr>
              <w:t>5站；各2×50或2×40 MVA</w:t>
            </w:r>
          </w:p>
        </w:tc>
        <w:tc>
          <w:tcPr>
            <w:tcW w:w="3259" w:type="dxa"/>
            <w:tcMar>
              <w:left w:w="70" w:type="dxa"/>
              <w:right w:w="70" w:type="dxa"/>
            </w:tcMar>
            <w:vAlign w:val="center"/>
          </w:tcPr>
          <w:p w14:paraId="32F27B42">
            <w:pPr>
              <w:keepNext w:val="0"/>
              <w:spacing w:before="20" w:after="20" w:line="260" w:lineRule="exact"/>
              <w:ind w:firstLine="0" w:firstLineChars="0"/>
              <w:jc w:val="center"/>
            </w:pPr>
            <w:r>
              <w:rPr>
                <w:rFonts w:ascii="Times New Roman" w:hAnsi="Times New Roman" w:eastAsia="宋体"/>
                <w:b w:val="0"/>
                <w:sz w:val="18"/>
              </w:rPr>
              <w:t>等容量基期</w:t>
            </w:r>
          </w:p>
        </w:tc>
      </w:tr>
      <w:tr w14:paraId="2E40AB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F15C7AE">
            <w:pPr>
              <w:keepNext w:val="0"/>
              <w:spacing w:before="20" w:after="20" w:line="260" w:lineRule="exact"/>
              <w:ind w:firstLine="0" w:firstLineChars="0"/>
              <w:jc w:val="center"/>
            </w:pPr>
            <w:r>
              <w:rPr>
                <w:rFonts w:ascii="Times New Roman" w:hAnsi="Times New Roman" w:eastAsia="宋体"/>
                <w:b w:val="0"/>
                <w:sz w:val="18"/>
              </w:rPr>
              <w:t>初始容载比</w:t>
            </w:r>
          </w:p>
        </w:tc>
        <w:tc>
          <w:tcPr>
            <w:tcW w:w="3259" w:type="dxa"/>
            <w:tcMar>
              <w:left w:w="70" w:type="dxa"/>
              <w:right w:w="70" w:type="dxa"/>
            </w:tcMar>
            <w:vAlign w:val="center"/>
          </w:tcPr>
          <w:p w14:paraId="0B336093">
            <w:pPr>
              <w:keepNext w:val="0"/>
              <w:spacing w:before="20" w:after="20" w:line="260" w:lineRule="exact"/>
              <w:ind w:firstLine="0" w:firstLineChars="0"/>
              <w:jc w:val="center"/>
            </w:pPr>
            <w:r>
              <w:rPr>
                <w:rFonts w:ascii="Times New Roman" w:hAnsi="Times New Roman" w:eastAsia="宋体"/>
                <w:b w:val="0"/>
                <w:sz w:val="18"/>
              </w:rPr>
              <w:t>2.00</w:t>
            </w:r>
          </w:p>
        </w:tc>
        <w:tc>
          <w:tcPr>
            <w:tcW w:w="3259" w:type="dxa"/>
            <w:tcMar>
              <w:left w:w="70" w:type="dxa"/>
              <w:right w:w="70" w:type="dxa"/>
            </w:tcMar>
            <w:vAlign w:val="center"/>
          </w:tcPr>
          <w:p w14:paraId="2FB39476">
            <w:pPr>
              <w:keepNext w:val="0"/>
              <w:spacing w:before="20" w:after="20" w:line="260" w:lineRule="exact"/>
              <w:ind w:firstLine="0" w:firstLineChars="0"/>
              <w:jc w:val="center"/>
            </w:pPr>
            <w:r>
              <w:rPr>
                <w:rFonts w:ascii="Times New Roman" w:hAnsi="Times New Roman" w:eastAsia="宋体"/>
                <w:b w:val="0"/>
                <w:sz w:val="18"/>
              </w:rPr>
              <w:t>两类站群一致</w:t>
            </w:r>
          </w:p>
        </w:tc>
      </w:tr>
      <w:tr w14:paraId="27B0B4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155903E">
            <w:pPr>
              <w:keepNext w:val="0"/>
              <w:spacing w:before="20" w:after="20" w:line="260" w:lineRule="exact"/>
              <w:ind w:firstLine="0" w:firstLineChars="0"/>
              <w:jc w:val="center"/>
            </w:pPr>
            <w:r>
              <w:rPr>
                <w:rFonts w:ascii="Times New Roman" w:hAnsi="Times New Roman" w:eastAsia="宋体"/>
                <w:b w:val="0"/>
                <w:sz w:val="18"/>
              </w:rPr>
              <w:t>负荷分散系数</w:t>
            </w:r>
          </w:p>
        </w:tc>
        <w:tc>
          <w:tcPr>
            <w:tcW w:w="3259" w:type="dxa"/>
            <w:tcMar>
              <w:left w:w="70" w:type="dxa"/>
              <w:right w:w="70" w:type="dxa"/>
            </w:tcMar>
            <w:vAlign w:val="center"/>
          </w:tcPr>
          <w:p w14:paraId="14DF3781">
            <w:pPr>
              <w:keepNext w:val="0"/>
              <w:spacing w:before="20" w:after="20" w:line="260" w:lineRule="exact"/>
              <w:ind w:firstLine="0" w:firstLineChars="0"/>
              <w:jc w:val="center"/>
            </w:pPr>
            <w:r>
              <w:rPr>
                <w:rFonts w:ascii="Times New Roman" w:hAnsi="Times New Roman" w:eastAsia="宋体"/>
                <w:b w:val="0"/>
                <w:sz w:val="18"/>
              </w:rPr>
              <w:t>1.00、1.15</w:t>
            </w:r>
          </w:p>
        </w:tc>
        <w:tc>
          <w:tcPr>
            <w:tcW w:w="3259" w:type="dxa"/>
            <w:tcMar>
              <w:left w:w="70" w:type="dxa"/>
              <w:right w:w="70" w:type="dxa"/>
            </w:tcMar>
            <w:vAlign w:val="center"/>
          </w:tcPr>
          <w:p w14:paraId="4649FD83">
            <w:pPr>
              <w:keepNext w:val="0"/>
              <w:spacing w:before="20" w:after="20" w:line="260" w:lineRule="exact"/>
              <w:ind w:firstLine="0" w:firstLineChars="0"/>
              <w:jc w:val="center"/>
            </w:pPr>
            <w:r>
              <w:rPr>
                <w:rFonts w:ascii="Times New Roman" w:hAnsi="Times New Roman" w:eastAsia="宋体"/>
                <w:b w:val="0"/>
                <w:sz w:val="18"/>
              </w:rPr>
              <w:t>研究情景取值；案例约1.06和1.11</w:t>
            </w:r>
          </w:p>
        </w:tc>
      </w:tr>
      <w:tr w14:paraId="1E75F0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D2ED841">
            <w:pPr>
              <w:keepNext w:val="0"/>
              <w:spacing w:before="20" w:after="20" w:line="260" w:lineRule="exact"/>
              <w:ind w:firstLine="0" w:firstLineChars="0"/>
              <w:jc w:val="center"/>
            </w:pPr>
            <w:r>
              <w:rPr>
                <w:rFonts w:ascii="Times New Roman" w:hAnsi="Times New Roman" w:eastAsia="宋体"/>
                <w:b w:val="0"/>
                <w:sz w:val="18"/>
              </w:rPr>
              <w:t>光伏装机分配权重</w:t>
            </w:r>
          </w:p>
        </w:tc>
        <w:tc>
          <w:tcPr>
            <w:tcW w:w="3259" w:type="dxa"/>
            <w:tcMar>
              <w:left w:w="70" w:type="dxa"/>
              <w:right w:w="70" w:type="dxa"/>
            </w:tcMar>
            <w:vAlign w:val="center"/>
          </w:tcPr>
          <w:p w14:paraId="32249705">
            <w:pPr>
              <w:keepNext w:val="0"/>
              <w:spacing w:before="20" w:after="20" w:line="260" w:lineRule="exact"/>
              <w:ind w:firstLine="0" w:firstLineChars="0"/>
              <w:jc w:val="center"/>
            </w:pPr>
            <w:r>
              <w:rPr>
                <w:rFonts w:ascii="Times New Roman" w:hAnsi="Times New Roman" w:eastAsia="宋体"/>
                <w:b w:val="0"/>
                <w:sz w:val="18"/>
              </w:rPr>
              <w:t>0.08/0.14/0.18/0.25/0.35</w:t>
            </w:r>
          </w:p>
        </w:tc>
        <w:tc>
          <w:tcPr>
            <w:tcW w:w="3259" w:type="dxa"/>
            <w:tcMar>
              <w:left w:w="70" w:type="dxa"/>
              <w:right w:w="70" w:type="dxa"/>
            </w:tcMar>
            <w:vAlign w:val="center"/>
          </w:tcPr>
          <w:p w14:paraId="43CA4111">
            <w:pPr>
              <w:keepNext w:val="0"/>
              <w:spacing w:before="20" w:after="20" w:line="260" w:lineRule="exact"/>
              <w:ind w:firstLine="0" w:firstLineChars="0"/>
              <w:jc w:val="center"/>
            </w:pPr>
            <w:r>
              <w:rPr>
                <w:rFonts w:ascii="Times New Roman" w:hAnsi="Times New Roman" w:eastAsia="宋体"/>
                <w:b w:val="0"/>
                <w:sz w:val="18"/>
              </w:rPr>
              <w:t>权重之和为1</w:t>
            </w:r>
          </w:p>
        </w:tc>
      </w:tr>
      <w:tr w14:paraId="461A4D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CB1768F">
            <w:pPr>
              <w:keepNext w:val="0"/>
              <w:spacing w:before="20" w:after="20" w:line="260" w:lineRule="exact"/>
              <w:ind w:firstLine="0" w:firstLineChars="0"/>
              <w:jc w:val="center"/>
            </w:pPr>
            <w:r>
              <w:rPr>
                <w:rFonts w:ascii="Times New Roman" w:hAnsi="Times New Roman" w:eastAsia="宋体"/>
                <w:b w:val="0"/>
                <w:sz w:val="18"/>
              </w:rPr>
              <w:t>分布式电源装机渗透率</w:t>
            </w:r>
          </w:p>
        </w:tc>
        <w:tc>
          <w:tcPr>
            <w:tcW w:w="3259" w:type="dxa"/>
            <w:tcMar>
              <w:left w:w="70" w:type="dxa"/>
              <w:right w:w="70" w:type="dxa"/>
            </w:tcMar>
            <w:vAlign w:val="center"/>
          </w:tcPr>
          <w:p w14:paraId="485BCE35">
            <w:pPr>
              <w:keepNext w:val="0"/>
              <w:spacing w:before="20" w:after="20" w:line="260" w:lineRule="exact"/>
              <w:ind w:firstLine="0" w:firstLineChars="0"/>
              <w:jc w:val="center"/>
            </w:pPr>
            <w:r>
              <w:rPr>
                <w:rFonts w:ascii="Times New Roman" w:hAnsi="Times New Roman" w:eastAsia="宋体"/>
                <w:b w:val="0"/>
                <w:sz w:val="18"/>
              </w:rPr>
              <w:t>0、0.30、0.80、1、1.30、1.80、2、2.30、2.80、3</w:t>
            </w:r>
          </w:p>
        </w:tc>
        <w:tc>
          <w:tcPr>
            <w:tcW w:w="3259" w:type="dxa"/>
            <w:tcMar>
              <w:left w:w="70" w:type="dxa"/>
              <w:right w:w="70" w:type="dxa"/>
            </w:tcMar>
            <w:vAlign w:val="center"/>
          </w:tcPr>
          <w:p w14:paraId="1458DC47">
            <w:pPr>
              <w:keepNext w:val="0"/>
              <w:spacing w:before="20" w:after="20" w:line="260" w:lineRule="exact"/>
              <w:ind w:firstLine="0" w:firstLineChars="0"/>
              <w:jc w:val="center"/>
            </w:pPr>
            <w:r>
              <w:rPr>
                <w:rFonts w:ascii="Times New Roman" w:hAnsi="Times New Roman" w:eastAsia="宋体"/>
                <w:b w:val="0"/>
                <w:sz w:val="18"/>
              </w:rPr>
              <w:t>参数假定</w:t>
            </w:r>
          </w:p>
        </w:tc>
      </w:tr>
      <w:tr w14:paraId="71BF9F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EF53DFA">
            <w:pPr>
              <w:keepNext w:val="0"/>
              <w:spacing w:before="20" w:after="20" w:line="260" w:lineRule="exact"/>
              <w:ind w:firstLine="0" w:firstLineChars="0"/>
              <w:jc w:val="center"/>
            </w:pPr>
            <w:r>
              <w:rPr>
                <w:rFonts w:ascii="Times New Roman" w:hAnsi="Times New Roman" w:eastAsia="宋体"/>
                <w:b w:val="0"/>
                <w:sz w:val="18"/>
              </w:rPr>
              <w:t>年最大净负荷平均增长率</w:t>
            </w:r>
          </w:p>
        </w:tc>
        <w:tc>
          <w:tcPr>
            <w:tcW w:w="3259" w:type="dxa"/>
            <w:tcMar>
              <w:left w:w="70" w:type="dxa"/>
              <w:right w:w="70" w:type="dxa"/>
            </w:tcMar>
            <w:vAlign w:val="center"/>
          </w:tcPr>
          <w:p w14:paraId="66093BFF">
            <w:pPr>
              <w:keepNext w:val="0"/>
              <w:spacing w:before="20" w:after="20" w:line="260" w:lineRule="exact"/>
              <w:ind w:firstLine="0" w:firstLineChars="0"/>
              <w:jc w:val="center"/>
            </w:pPr>
            <w:r>
              <w:rPr>
                <w:rFonts w:ascii="Times New Roman" w:hAnsi="Times New Roman" w:eastAsia="宋体"/>
                <w:b w:val="0"/>
                <w:sz w:val="18"/>
              </w:rPr>
              <w:t>0、1%、2%、4%、7%、8%、10%</w:t>
            </w:r>
          </w:p>
        </w:tc>
        <w:tc>
          <w:tcPr>
            <w:tcW w:w="3259" w:type="dxa"/>
            <w:tcMar>
              <w:left w:w="70" w:type="dxa"/>
              <w:right w:w="70" w:type="dxa"/>
            </w:tcMar>
            <w:vAlign w:val="center"/>
          </w:tcPr>
          <w:p w14:paraId="7D7E0C0C">
            <w:pPr>
              <w:keepNext w:val="0"/>
              <w:spacing w:before="20" w:after="20" w:line="260" w:lineRule="exact"/>
              <w:ind w:firstLine="0" w:firstLineChars="0"/>
              <w:jc w:val="center"/>
            </w:pPr>
            <w:r>
              <w:rPr>
                <w:rFonts w:ascii="Times New Roman" w:hAnsi="Times New Roman" w:eastAsia="宋体"/>
                <w:b w:val="0"/>
                <w:sz w:val="18"/>
              </w:rPr>
              <w:t>参数假定</w:t>
            </w:r>
          </w:p>
        </w:tc>
      </w:tr>
      <w:tr w14:paraId="461E6C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9009A2F">
            <w:pPr>
              <w:keepNext w:val="0"/>
              <w:spacing w:before="20" w:after="20" w:line="260" w:lineRule="exact"/>
              <w:ind w:firstLine="0" w:firstLineChars="0"/>
              <w:jc w:val="center"/>
            </w:pPr>
            <w:r>
              <w:rPr>
                <w:rFonts w:ascii="Times New Roman" w:hAnsi="Times New Roman" w:eastAsia="宋体"/>
                <w:b w:val="0"/>
                <w:sz w:val="18"/>
              </w:rPr>
              <w:t>95%峰值持续时间</w:t>
            </w:r>
          </w:p>
        </w:tc>
        <w:tc>
          <w:tcPr>
            <w:tcW w:w="3259" w:type="dxa"/>
            <w:tcMar>
              <w:left w:w="70" w:type="dxa"/>
              <w:right w:w="70" w:type="dxa"/>
            </w:tcMar>
            <w:vAlign w:val="center"/>
          </w:tcPr>
          <w:p w14:paraId="109FE0C1">
            <w:pPr>
              <w:keepNext w:val="0"/>
              <w:spacing w:before="20" w:after="20" w:line="260" w:lineRule="exact"/>
              <w:ind w:firstLine="0" w:firstLineChars="0"/>
              <w:jc w:val="center"/>
            </w:pPr>
            <w:r>
              <w:rPr>
                <w:rFonts w:ascii="Times New Roman" w:hAnsi="Times New Roman" w:eastAsia="宋体"/>
                <w:b w:val="0"/>
                <w:sz w:val="18"/>
              </w:rPr>
              <w:t>1、2、3、4、6 h</w:t>
            </w:r>
          </w:p>
        </w:tc>
        <w:tc>
          <w:tcPr>
            <w:tcW w:w="3259" w:type="dxa"/>
            <w:tcMar>
              <w:left w:w="70" w:type="dxa"/>
              <w:right w:w="70" w:type="dxa"/>
            </w:tcMar>
            <w:vAlign w:val="center"/>
          </w:tcPr>
          <w:p w14:paraId="5E27B618">
            <w:pPr>
              <w:keepNext w:val="0"/>
              <w:spacing w:before="20" w:after="20" w:line="260" w:lineRule="exact"/>
              <w:ind w:firstLine="0" w:firstLineChars="0"/>
              <w:jc w:val="center"/>
            </w:pPr>
            <w:r>
              <w:rPr>
                <w:rFonts w:ascii="Times New Roman" w:hAnsi="Times New Roman" w:eastAsia="宋体"/>
                <w:b w:val="0"/>
                <w:sz w:val="18"/>
              </w:rPr>
              <w:t>正反向采用相同场景时长</w:t>
            </w:r>
          </w:p>
        </w:tc>
      </w:tr>
      <w:tr w14:paraId="415E6B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18D1BBC">
            <w:pPr>
              <w:keepNext w:val="0"/>
              <w:spacing w:before="20" w:after="20" w:line="260" w:lineRule="exact"/>
              <w:ind w:firstLine="0" w:firstLineChars="0"/>
              <w:jc w:val="center"/>
            </w:pPr>
            <w:r>
              <w:rPr>
                <w:rFonts w:ascii="Times New Roman" w:hAnsi="Times New Roman" w:eastAsia="宋体"/>
                <w:b w:val="0"/>
                <w:sz w:val="18"/>
              </w:rPr>
              <w:t>既有联络剩余可转负荷</w:t>
            </w:r>
          </w:p>
        </w:tc>
        <w:tc>
          <w:tcPr>
            <w:tcW w:w="3259" w:type="dxa"/>
            <w:tcMar>
              <w:left w:w="70" w:type="dxa"/>
              <w:right w:w="70" w:type="dxa"/>
            </w:tcMar>
            <w:vAlign w:val="center"/>
          </w:tcPr>
          <w:p w14:paraId="2C6B5F11">
            <w:pPr>
              <w:keepNext w:val="0"/>
              <w:spacing w:before="20" w:after="20" w:line="260" w:lineRule="exact"/>
              <w:ind w:firstLine="0" w:firstLineChars="0"/>
              <w:jc w:val="center"/>
            </w:pPr>
            <w:r>
              <w:rPr>
                <w:rFonts w:ascii="Times New Roman" w:hAnsi="Times New Roman" w:eastAsia="宋体"/>
                <w:b w:val="0"/>
                <w:sz w:val="18"/>
              </w:rPr>
              <w:t>0.00 MW</w:t>
            </w:r>
          </w:p>
        </w:tc>
        <w:tc>
          <w:tcPr>
            <w:tcW w:w="3259" w:type="dxa"/>
            <w:tcMar>
              <w:left w:w="70" w:type="dxa"/>
              <w:right w:w="70" w:type="dxa"/>
            </w:tcMar>
            <w:vAlign w:val="center"/>
          </w:tcPr>
          <w:p w14:paraId="037DD8BB">
            <w:pPr>
              <w:keepNext w:val="0"/>
              <w:spacing w:before="20" w:after="20" w:line="260" w:lineRule="exact"/>
              <w:ind w:firstLine="0" w:firstLineChars="0"/>
              <w:jc w:val="center"/>
            </w:pPr>
            <w:r>
              <w:rPr>
                <w:rFonts w:ascii="Times New Roman" w:hAnsi="Times New Roman" w:eastAsia="宋体"/>
                <w:b w:val="0"/>
                <w:sz w:val="18"/>
              </w:rPr>
              <w:t>新增转供需求通过建设联络获得</w:t>
            </w:r>
          </w:p>
        </w:tc>
      </w:tr>
      <w:tr w14:paraId="795C8D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B35A27A">
            <w:pPr>
              <w:keepNext w:val="0"/>
              <w:spacing w:before="20" w:after="20" w:line="260" w:lineRule="exact"/>
              <w:ind w:firstLine="0" w:firstLineChars="0"/>
              <w:jc w:val="center"/>
            </w:pPr>
            <w:r>
              <w:rPr>
                <w:rFonts w:ascii="Times New Roman" w:hAnsi="Times New Roman" w:eastAsia="宋体"/>
                <w:b w:val="0"/>
                <w:sz w:val="18"/>
              </w:rPr>
              <w:t>线路、储能价格倍数</w:t>
            </w:r>
          </w:p>
        </w:tc>
        <w:tc>
          <w:tcPr>
            <w:tcW w:w="3259" w:type="dxa"/>
            <w:tcMar>
              <w:left w:w="70" w:type="dxa"/>
              <w:right w:w="70" w:type="dxa"/>
            </w:tcMar>
            <w:vAlign w:val="center"/>
          </w:tcPr>
          <w:p w14:paraId="79C987CE">
            <w:pPr>
              <w:keepNext w:val="0"/>
              <w:spacing w:before="20" w:after="20" w:line="260" w:lineRule="exact"/>
              <w:ind w:firstLine="0" w:firstLineChars="0"/>
              <w:jc w:val="center"/>
            </w:pPr>
            <w:r>
              <w:rPr>
                <w:rFonts w:ascii="Times New Roman" w:hAnsi="Times New Roman" w:eastAsia="宋体"/>
                <w:b w:val="0"/>
                <w:sz w:val="18"/>
              </w:rPr>
              <w:t>线路0.75/1.00/1.25；储能0.50/1.00/1.25</w:t>
            </w:r>
          </w:p>
        </w:tc>
        <w:tc>
          <w:tcPr>
            <w:tcW w:w="3259" w:type="dxa"/>
            <w:tcMar>
              <w:left w:w="70" w:type="dxa"/>
              <w:right w:w="70" w:type="dxa"/>
            </w:tcMar>
            <w:vAlign w:val="center"/>
          </w:tcPr>
          <w:p w14:paraId="5DB5BA74">
            <w:pPr>
              <w:keepNext w:val="0"/>
              <w:spacing w:before="20" w:after="20" w:line="260" w:lineRule="exact"/>
              <w:ind w:firstLine="0" w:firstLineChars="0"/>
              <w:jc w:val="center"/>
            </w:pPr>
            <w:r>
              <w:rPr>
                <w:rFonts w:ascii="Times New Roman" w:hAnsi="Times New Roman" w:eastAsia="宋体"/>
                <w:b w:val="0"/>
                <w:sz w:val="18"/>
              </w:rPr>
              <w:t>九组交叉价格</w:t>
            </w:r>
          </w:p>
        </w:tc>
      </w:tr>
      <w:tr w14:paraId="508044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0AE117F">
            <w:pPr>
              <w:keepNext w:val="0"/>
              <w:spacing w:before="20" w:after="20" w:line="260" w:lineRule="exact"/>
              <w:ind w:firstLine="0" w:firstLineChars="0"/>
              <w:jc w:val="center"/>
            </w:pPr>
            <w:r>
              <w:rPr>
                <w:rFonts w:ascii="Times New Roman" w:hAnsi="Times New Roman" w:eastAsia="宋体"/>
                <w:b w:val="0"/>
                <w:sz w:val="18"/>
              </w:rPr>
              <w:t>光伏利用小时、用户年负荷率</w:t>
            </w:r>
          </w:p>
        </w:tc>
        <w:tc>
          <w:tcPr>
            <w:tcW w:w="3259" w:type="dxa"/>
            <w:tcMar>
              <w:left w:w="70" w:type="dxa"/>
              <w:right w:w="70" w:type="dxa"/>
            </w:tcMar>
            <w:vAlign w:val="center"/>
          </w:tcPr>
          <w:p w14:paraId="7B691881">
            <w:pPr>
              <w:keepNext w:val="0"/>
              <w:spacing w:before="20" w:after="20" w:line="260" w:lineRule="exact"/>
              <w:ind w:firstLine="0" w:firstLineChars="0"/>
              <w:jc w:val="center"/>
            </w:pPr>
            <w:r>
              <w:rPr>
                <w:rFonts w:ascii="Times New Roman" w:hAnsi="Times New Roman" w:eastAsia="宋体"/>
                <w:b w:val="0"/>
                <w:sz w:val="18"/>
              </w:rPr>
              <w:t>1200 h；0.50</w:t>
            </w:r>
          </w:p>
        </w:tc>
        <w:tc>
          <w:tcPr>
            <w:tcW w:w="3259" w:type="dxa"/>
            <w:tcMar>
              <w:left w:w="70" w:type="dxa"/>
              <w:right w:w="70" w:type="dxa"/>
            </w:tcMar>
            <w:vAlign w:val="center"/>
          </w:tcPr>
          <w:p w14:paraId="2351E19C">
            <w:pPr>
              <w:keepNext w:val="0"/>
              <w:spacing w:before="20" w:after="20" w:line="260" w:lineRule="exact"/>
              <w:ind w:firstLine="0" w:firstLineChars="0"/>
              <w:jc w:val="center"/>
            </w:pPr>
            <w:r>
              <w:rPr>
                <w:rFonts w:ascii="Times New Roman" w:hAnsi="Times New Roman" w:eastAsia="宋体"/>
                <w:b w:val="0"/>
                <w:sz w:val="18"/>
              </w:rPr>
              <w:t>电量指标换算</w:t>
            </w:r>
          </w:p>
        </w:tc>
      </w:tr>
      <w:tr w14:paraId="1FF34C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434CCEE">
            <w:pPr>
              <w:keepNext w:val="0"/>
              <w:spacing w:before="20" w:after="20" w:line="260" w:lineRule="exact"/>
              <w:ind w:firstLine="0" w:firstLineChars="0"/>
              <w:jc w:val="center"/>
            </w:pPr>
            <w:r>
              <w:rPr>
                <w:rFonts w:ascii="Times New Roman" w:hAnsi="Times New Roman" w:eastAsia="宋体"/>
                <w:b w:val="0"/>
                <w:sz w:val="18"/>
              </w:rPr>
              <w:t>目标年、费用时点</w:t>
            </w:r>
          </w:p>
        </w:tc>
        <w:tc>
          <w:tcPr>
            <w:tcW w:w="3259" w:type="dxa"/>
            <w:tcMar>
              <w:left w:w="70" w:type="dxa"/>
              <w:right w:w="70" w:type="dxa"/>
            </w:tcMar>
            <w:vAlign w:val="center"/>
          </w:tcPr>
          <w:p w14:paraId="2D088022">
            <w:pPr>
              <w:keepNext w:val="0"/>
              <w:spacing w:before="20" w:after="20" w:line="260" w:lineRule="exact"/>
              <w:ind w:firstLine="0" w:firstLineChars="0"/>
              <w:jc w:val="center"/>
            </w:pPr>
            <w:r>
              <w:rPr>
                <w:rFonts w:ascii="Times New Roman" w:hAnsi="Times New Roman" w:eastAsia="宋体"/>
                <w:b w:val="0"/>
                <w:sz w:val="18"/>
              </w:rPr>
              <w:t>第4年；按2025年投运折现</w:t>
            </w:r>
          </w:p>
        </w:tc>
        <w:tc>
          <w:tcPr>
            <w:tcW w:w="3259" w:type="dxa"/>
            <w:tcMar>
              <w:left w:w="70" w:type="dxa"/>
              <w:right w:w="70" w:type="dxa"/>
            </w:tcMar>
            <w:vAlign w:val="center"/>
          </w:tcPr>
          <w:p w14:paraId="21773A4A">
            <w:pPr>
              <w:keepNext w:val="0"/>
              <w:spacing w:before="20" w:after="20" w:line="260" w:lineRule="exact"/>
              <w:ind w:firstLine="0" w:firstLineChars="0"/>
              <w:jc w:val="center"/>
            </w:pPr>
            <w:r>
              <w:rPr>
                <w:rFonts w:ascii="Times New Roman" w:hAnsi="Times New Roman" w:eastAsia="宋体"/>
                <w:b w:val="0"/>
                <w:sz w:val="18"/>
              </w:rPr>
              <w:t>目标年静态规划外推</w:t>
            </w:r>
          </w:p>
        </w:tc>
      </w:tr>
      <w:tr w14:paraId="70AD3A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33EBB19">
            <w:pPr>
              <w:keepNext w:val="0"/>
              <w:spacing w:before="20" w:after="20" w:line="260" w:lineRule="exact"/>
              <w:ind w:firstLine="0" w:firstLineChars="0"/>
              <w:jc w:val="center"/>
            </w:pPr>
            <w:r>
              <w:rPr>
                <w:rFonts w:ascii="Times New Roman" w:hAnsi="Times New Roman" w:eastAsia="宋体"/>
                <w:b w:val="0"/>
                <w:sz w:val="18"/>
              </w:rPr>
              <w:t>架空为主</w:t>
            </w:r>
          </w:p>
        </w:tc>
        <w:tc>
          <w:tcPr>
            <w:tcW w:w="3259" w:type="dxa"/>
            <w:tcMar>
              <w:left w:w="70" w:type="dxa"/>
              <w:right w:w="70" w:type="dxa"/>
            </w:tcMar>
            <w:vAlign w:val="center"/>
          </w:tcPr>
          <w:p w14:paraId="733D0B56">
            <w:pPr>
              <w:keepNext w:val="0"/>
              <w:spacing w:before="20" w:after="20" w:line="260" w:lineRule="exact"/>
              <w:ind w:firstLine="0" w:firstLineChars="0"/>
              <w:jc w:val="center"/>
            </w:pPr>
            <w:r>
              <w:rPr>
                <w:rFonts w:ascii="Times New Roman" w:hAnsi="Times New Roman" w:eastAsia="宋体"/>
                <w:b w:val="0"/>
                <w:sz w:val="18"/>
              </w:rPr>
              <w:t>架空长度占90.00%，电缆长度占10.00%</w:t>
            </w:r>
          </w:p>
        </w:tc>
        <w:tc>
          <w:tcPr>
            <w:tcW w:w="3259" w:type="dxa"/>
            <w:tcMar>
              <w:left w:w="70" w:type="dxa"/>
              <w:right w:w="70" w:type="dxa"/>
            </w:tcMar>
            <w:vAlign w:val="center"/>
          </w:tcPr>
          <w:p w14:paraId="32E435B7">
            <w:pPr>
              <w:keepNext w:val="0"/>
              <w:spacing w:before="20" w:after="20" w:line="260" w:lineRule="exact"/>
              <w:ind w:firstLine="0" w:firstLineChars="0"/>
              <w:jc w:val="center"/>
            </w:pPr>
            <w:r>
              <w:rPr>
                <w:rFonts w:ascii="Times New Roman" w:hAnsi="Times New Roman" w:eastAsia="宋体"/>
                <w:b w:val="0"/>
                <w:sz w:val="18"/>
              </w:rPr>
              <w:t>每项3 km、两台开关，基准投资124.80万元</w:t>
            </w:r>
          </w:p>
        </w:tc>
      </w:tr>
      <w:tr w14:paraId="1346A3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73A92D7">
            <w:pPr>
              <w:keepNext w:val="0"/>
              <w:spacing w:before="20" w:after="20" w:line="260" w:lineRule="exact"/>
              <w:ind w:firstLine="0" w:firstLineChars="0"/>
              <w:jc w:val="center"/>
            </w:pPr>
            <w:r>
              <w:rPr>
                <w:rFonts w:ascii="Times New Roman" w:hAnsi="Times New Roman" w:eastAsia="宋体"/>
                <w:b w:val="0"/>
                <w:sz w:val="18"/>
              </w:rPr>
              <w:t>电缆为主</w:t>
            </w:r>
          </w:p>
        </w:tc>
        <w:tc>
          <w:tcPr>
            <w:tcW w:w="3259" w:type="dxa"/>
            <w:tcMar>
              <w:left w:w="70" w:type="dxa"/>
              <w:right w:w="70" w:type="dxa"/>
            </w:tcMar>
            <w:vAlign w:val="center"/>
          </w:tcPr>
          <w:p w14:paraId="2F61B801">
            <w:pPr>
              <w:keepNext w:val="0"/>
              <w:spacing w:before="20" w:after="20" w:line="260" w:lineRule="exact"/>
              <w:ind w:firstLine="0" w:firstLineChars="0"/>
              <w:jc w:val="center"/>
            </w:pPr>
            <w:r>
              <w:rPr>
                <w:rFonts w:ascii="Times New Roman" w:hAnsi="Times New Roman" w:eastAsia="宋体"/>
                <w:b w:val="0"/>
                <w:sz w:val="18"/>
              </w:rPr>
              <w:t>架空长度占10.00%，电缆长度占90.00%</w:t>
            </w:r>
          </w:p>
        </w:tc>
        <w:tc>
          <w:tcPr>
            <w:tcW w:w="3259" w:type="dxa"/>
            <w:tcMar>
              <w:left w:w="70" w:type="dxa"/>
              <w:right w:w="70" w:type="dxa"/>
            </w:tcMar>
            <w:vAlign w:val="center"/>
          </w:tcPr>
          <w:p w14:paraId="2A4E27F6">
            <w:pPr>
              <w:keepNext w:val="0"/>
              <w:spacing w:before="20" w:after="20" w:line="260" w:lineRule="exact"/>
              <w:ind w:firstLine="0" w:firstLineChars="0"/>
              <w:jc w:val="center"/>
            </w:pPr>
            <w:r>
              <w:rPr>
                <w:rFonts w:ascii="Times New Roman" w:hAnsi="Times New Roman" w:eastAsia="宋体"/>
                <w:b w:val="0"/>
                <w:sz w:val="18"/>
              </w:rPr>
              <w:t>每项3 km、两台开关，基准投资499.20万元</w:t>
            </w:r>
          </w:p>
        </w:tc>
      </w:tr>
      <w:tr w14:paraId="4509F3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60F02B9">
            <w:pPr>
              <w:keepNext w:val="0"/>
              <w:spacing w:before="20" w:after="20" w:line="260" w:lineRule="exact"/>
              <w:ind w:firstLine="0" w:firstLineChars="0"/>
              <w:jc w:val="center"/>
            </w:pPr>
            <w:r>
              <w:rPr>
                <w:rFonts w:ascii="Times New Roman" w:hAnsi="Times New Roman" w:eastAsia="宋体"/>
                <w:b w:val="0"/>
                <w:sz w:val="18"/>
              </w:rPr>
              <w:t>单项联络可转负荷</w:t>
            </w:r>
          </w:p>
        </w:tc>
        <w:tc>
          <w:tcPr>
            <w:tcW w:w="3259" w:type="dxa"/>
            <w:tcMar>
              <w:left w:w="70" w:type="dxa"/>
              <w:right w:w="70" w:type="dxa"/>
            </w:tcMar>
            <w:vAlign w:val="center"/>
          </w:tcPr>
          <w:p w14:paraId="25726D26">
            <w:pPr>
              <w:keepNext w:val="0"/>
              <w:spacing w:before="20" w:after="20" w:line="260" w:lineRule="exact"/>
              <w:ind w:firstLine="0" w:firstLineChars="0"/>
              <w:jc w:val="center"/>
            </w:pPr>
            <w:r>
              <w:rPr>
                <w:rFonts w:ascii="Times New Roman" w:hAnsi="Times New Roman" w:eastAsia="宋体"/>
                <w:b w:val="0"/>
                <w:sz w:val="18"/>
              </w:rPr>
              <w:t>两类线路均为7.49 MW</w:t>
            </w:r>
          </w:p>
        </w:tc>
        <w:tc>
          <w:tcPr>
            <w:tcW w:w="3259" w:type="dxa"/>
            <w:tcMar>
              <w:left w:w="70" w:type="dxa"/>
              <w:right w:w="70" w:type="dxa"/>
            </w:tcMar>
            <w:vAlign w:val="center"/>
          </w:tcPr>
          <w:p w14:paraId="3F9304A2">
            <w:pPr>
              <w:keepNext w:val="0"/>
              <w:spacing w:before="20" w:after="20" w:line="260" w:lineRule="exact"/>
              <w:ind w:firstLine="0" w:firstLineChars="0"/>
              <w:jc w:val="center"/>
            </w:pPr>
            <w:r>
              <w:rPr>
                <w:rFonts w:ascii="Times New Roman" w:hAnsi="Times New Roman" w:eastAsia="宋体"/>
                <w:b w:val="0"/>
                <w:sz w:val="18"/>
              </w:rPr>
              <w:t>保持技术能力相同，比较敷设造价差异</w:t>
            </w:r>
          </w:p>
        </w:tc>
      </w:tr>
      <w:tr w14:paraId="1FDB52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4B7D0FE">
            <w:pPr>
              <w:keepNext w:val="0"/>
              <w:spacing w:before="20" w:after="20" w:line="260" w:lineRule="exact"/>
              <w:ind w:firstLine="0" w:firstLineChars="0"/>
              <w:jc w:val="center"/>
            </w:pPr>
            <w:r>
              <w:rPr>
                <w:rFonts w:ascii="Times New Roman" w:hAnsi="Times New Roman" w:eastAsia="宋体"/>
                <w:b w:val="0"/>
                <w:sz w:val="18"/>
              </w:rPr>
              <w:t>主变N-1校核</w:t>
            </w:r>
          </w:p>
        </w:tc>
        <w:tc>
          <w:tcPr>
            <w:tcW w:w="3259" w:type="dxa"/>
            <w:tcMar>
              <w:left w:w="70" w:type="dxa"/>
              <w:right w:w="70" w:type="dxa"/>
            </w:tcMar>
            <w:vAlign w:val="center"/>
          </w:tcPr>
          <w:p w14:paraId="4AB2986B">
            <w:pPr>
              <w:keepNext w:val="0"/>
              <w:spacing w:before="20" w:after="20" w:line="260" w:lineRule="exact"/>
              <w:ind w:firstLine="0" w:firstLineChars="0"/>
              <w:jc w:val="center"/>
            </w:pPr>
            <w:r>
              <w:rPr>
                <w:rFonts w:ascii="Times New Roman" w:hAnsi="Times New Roman" w:eastAsia="宋体"/>
                <w:b w:val="0"/>
                <w:sz w:val="18"/>
              </w:rPr>
              <w:t>各站最大单台主变分别停运</w:t>
            </w:r>
          </w:p>
        </w:tc>
        <w:tc>
          <w:tcPr>
            <w:tcW w:w="3259" w:type="dxa"/>
            <w:tcMar>
              <w:left w:w="70" w:type="dxa"/>
              <w:right w:w="70" w:type="dxa"/>
            </w:tcMar>
            <w:vAlign w:val="center"/>
          </w:tcPr>
          <w:p w14:paraId="67714142">
            <w:pPr>
              <w:keepNext w:val="0"/>
              <w:spacing w:before="20" w:after="20" w:line="260" w:lineRule="exact"/>
              <w:ind w:firstLine="0" w:firstLineChars="0"/>
              <w:jc w:val="center"/>
            </w:pPr>
            <w:r>
              <w:rPr>
                <w:rFonts w:ascii="Times New Roman" w:hAnsi="Times New Roman" w:eastAsia="宋体"/>
                <w:b w:val="0"/>
                <w:sz w:val="18"/>
              </w:rPr>
              <w:t>健康邻站按正常可用容量承接转供负荷</w:t>
            </w:r>
          </w:p>
        </w:tc>
      </w:tr>
      <w:tr w14:paraId="43A3F5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127FA20">
            <w:pPr>
              <w:keepNext w:val="0"/>
              <w:spacing w:before="20" w:after="20" w:line="260" w:lineRule="exact"/>
              <w:ind w:firstLine="0" w:firstLineChars="0"/>
              <w:jc w:val="center"/>
            </w:pPr>
            <w:r>
              <w:rPr>
                <w:rFonts w:ascii="Times New Roman" w:hAnsi="Times New Roman" w:eastAsia="宋体"/>
                <w:b w:val="0"/>
                <w:sz w:val="18"/>
              </w:rPr>
              <w:t>新增联络</w:t>
            </w:r>
          </w:p>
        </w:tc>
        <w:tc>
          <w:tcPr>
            <w:tcW w:w="3259" w:type="dxa"/>
            <w:tcMar>
              <w:left w:w="70" w:type="dxa"/>
              <w:right w:w="70" w:type="dxa"/>
            </w:tcMar>
            <w:vAlign w:val="center"/>
          </w:tcPr>
          <w:p w14:paraId="0087D338">
            <w:pPr>
              <w:keepNext w:val="0"/>
              <w:spacing w:before="20" w:after="20" w:line="260" w:lineRule="exact"/>
              <w:ind w:firstLine="0" w:firstLineChars="0"/>
              <w:jc w:val="center"/>
            </w:pPr>
            <w:r>
              <w:rPr>
                <w:rFonts w:ascii="Times New Roman" w:hAnsi="Times New Roman" w:eastAsia="宋体"/>
                <w:b w:val="0"/>
                <w:sz w:val="18"/>
              </w:rPr>
              <w:t>各站对为候选，单项可转负荷7.49 MW</w:t>
            </w:r>
          </w:p>
        </w:tc>
        <w:tc>
          <w:tcPr>
            <w:tcW w:w="3259" w:type="dxa"/>
            <w:tcMar>
              <w:left w:w="70" w:type="dxa"/>
              <w:right w:w="70" w:type="dxa"/>
            </w:tcMar>
            <w:vAlign w:val="center"/>
          </w:tcPr>
          <w:p w14:paraId="139FF4C1">
            <w:pPr>
              <w:keepNext w:val="0"/>
              <w:spacing w:before="20" w:after="20" w:line="260" w:lineRule="exact"/>
              <w:ind w:firstLine="0" w:firstLineChars="0"/>
              <w:jc w:val="center"/>
            </w:pPr>
            <w:r>
              <w:rPr>
                <w:rFonts w:ascii="Times New Roman" w:hAnsi="Times New Roman" w:eastAsia="宋体"/>
                <w:b w:val="0"/>
                <w:sz w:val="18"/>
              </w:rPr>
              <w:t>按容量需求与费用比较确定建设数量</w:t>
            </w:r>
          </w:p>
        </w:tc>
      </w:tr>
    </w:tbl>
    <w:p w14:paraId="41B4B576">
      <w:pPr>
        <w:pStyle w:val="2"/>
        <w:widowControl/>
        <w:spacing w:before="0" w:after="0" w:line="348" w:lineRule="exact"/>
        <w:ind w:firstLine="480"/>
        <w:jc w:val="both"/>
      </w:pPr>
      <w:r>
        <w:rPr>
          <w:rFonts w:ascii="Times New Roman" w:hAnsi="Times New Roman" w:eastAsia="方正仿宋_GBK"/>
          <w:b w:val="0"/>
          <w:sz w:val="24"/>
        </w:rPr>
        <w:t>分布式电源装机渗透率在0～3.00之间选取10个代表值，年最大净负荷平均增长率在0～10%之间选取7个值，95%峰值持续时间选取1、2、3、4、6 h。本节比较既有联络无剩余可用能力、新增转供需求需建设联络的条件；负荷分散系数取1.00和1.15。线路类型取架空为主和电缆为主；每类线路与储能各取三档价格，按九组交叉价格计算，形成25200个技术经济情景。</w:t>
      </w:r>
    </w:p>
    <w:p w14:paraId="28B37C89">
      <w:pPr>
        <w:pStyle w:val="2"/>
        <w:widowControl/>
        <w:spacing w:before="0" w:after="0" w:line="348" w:lineRule="exact"/>
        <w:ind w:firstLine="480"/>
        <w:jc w:val="both"/>
      </w:pPr>
      <w:r>
        <w:rPr>
          <w:rFonts w:ascii="Times New Roman" w:hAnsi="Times New Roman" w:eastAsia="方正仿宋_GBK"/>
          <w:b w:val="0"/>
          <w:sz w:val="24"/>
        </w:rPr>
        <w:t>设用户年负荷率0.50、光伏利用小时1200 h，分布式电源电量渗透率按分布式电源装机渗透率换算，约为0.00%～82.19%。技术场景以夜间正向负荷作为年网供最大负荷，日间光伏出力系数0.75、用户负荷为正向峰值的30%，由此构造反向净负荷。</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F692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B24C80D">
            <w:pPr>
              <w:spacing w:before="0" w:after="0"/>
              <w:ind w:firstLine="0" w:firstLineChars="0"/>
            </w:pPr>
          </w:p>
        </w:tc>
        <w:tc>
          <w:tcPr>
            <w:tcW w:w="6838" w:type="dxa"/>
            <w:tcMar>
              <w:left w:w="0" w:type="dxa"/>
              <w:right w:w="0" w:type="dxa"/>
            </w:tcMar>
            <w:vAlign w:val="center"/>
          </w:tcPr>
          <w:p w14:paraId="272269CD">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C</m:t>
                          </m:r>
                        </m:e>
                        <m:sub>
                          <m:r>
                            <m:rPr>
                              <m:sty m:val="p"/>
                            </m:rPr>
                            <m:t>DG</m:t>
                          </m:r>
                        </m:sub>
                      </m:sSub>
                    </m:e>
                    <m:e>
                      <m:r>
                        <m:rPr/>
                        <m:t>=</m:t>
                      </m:r>
                      <m:sSub>
                        <m:sSubPr/>
                        <m:e>
                          <m:r>
                            <m:rPr/>
                            <m:t>η</m:t>
                          </m:r>
                        </m:e>
                        <m:sub>
                          <m:r>
                            <m:rPr/>
                            <m:t>C</m:t>
                          </m:r>
                        </m:sub>
                      </m:sSub>
                      <m:sSub>
                        <m:sSubPr/>
                        <m:e>
                          <m:r>
                            <m:rPr/>
                            <m:t>P</m:t>
                          </m:r>
                        </m:e>
                        <m:sub>
                          <m:r>
                            <m:rPr>
                              <m:sty m:val="p"/>
                            </m:rPr>
                            <m:t>user,max</m:t>
                          </m:r>
                        </m:sub>
                      </m:sSub>
                    </m:e>
                  </m:mr>
                  <m:mr>
                    <m:e>
                      <m:sSubSup>
                        <m:sSubSupPr/>
                        <m:e>
                          <m:r>
                            <m:rPr/>
                            <m:t>L</m:t>
                          </m:r>
                        </m:e>
                        <m:sub>
                          <m:r>
                            <m:rPr/>
                            <m:t>i</m:t>
                          </m:r>
                        </m:sub>
                        <m:sup>
                          <m:r>
                            <m:rPr/>
                            <m:t>−</m:t>
                          </m:r>
                        </m:sup>
                      </m:sSubSup>
                    </m:e>
                    <m:e>
                      <m:r>
                        <m:rPr/>
                        <m:t>=</m:t>
                      </m:r>
                      <m:r>
                        <m:rPr>
                          <m:nor/>
                          <m:sty m:val="p"/>
                        </m:rPr>
                        <w:rPr>
                          <w:b w:val="0"/>
                          <w:i w:val="0"/>
                        </w:rPr>
                        <m:t>max</m:t>
                      </m:r>
                      <m:r>
                        <m:rPr/>
                        <m:t>(0,0.75</m:t>
                      </m:r>
                      <m:sSub>
                        <m:sSubPr/>
                        <m:e>
                          <m:r>
                            <m:rPr/>
                            <m:t>C</m:t>
                          </m:r>
                        </m:e>
                        <m:sub>
                          <m:r>
                            <m:rPr>
                              <m:sty m:val="p"/>
                            </m:rPr>
                            <m:t>DG</m:t>
                          </m:r>
                        </m:sub>
                      </m:sSub>
                      <m:sSubSup>
                        <m:sSubSupPr/>
                        <m:e>
                          <m:r>
                            <m:rPr/>
                            <m:t>w</m:t>
                          </m:r>
                        </m:e>
                        <m:sub>
                          <m:r>
                            <m:rPr/>
                            <m:t>i</m:t>
                          </m:r>
                        </m:sub>
                        <m:sup>
                          <m:r>
                            <m:rPr/>
                            <m:t>G</m:t>
                          </m:r>
                        </m:sup>
                      </m:sSubSup>
                      <m:r>
                        <m:rPr/>
                        <m:t>−0.30</m:t>
                      </m:r>
                      <m:sSubSup>
                        <m:sSubSupPr/>
                        <m:e>
                          <m:r>
                            <m:rPr/>
                            <m:t>L</m:t>
                          </m:r>
                        </m:e>
                        <m:sub>
                          <m:r>
                            <m:rPr/>
                            <m:t>i</m:t>
                          </m:r>
                        </m:sub>
                        <m:sup>
                          <m:r>
                            <m:rPr/>
                            <m:t>+</m:t>
                          </m:r>
                        </m:sup>
                      </m:sSubSup>
                      <m:r>
                        <m:rPr/>
                        <m:t>).</m:t>
                      </m:r>
                    </m:e>
                  </m:mr>
                </m:m>
              </m:oMath>
            </m:oMathPara>
          </w:p>
        </w:tc>
        <w:tc>
          <w:tcPr>
            <w:tcW w:w="737" w:type="dxa"/>
            <w:tcMar>
              <w:left w:w="0" w:type="dxa"/>
              <w:right w:w="0" w:type="dxa"/>
            </w:tcMar>
            <w:vAlign w:val="center"/>
          </w:tcPr>
          <w:p w14:paraId="25CC0DD8">
            <w:pPr>
              <w:spacing w:before="0" w:after="0"/>
              <w:ind w:firstLine="0" w:firstLineChars="0"/>
              <w:jc w:val="right"/>
            </w:pPr>
            <w:r>
              <w:rPr>
                <w:rFonts w:ascii="Times New Roman" w:hAnsi="Times New Roman" w:eastAsia="方正仿宋_GBK"/>
                <w:b w:val="0"/>
                <w:sz w:val="18"/>
              </w:rPr>
              <w:t>（5-15）</w:t>
            </w:r>
          </w:p>
        </w:tc>
      </w:tr>
    </w:tbl>
    <w:p w14:paraId="7F7025A5">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η</m:t>
            </m:r>
          </m:e>
          <m:sub>
            <m:r>
              <m:rPr/>
              <m:t>C</m:t>
            </m:r>
          </m:sub>
        </m:sSub>
      </m:oMath>
      <w:r>
        <w:rPr>
          <w:rFonts w:ascii="Times New Roman" w:hAnsi="Times New Roman" w:eastAsia="方正仿宋_GBK"/>
          <w:b w:val="0"/>
          <w:sz w:val="24"/>
        </w:rPr>
        <w:t>为分布式电源装机渗透率，</w:t>
      </w:r>
      <m:oMath>
        <m:sSub>
          <m:sSubPr/>
          <m:e>
            <m:r>
              <m:rPr/>
              <m:t>C</m:t>
            </m:r>
          </m:e>
          <m:sub>
            <m:r>
              <m:rPr>
                <m:sty m:val="p"/>
              </m:rPr>
              <m:t>DG</m:t>
            </m:r>
          </m:sub>
        </m:sSub>
      </m:oMath>
      <w:r>
        <w:rPr>
          <w:rFonts w:ascii="Times New Roman" w:hAnsi="Times New Roman" w:eastAsia="方正仿宋_GBK"/>
          <w:b w:val="0"/>
          <w:sz w:val="24"/>
        </w:rPr>
        <w:t>为装机容量，单位MW；</w:t>
      </w:r>
      <m:oMath>
        <m:sSub>
          <m:sSubPr/>
          <m:e>
            <m:r>
              <m:rPr/>
              <m:t>P</m:t>
            </m:r>
          </m:e>
          <m:sub>
            <m:r>
              <m:rPr>
                <m:sty m:val="p"/>
              </m:rPr>
              <m:t>user,max</m:t>
            </m:r>
          </m:sub>
        </m:sSub>
      </m:oMath>
      <w:r>
        <w:rPr>
          <w:rFonts w:ascii="Times New Roman" w:hAnsi="Times New Roman" w:eastAsia="方正仿宋_GBK"/>
          <w:b w:val="0"/>
          <w:sz w:val="24"/>
        </w:rPr>
        <w:t>为用户最大负荷，在本外推场景中取年网供最大负荷；</w:t>
      </w:r>
      <m:oMath>
        <m:sSubSup>
          <m:sSubSupPr/>
          <m:e>
            <m:r>
              <m:rPr/>
              <m:t>w</m:t>
            </m:r>
          </m:e>
          <m:sub>
            <m:r>
              <m:rPr/>
              <m:t>i</m:t>
            </m:r>
          </m:sub>
          <m:sup>
            <m:r>
              <m:rPr/>
              <m:t>G</m:t>
            </m:r>
          </m:sup>
        </m:sSubSup>
      </m:oMath>
      <w:r>
        <w:rPr>
          <w:rFonts w:ascii="Times New Roman" w:hAnsi="Times New Roman" w:eastAsia="方正仿宋_GBK"/>
          <w:b w:val="0"/>
          <w:sz w:val="24"/>
        </w:rPr>
        <w:t>为站级光伏分配权重，各站权重之和为1。</w:t>
      </w:r>
      <m:oMath>
        <m:sSubSup>
          <m:sSubSupPr/>
          <m:e>
            <m:r>
              <m:rPr/>
              <m:t>L</m:t>
            </m:r>
          </m:e>
          <m:sub>
            <m:r>
              <m:rPr/>
              <m:t>i</m:t>
            </m:r>
          </m:sub>
          <m:sup>
            <m:r>
              <m:rPr/>
              <m:t>+</m:t>
            </m:r>
          </m:sup>
        </m:sSubSup>
      </m:oMath>
      <w:r>
        <w:rPr>
          <w:rFonts w:ascii="Times New Roman" w:hAnsi="Times New Roman" w:eastAsia="方正仿宋_GBK"/>
          <w:b w:val="0"/>
          <w:sz w:val="24"/>
        </w:rPr>
        <w:t>为站级最大正向净负荷，</w:t>
      </w:r>
      <m:oMath>
        <m:sSubSup>
          <m:sSubSupPr/>
          <m:e>
            <m:r>
              <m:rPr/>
              <m:t>L</m:t>
            </m:r>
          </m:e>
          <m:sub>
            <m:r>
              <m:rPr/>
              <m:t>i</m:t>
            </m:r>
          </m:sub>
          <m:sup>
            <m:r>
              <m:rPr/>
              <m:t>−</m:t>
            </m:r>
          </m:sup>
        </m:sSubSup>
      </m:oMath>
      <w:r>
        <w:rPr>
          <w:rFonts w:ascii="Times New Roman" w:hAnsi="Times New Roman" w:eastAsia="方正仿宋_GBK"/>
          <w:b w:val="0"/>
          <w:sz w:val="24"/>
        </w:rPr>
        <w:t>为构造的最大反向净负荷。0.75和0.30均为外推场景假定。</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BB7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9A6021C">
            <w:pPr>
              <w:spacing w:before="0" w:after="0"/>
              <w:ind w:firstLine="0" w:firstLineChars="0"/>
            </w:pPr>
          </w:p>
        </w:tc>
        <w:tc>
          <w:tcPr>
            <w:tcW w:w="6838" w:type="dxa"/>
            <w:tcMar>
              <w:left w:w="0" w:type="dxa"/>
              <w:right w:w="0" w:type="dxa"/>
            </w:tcMar>
            <w:vAlign w:val="center"/>
          </w:tcPr>
          <w:p w14:paraId="1620B7DC">
            <w:pPr>
              <w:pStyle w:val="2"/>
              <w:keepNext/>
              <w:spacing w:before="100" w:after="100" w:line="276" w:lineRule="auto"/>
              <w:ind w:firstLine="0" w:firstLineChars="0"/>
              <w:jc w:val="center"/>
            </w:pPr>
            <m:oMathPara>
              <m:oMathParaPr>
                <m:jc m:val="center"/>
              </m:oMathParaPr>
              <m:oMath>
                <m:sSub>
                  <m:sSubPr/>
                  <m:e>
                    <m:r>
                      <m:rPr/>
                      <m:t>η</m:t>
                    </m:r>
                  </m:e>
                  <m:sub>
                    <m:r>
                      <m:rPr/>
                      <m:t>E</m:t>
                    </m:r>
                  </m:sub>
                </m:sSub>
                <m:r>
                  <m:rPr/>
                  <m:t>=</m:t>
                </m:r>
                <m:f>
                  <m:fPr/>
                  <m:num>
                    <m:sSub>
                      <m:sSubPr/>
                      <m:e>
                        <m:r>
                          <m:rPr/>
                          <m:t>C</m:t>
                        </m:r>
                      </m:e>
                      <m:sub>
                        <m:r>
                          <m:rPr>
                            <m:sty m:val="p"/>
                          </m:rPr>
                          <m:t>DG</m:t>
                        </m:r>
                      </m:sub>
                    </m:sSub>
                    <m:sSub>
                      <m:sSubPr/>
                      <m:e>
                        <m:r>
                          <m:rPr/>
                          <m:t>T</m:t>
                        </m:r>
                      </m:e>
                      <m:sub>
                        <m:r>
                          <m:rPr/>
                          <m:t>G</m:t>
                        </m:r>
                      </m:sub>
                    </m:sSub>
                  </m:num>
                  <m:den>
                    <m:sSub>
                      <m:sSubPr/>
                      <m:e>
                        <m:r>
                          <m:rPr/>
                          <m:t>P</m:t>
                        </m:r>
                      </m:e>
                      <m:sub>
                        <m:r>
                          <m:rPr>
                            <m:sty m:val="p"/>
                          </m:rPr>
                          <m:t>user,max</m:t>
                        </m:r>
                      </m:sub>
                    </m:sSub>
                    <m:r>
                      <m:rPr/>
                      <m:t> 8760 </m:t>
                    </m:r>
                    <m:sSub>
                      <m:sSubPr/>
                      <m:e>
                        <m:r>
                          <m:rPr/>
                          <m:t>f</m:t>
                        </m:r>
                      </m:e>
                      <m:sub>
                        <m:r>
                          <m:rPr>
                            <m:sty m:val="p"/>
                          </m:rPr>
                          <m:t>user</m:t>
                        </m:r>
                      </m:sub>
                    </m:sSub>
                  </m:den>
                </m:f>
                <m:r>
                  <m:rPr/>
                  <m:t>=</m:t>
                </m:r>
                <m:sSub>
                  <m:sSubPr/>
                  <m:e>
                    <m:r>
                      <m:rPr/>
                      <m:t>η</m:t>
                    </m:r>
                  </m:e>
                  <m:sub>
                    <m:r>
                      <m:rPr/>
                      <m:t>C</m:t>
                    </m:r>
                  </m:sub>
                </m:sSub>
                <m:f>
                  <m:fPr/>
                  <m:num>
                    <m:r>
                      <m:rPr/>
                      <m:t>1200</m:t>
                    </m:r>
                  </m:num>
                  <m:den>
                    <m:r>
                      <m:rPr/>
                      <m:t>8760×0.50</m:t>
                    </m:r>
                  </m:den>
                </m:f>
                <m:r>
                  <m:rPr/>
                  <m:t>.</m:t>
                </m:r>
              </m:oMath>
            </m:oMathPara>
          </w:p>
        </w:tc>
        <w:tc>
          <w:tcPr>
            <w:tcW w:w="737" w:type="dxa"/>
            <w:tcMar>
              <w:left w:w="0" w:type="dxa"/>
              <w:right w:w="0" w:type="dxa"/>
            </w:tcMar>
            <w:vAlign w:val="center"/>
          </w:tcPr>
          <w:p w14:paraId="74A8C674">
            <w:pPr>
              <w:spacing w:before="0" w:after="0"/>
              <w:ind w:firstLine="0" w:firstLineChars="0"/>
              <w:jc w:val="right"/>
            </w:pPr>
            <w:r>
              <w:rPr>
                <w:rFonts w:ascii="Times New Roman" w:hAnsi="Times New Roman" w:eastAsia="方正仿宋_GBK"/>
                <w:b w:val="0"/>
                <w:sz w:val="18"/>
              </w:rPr>
              <w:t>（5-16）</w:t>
            </w:r>
          </w:p>
        </w:tc>
      </w:tr>
    </w:tbl>
    <w:p w14:paraId="725C2CAC">
      <w:pPr>
        <w:pStyle w:val="115"/>
        <w:widowControl/>
        <w:spacing w:before="0" w:after="0" w:line="348" w:lineRule="exact"/>
        <w:ind w:firstLine="480"/>
        <w:jc w:val="both"/>
      </w:pPr>
      <w:r>
        <w:rPr>
          <w:rFonts w:ascii="Times New Roman" w:hAnsi="Times New Roman" w:eastAsia="方正仿宋_GBK"/>
          <w:b w:val="0"/>
          <w:sz w:val="24"/>
        </w:rPr>
        <w:t>式中，</w:t>
      </w:r>
      <m:oMath>
        <m:sSub>
          <m:sSubPr/>
          <m:e>
            <m:r>
              <m:rPr/>
              <m:t>η</m:t>
            </m:r>
          </m:e>
          <m:sub>
            <m:r>
              <m:rPr/>
              <m:t>E</m:t>
            </m:r>
          </m:sub>
        </m:sSub>
      </m:oMath>
      <w:r>
        <w:rPr>
          <w:rFonts w:ascii="Times New Roman" w:hAnsi="Times New Roman" w:eastAsia="方正仿宋_GBK"/>
          <w:b w:val="0"/>
          <w:sz w:val="24"/>
        </w:rPr>
        <w:t>为分布式电源电量渗透率，</w:t>
      </w:r>
      <m:oMath>
        <m:sSub>
          <m:sSubPr/>
          <m:e>
            <m:r>
              <m:rPr/>
              <m:t>T</m:t>
            </m:r>
          </m:e>
          <m:sub>
            <m:r>
              <m:rPr/>
              <m:t>G</m:t>
            </m:r>
          </m:sub>
        </m:sSub>
      </m:oMath>
      <w:r>
        <w:rPr>
          <w:rFonts w:ascii="Times New Roman" w:hAnsi="Times New Roman" w:eastAsia="方正仿宋_GBK"/>
          <w:b w:val="0"/>
          <w:sz w:val="24"/>
        </w:rPr>
        <w:t>为光伏年利用小时，取1200 h；</w:t>
      </w:r>
      <m:oMath>
        <m:sSub>
          <m:sSubPr/>
          <m:e>
            <m:r>
              <m:rPr/>
              <m:t>f</m:t>
            </m:r>
          </m:e>
          <m:sub>
            <m:r>
              <m:rPr>
                <m:sty m:val="p"/>
              </m:rPr>
              <m:t>user</m:t>
            </m:r>
          </m:sub>
        </m:sSub>
      </m:oMath>
      <w:r>
        <w:rPr>
          <w:rFonts w:ascii="Times New Roman" w:hAnsi="Times New Roman" w:eastAsia="方正仿宋_GBK"/>
          <w:b w:val="0"/>
          <w:sz w:val="24"/>
        </w:rPr>
        <w:t>为用户年负荷率，取0.50；8760为一年小时数。电量参数在该外推中与装机参数保持同一发电及用电假定。</w:t>
      </w:r>
    </w:p>
    <w:p w14:paraId="149B339F">
      <w:pPr>
        <w:pStyle w:val="2"/>
        <w:widowControl/>
        <w:spacing w:before="0" w:after="0" w:line="348" w:lineRule="exact"/>
        <w:ind w:firstLine="480"/>
        <w:jc w:val="both"/>
      </w:pPr>
      <w:r>
        <w:rPr>
          <w:rFonts w:ascii="Times New Roman" w:hAnsi="Times New Roman" w:eastAsia="方正仿宋_GBK"/>
          <w:b w:val="0"/>
          <w:sz w:val="24"/>
        </w:rPr>
        <w:t>两个单位功率投资比均为无量纲研究参数：主变投资按新购容量折算的有功功率归一化，线路投资按可转负荷归一化，储能投资按充放电功率归一化。三类措施的替代规模由站级容量及转供条件确定。主变与储能单位功率投资比按3 h参考峰段列示，实际约束仍使用该场景的持续时间。线路参考价格倍数为0.75～1.25，储能为0.50～1.25，对应架空为主的主变与线路单位功率投资比约0.84～1.40、电缆为主约0.21～0.35、主变与储能单位功率投资比约0.04～0.12。</w:t>
      </w:r>
    </w:p>
    <w:p w14:paraId="7060B1E8">
      <w:pPr>
        <w:pStyle w:val="5"/>
        <w:keepNext/>
        <w:numPr>
          <w:ilvl w:val="0"/>
          <w:numId w:val="0"/>
        </w:numPr>
        <w:spacing w:before="160" w:after="120" w:line="390" w:lineRule="exact"/>
        <w:ind w:firstLine="0"/>
      </w:pPr>
      <w:bookmarkStart w:id="257" w:name="分类容载比推荐区间"/>
      <w:r>
        <w:rPr>
          <w:rFonts w:ascii="Times New Roman" w:hAnsi="Times New Roman" w:eastAsia="方正仿宋_GBK"/>
          <w:b/>
          <w:sz w:val="26"/>
        </w:rPr>
        <w:t>5.6.3 分类容载比推荐区间</w:t>
      </w:r>
      <w:bookmarkEnd w:id="257"/>
    </w:p>
    <w:p w14:paraId="70015B46">
      <w:pPr>
        <w:pStyle w:val="115"/>
        <w:widowControl/>
        <w:spacing w:before="0" w:after="0" w:line="348" w:lineRule="exact"/>
        <w:ind w:firstLine="480"/>
        <w:jc w:val="both"/>
      </w:pPr>
      <w:r>
        <w:rPr>
          <w:rFonts w:ascii="Times New Roman" w:hAnsi="Times New Roman" w:eastAsia="方正仿宋_GBK"/>
          <w:b w:val="0"/>
          <w:sz w:val="24"/>
        </w:rPr>
        <w:t>通用推荐按供电区域类别、负荷分散系数和线路类型分类，再结合分布式电源装机渗透率、年最大净负荷平均增长率、95%峰值持续时间、主变与储能单位功率投资比及主变与线路单位功率投资比确定容载比范围。各区间取对应条件下所选配置的最小值和最大值，显示时向外保留两位小数。推荐值反映满足容量和费用条件的设备配置，直接对应公用主变总容量与年网供最大负荷的比值。</w:t>
      </w:r>
    </w:p>
    <w:p w14:paraId="1728341E">
      <w:pPr>
        <w:pStyle w:val="2"/>
        <w:widowControl/>
        <w:spacing w:before="0" w:after="0" w:line="348" w:lineRule="exact"/>
        <w:ind w:firstLine="480"/>
        <w:jc w:val="both"/>
      </w:pPr>
      <w:r>
        <w:rPr>
          <w:rFonts w:ascii="Times New Roman" w:hAnsi="Times New Roman" w:eastAsia="方正仿宋_GBK"/>
          <w:b w:val="0"/>
          <w:sz w:val="24"/>
        </w:rPr>
        <w:t>供电区域类别和负荷分散系数分别反映设备配置条件及各站负荷高峰的不同时性。同一源荷、增长和储能价格范围内，按这两项条件细分后，可以减少不同站群条件混合形成的区间宽度。负荷分散系数取1.00和1.15，分别归纳相应站群的结果；各组仍采用对应的站间负荷分配权重。</w:t>
      </w:r>
    </w:p>
    <w:p w14:paraId="504751A9">
      <w:pPr>
        <w:pStyle w:val="2"/>
        <w:widowControl/>
        <w:spacing w:before="0" w:after="0" w:line="348" w:lineRule="exact"/>
        <w:ind w:firstLine="480"/>
        <w:jc w:val="both"/>
      </w:pPr>
      <w:r>
        <w:rPr>
          <w:rFonts w:ascii="Times New Roman" w:hAnsi="Times New Roman" w:eastAsia="方正仿宋_GBK"/>
          <w:b w:val="0"/>
          <w:sz w:val="24"/>
        </w:rPr>
        <w:t>主变与线路单位功率投资比作为推荐表的一列，与主变及储能的相对投资共同定位容载比范围。架空为主和电缆为主分别比较三档价格；当新增联络和主变扩容的费用排序改变时，推荐区间相应调整。对于相邻参数范围内推荐区间相同的情景，合并其参数范围，减少重复列示。分布式电源装机渗透率1.00、2.00和95%峰值持续时间3 h为相邻分组共享条件，查表时同时核对两侧结果。</w:t>
      </w:r>
    </w:p>
    <w:p w14:paraId="4B69F31B">
      <w:pPr>
        <w:pStyle w:val="7"/>
        <w:keepNext/>
        <w:numPr>
          <w:ilvl w:val="0"/>
          <w:numId w:val="0"/>
        </w:numPr>
        <w:spacing w:before="160" w:after="120" w:line="360" w:lineRule="exact"/>
        <w:ind w:firstLine="0"/>
      </w:pPr>
      <w:bookmarkStart w:id="258" w:name="a类供电区域负荷分散系数1.00架空为主"/>
      <w:commentRangeStart w:id="7"/>
      <w:r>
        <w:rPr>
          <w:rFonts w:ascii="Times New Roman" w:hAnsi="Times New Roman" w:eastAsia="方正仿宋_GBK"/>
          <w:b/>
          <w:sz w:val="24"/>
        </w:rPr>
        <w:t>A类供电区域，负荷分散系数1.00，架空为主</w:t>
      </w:r>
      <w:commentRangeEnd w:id="7"/>
      <w:r>
        <w:rPr>
          <w:woUserID w:val="2"/>
        </w:rPr>
        <w:commentReference w:id="7"/>
      </w:r>
      <w:bookmarkEnd w:id="258"/>
    </w:p>
    <w:p w14:paraId="4C2DC270">
      <w:pPr>
        <w:pStyle w:val="115"/>
        <w:widowControl/>
        <w:spacing w:before="0" w:after="0" w:line="348" w:lineRule="exact"/>
        <w:ind w:firstLine="480"/>
        <w:jc w:val="both"/>
      </w:pPr>
      <w:r>
        <w:rPr>
          <w:rFonts w:ascii="Times New Roman" w:hAnsi="Times New Roman" w:eastAsia="方正仿宋_GBK"/>
          <w:b w:val="0"/>
          <w:sz w:val="24"/>
        </w:rPr>
        <w:t>该类站群初始单台主变容量为50 MVA，本节既有联络剩余可转负荷为0.00 MW。按分布式电源装机规模、负荷增长、持续时间和工程投资条件比较后，归纳为17组推荐范围，区间宽度中位数为0.31。表中对结果相同的相邻参数范围合并列示，使持续时间或相对价格变化没有引起容量调整的条件能够集中查阅。</w:t>
      </w:r>
    </w:p>
    <w:p w14:paraId="655B4E18">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2EA9A2A0">
      <w:pPr>
        <w:pStyle w:val="2"/>
        <w:keepNext/>
        <w:spacing w:before="120" w:after="80" w:line="280" w:lineRule="exact"/>
        <w:ind w:firstLine="0"/>
        <w:jc w:val="center"/>
      </w:pPr>
      <w:r>
        <w:rPr>
          <w:rFonts w:ascii="Times New Roman" w:hAnsi="Times New Roman" w:eastAsia="宋体"/>
          <w:b w:val="0"/>
          <w:sz w:val="21"/>
        </w:rPr>
        <w:t>表5-67 A类、负荷分散系数1.00的容载比推荐区间（架空为主）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16E7A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2E3E514">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062E28CA">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8E944AC">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57231DE1">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55422552">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095F9B18">
            <w:pPr>
              <w:keepNext/>
              <w:spacing w:before="20" w:after="20" w:line="260" w:lineRule="exact"/>
              <w:ind w:firstLine="0" w:firstLineChars="0"/>
              <w:jc w:val="center"/>
            </w:pPr>
            <w:r>
              <w:rPr>
                <w:rFonts w:ascii="Times New Roman" w:hAnsi="Times New Roman" w:eastAsia="宋体"/>
                <w:b/>
                <w:sz w:val="18"/>
              </w:rPr>
              <w:t>容载比推荐区间</w:t>
            </w:r>
          </w:p>
        </w:tc>
      </w:tr>
      <w:tr w14:paraId="752148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906247">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B006A3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3D6C3B8">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0BA22D14">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352B6DD">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320F489">
            <w:pPr>
              <w:keepNext w:val="0"/>
              <w:spacing w:before="20" w:after="20" w:line="260" w:lineRule="exact"/>
              <w:ind w:firstLine="0" w:firstLineChars="0"/>
              <w:jc w:val="center"/>
            </w:pPr>
            <w:r>
              <w:rPr>
                <w:rFonts w:ascii="Times New Roman" w:hAnsi="Times New Roman" w:eastAsia="宋体"/>
                <w:b w:val="0"/>
                <w:sz w:val="18"/>
              </w:rPr>
              <w:t>1.84～2.00</w:t>
            </w:r>
          </w:p>
        </w:tc>
      </w:tr>
      <w:tr w14:paraId="51F31B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69627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CC519D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B63F088">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E0E6306">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8045AAD">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255265F1">
            <w:pPr>
              <w:keepNext w:val="0"/>
              <w:spacing w:before="20" w:after="20" w:line="260" w:lineRule="exact"/>
              <w:ind w:firstLine="0" w:firstLineChars="0"/>
              <w:jc w:val="center"/>
            </w:pPr>
            <w:r>
              <w:rPr>
                <w:rFonts w:ascii="Times New Roman" w:hAnsi="Times New Roman" w:eastAsia="宋体"/>
                <w:b w:val="0"/>
                <w:sz w:val="18"/>
              </w:rPr>
              <w:t>1.70～1.84</w:t>
            </w:r>
          </w:p>
        </w:tc>
      </w:tr>
      <w:tr w14:paraId="5D1CC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B476691">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77F662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0F8CE16">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B5F95DA">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E9308C7">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56EBC065">
            <w:pPr>
              <w:keepNext w:val="0"/>
              <w:spacing w:before="20" w:after="20" w:line="260" w:lineRule="exact"/>
              <w:ind w:firstLine="0" w:firstLineChars="0"/>
              <w:jc w:val="center"/>
            </w:pPr>
            <w:r>
              <w:rPr>
                <w:rFonts w:ascii="Times New Roman" w:hAnsi="Times New Roman" w:eastAsia="宋体"/>
                <w:b w:val="0"/>
                <w:sz w:val="18"/>
              </w:rPr>
              <w:t>1.70～1.72</w:t>
            </w:r>
          </w:p>
        </w:tc>
      </w:tr>
      <w:tr w14:paraId="7D8E0E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35B86A">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5A93D55">
            <w:pPr>
              <w:keepNext w:val="0"/>
              <w:spacing w:before="20" w:after="20" w:line="260" w:lineRule="exact"/>
              <w:ind w:firstLine="0" w:firstLineChars="0"/>
              <w:jc w:val="center"/>
              <w:rPr>
                <w:woUserID w:val="2"/>
              </w:rPr>
            </w:pPr>
            <w:commentRangeStart w:id="8"/>
            <w:r>
              <w:rPr>
                <w:rFonts w:ascii="Times New Roman" w:hAnsi="Times New Roman" w:eastAsia="宋体"/>
                <w:b w:val="0"/>
                <w:sz w:val="18"/>
                <w:woUserID w:val="2"/>
              </w:rPr>
              <w:t>＞7.00%～10.00%</w:t>
            </w:r>
            <w:commentRangeEnd w:id="8"/>
            <w:r>
              <w:rPr>
                <w:woUserID w:val="2"/>
              </w:rPr>
              <w:commentReference w:id="8"/>
            </w:r>
          </w:p>
        </w:tc>
        <w:tc>
          <w:tcPr>
            <w:tcW w:w="1385" w:type="dxa"/>
            <w:tcMar>
              <w:left w:w="70" w:type="dxa"/>
              <w:right w:w="70" w:type="dxa"/>
            </w:tcMar>
            <w:vAlign w:val="center"/>
          </w:tcPr>
          <w:p w14:paraId="7C17616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7AD52E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C637472">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5AC3CADE">
            <w:pPr>
              <w:keepNext w:val="0"/>
              <w:spacing w:before="20" w:after="20" w:line="260" w:lineRule="exact"/>
              <w:ind w:firstLine="0" w:firstLineChars="0"/>
              <w:jc w:val="center"/>
            </w:pPr>
            <w:r>
              <w:rPr>
                <w:rFonts w:ascii="Times New Roman" w:hAnsi="Times New Roman" w:eastAsia="宋体"/>
                <w:b w:val="0"/>
                <w:sz w:val="18"/>
              </w:rPr>
              <w:t>1.80～1.82</w:t>
            </w:r>
          </w:p>
        </w:tc>
      </w:tr>
      <w:tr w14:paraId="289E0C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C96350A">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EAF029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F32556D">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0DB83DBE">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4CBF4D7">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2E384F86">
            <w:pPr>
              <w:keepNext w:val="0"/>
              <w:spacing w:before="20" w:after="20" w:line="260" w:lineRule="exact"/>
              <w:ind w:firstLine="0" w:firstLineChars="0"/>
              <w:jc w:val="center"/>
            </w:pPr>
            <w:r>
              <w:rPr>
                <w:rFonts w:ascii="Times New Roman" w:hAnsi="Times New Roman" w:eastAsia="宋体"/>
                <w:b w:val="0"/>
                <w:sz w:val="18"/>
              </w:rPr>
              <w:t>1.84～2.20</w:t>
            </w:r>
          </w:p>
        </w:tc>
      </w:tr>
      <w:tr w14:paraId="3C23A3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B4D24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8DE588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4557B0D">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70095448">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14D1445">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F15B390">
            <w:pPr>
              <w:keepNext w:val="0"/>
              <w:spacing w:before="20" w:after="20" w:line="260" w:lineRule="exact"/>
              <w:ind w:firstLine="0" w:firstLineChars="0"/>
              <w:jc w:val="center"/>
            </w:pPr>
            <w:r>
              <w:rPr>
                <w:rFonts w:ascii="Times New Roman" w:hAnsi="Times New Roman" w:eastAsia="宋体"/>
                <w:b w:val="0"/>
                <w:sz w:val="18"/>
              </w:rPr>
              <w:t>1.70～1.89</w:t>
            </w:r>
          </w:p>
        </w:tc>
      </w:tr>
      <w:tr w14:paraId="5CA599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191A6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5E6529D">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6EA376B">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760B7E9">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6A69AD0">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19BB449">
            <w:pPr>
              <w:keepNext w:val="0"/>
              <w:spacing w:before="20" w:after="20" w:line="260" w:lineRule="exact"/>
              <w:ind w:firstLine="0" w:firstLineChars="0"/>
              <w:jc w:val="center"/>
            </w:pPr>
            <w:r>
              <w:rPr>
                <w:rFonts w:ascii="Times New Roman" w:hAnsi="Times New Roman" w:eastAsia="宋体"/>
                <w:b w:val="0"/>
                <w:sz w:val="18"/>
              </w:rPr>
              <w:t>1.80～1.85</w:t>
            </w:r>
          </w:p>
        </w:tc>
      </w:tr>
      <w:tr w14:paraId="272364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5E14D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238638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6625E09">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4D7973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6F9139D">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8EEE305">
            <w:pPr>
              <w:keepNext w:val="0"/>
              <w:spacing w:before="20" w:after="20" w:line="260" w:lineRule="exact"/>
              <w:ind w:firstLine="0" w:firstLineChars="0"/>
              <w:jc w:val="center"/>
            </w:pPr>
            <w:r>
              <w:rPr>
                <w:rFonts w:ascii="Times New Roman" w:hAnsi="Times New Roman" w:eastAsia="宋体"/>
                <w:b w:val="0"/>
                <w:sz w:val="18"/>
              </w:rPr>
              <w:t>2.03～2.51</w:t>
            </w:r>
          </w:p>
        </w:tc>
      </w:tr>
      <w:tr w14:paraId="1883A7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11B21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1953D15">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0181047">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64E4964">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7FB60E9F">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0A43D67B">
            <w:pPr>
              <w:keepNext w:val="0"/>
              <w:spacing w:before="20" w:after="20" w:line="260" w:lineRule="exact"/>
              <w:ind w:firstLine="0" w:firstLineChars="0"/>
              <w:jc w:val="center"/>
            </w:pPr>
            <w:r>
              <w:rPr>
                <w:rFonts w:ascii="Times New Roman" w:hAnsi="Times New Roman" w:eastAsia="宋体"/>
                <w:b w:val="0"/>
                <w:sz w:val="18"/>
              </w:rPr>
              <w:t>1.87～2.19</w:t>
            </w:r>
          </w:p>
        </w:tc>
      </w:tr>
      <w:tr w14:paraId="4A25EE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19E06E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48C6F8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58CB38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BA4E23F">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E8280DF">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0D7CCE67">
            <w:pPr>
              <w:keepNext w:val="0"/>
              <w:spacing w:before="20" w:after="20" w:line="260" w:lineRule="exact"/>
              <w:ind w:firstLine="0" w:firstLineChars="0"/>
              <w:jc w:val="center"/>
            </w:pPr>
            <w:r>
              <w:rPr>
                <w:rFonts w:ascii="Times New Roman" w:hAnsi="Times New Roman" w:eastAsia="宋体"/>
                <w:b w:val="0"/>
                <w:sz w:val="18"/>
              </w:rPr>
              <w:t>1.75～2.19</w:t>
            </w:r>
          </w:p>
        </w:tc>
      </w:tr>
      <w:tr w14:paraId="568C6C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FF0575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A7CFA31">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5A8409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8074517">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A049E63">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5BA5DBD6">
            <w:pPr>
              <w:keepNext w:val="0"/>
              <w:spacing w:before="20" w:after="20" w:line="260" w:lineRule="exact"/>
              <w:ind w:firstLine="0" w:firstLineChars="0"/>
              <w:jc w:val="center"/>
            </w:pPr>
            <w:r>
              <w:rPr>
                <w:rFonts w:ascii="Times New Roman" w:hAnsi="Times New Roman" w:eastAsia="宋体"/>
                <w:b w:val="0"/>
                <w:sz w:val="18"/>
              </w:rPr>
              <w:t>1.83～2.15</w:t>
            </w:r>
          </w:p>
        </w:tc>
      </w:tr>
      <w:tr w14:paraId="1E6EE5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B16E5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72BE0E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2C2D8FA">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34111D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207D760">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41952781">
            <w:pPr>
              <w:keepNext w:val="0"/>
              <w:spacing w:before="20" w:after="20" w:line="260" w:lineRule="exact"/>
              <w:ind w:firstLine="0" w:firstLineChars="0"/>
              <w:jc w:val="center"/>
            </w:pPr>
            <w:r>
              <w:rPr>
                <w:rFonts w:ascii="Times New Roman" w:hAnsi="Times New Roman" w:eastAsia="宋体"/>
                <w:b w:val="0"/>
                <w:sz w:val="18"/>
              </w:rPr>
              <w:t>1.71～2.15</w:t>
            </w:r>
          </w:p>
        </w:tc>
      </w:tr>
      <w:tr w14:paraId="6345F7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CC334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1DB555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6AEF18D">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0565DFB1">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1E28CC1D">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18D81742">
            <w:pPr>
              <w:keepNext w:val="0"/>
              <w:spacing w:before="20" w:after="20" w:line="260" w:lineRule="exact"/>
              <w:ind w:firstLine="0" w:firstLineChars="0"/>
              <w:jc w:val="center"/>
            </w:pPr>
            <w:r>
              <w:rPr>
                <w:rFonts w:ascii="Times New Roman" w:hAnsi="Times New Roman" w:eastAsia="宋体"/>
                <w:b w:val="0"/>
                <w:sz w:val="18"/>
              </w:rPr>
              <w:t>1.87～2.23</w:t>
            </w:r>
          </w:p>
        </w:tc>
      </w:tr>
      <w:tr w14:paraId="1747AE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CA20C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AAF19C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32A8AFE">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0052EC77">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34ABC67A">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63E2CCD0">
            <w:pPr>
              <w:keepNext w:val="0"/>
              <w:spacing w:before="20" w:after="20" w:line="260" w:lineRule="exact"/>
              <w:ind w:firstLine="0" w:firstLineChars="0"/>
              <w:jc w:val="center"/>
            </w:pPr>
            <w:r>
              <w:rPr>
                <w:rFonts w:ascii="Times New Roman" w:hAnsi="Times New Roman" w:eastAsia="宋体"/>
                <w:b w:val="0"/>
                <w:sz w:val="18"/>
              </w:rPr>
              <w:t>1.75～2.23</w:t>
            </w:r>
          </w:p>
        </w:tc>
      </w:tr>
      <w:tr w14:paraId="1F02E7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7A7C4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2B8F5C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01919D9">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4FAD565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D5709F5">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0172B78F">
            <w:pPr>
              <w:keepNext w:val="0"/>
              <w:spacing w:before="20" w:after="20" w:line="260" w:lineRule="exact"/>
              <w:ind w:firstLine="0" w:firstLineChars="0"/>
              <w:jc w:val="center"/>
            </w:pPr>
            <w:r>
              <w:rPr>
                <w:rFonts w:ascii="Times New Roman" w:hAnsi="Times New Roman" w:eastAsia="宋体"/>
                <w:b w:val="0"/>
                <w:sz w:val="18"/>
              </w:rPr>
              <w:t>1.83～2.19</w:t>
            </w:r>
          </w:p>
        </w:tc>
      </w:tr>
      <w:tr w14:paraId="0EE621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01B0F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2C55F80">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1EA3B4D">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4D0367A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93E04CA">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168DDC79">
            <w:pPr>
              <w:keepNext w:val="0"/>
              <w:spacing w:before="20" w:after="20" w:line="260" w:lineRule="exact"/>
              <w:ind w:firstLine="0" w:firstLineChars="0"/>
              <w:jc w:val="center"/>
            </w:pPr>
            <w:r>
              <w:rPr>
                <w:rFonts w:ascii="Times New Roman" w:hAnsi="Times New Roman" w:eastAsia="宋体"/>
                <w:b w:val="0"/>
                <w:sz w:val="18"/>
              </w:rPr>
              <w:t>1.71～2.19</w:t>
            </w:r>
          </w:p>
        </w:tc>
      </w:tr>
      <w:tr w14:paraId="59E37A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EB901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9FD061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89CB282">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DA4C4E0">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64352C2">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0CDE6CD">
            <w:pPr>
              <w:keepNext w:val="0"/>
              <w:spacing w:before="20" w:after="20" w:line="260" w:lineRule="exact"/>
              <w:ind w:firstLine="0" w:firstLineChars="0"/>
              <w:jc w:val="center"/>
            </w:pPr>
            <w:r>
              <w:rPr>
                <w:rFonts w:ascii="Times New Roman" w:hAnsi="Times New Roman" w:eastAsia="宋体"/>
                <w:b w:val="0"/>
                <w:sz w:val="18"/>
              </w:rPr>
              <w:t>1.80～2.07</w:t>
            </w:r>
          </w:p>
        </w:tc>
      </w:tr>
    </w:tbl>
    <w:p w14:paraId="259B6E79">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5D812745">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2.00；年最大净负荷平均增长率＞2.00%～7.00%时为1.70～1.84；年最大净负荷平均增长率＞7.00%～10.00%时为1.80～1.82。具体取值按表内两类投资比及持续时间进一步定位，避免将不同经济条件下的配置混为一个推荐值。</w:t>
      </w:r>
    </w:p>
    <w:p w14:paraId="7B7BA47B">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2.20；年最大净负荷平均增长率＞2.00%～7.00%时为1.70～1.89；年最大净负荷平均增长率＞7.00%～10.00%时为1.80～1.85。具体取值按表内两类投资比及持续时间进一步定位，避免将不同经济条件下的配置混为一个推荐值。</w:t>
      </w:r>
    </w:p>
    <w:p w14:paraId="56719F8F">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2.03～2.51；年最大净负荷平均增长率＞2.00%～7.00%时为1.71～2.23；年最大净负荷平均增长率＞7.00%～10.00%时为1.80～2.07。具体取值按表内两类投资比及持续时间进一步定位，避免将不同经济条件下的配置混为一个推荐值。</w:t>
      </w:r>
    </w:p>
    <w:p w14:paraId="15EA2D5F">
      <w:pPr>
        <w:pStyle w:val="7"/>
        <w:keepNext/>
        <w:numPr>
          <w:ilvl w:val="0"/>
          <w:numId w:val="0"/>
        </w:numPr>
        <w:spacing w:before="160" w:after="120" w:line="360" w:lineRule="exact"/>
        <w:ind w:firstLine="0"/>
      </w:pPr>
      <w:bookmarkStart w:id="259" w:name="a类供电区域负荷分散系数1.15架空为主"/>
      <w:r>
        <w:rPr>
          <w:rFonts w:ascii="Times New Roman" w:hAnsi="Times New Roman" w:eastAsia="方正仿宋_GBK"/>
          <w:b/>
          <w:sz w:val="24"/>
        </w:rPr>
        <w:t>A类供电区域，负荷分散系数1.15，架空为主</w:t>
      </w:r>
      <w:bookmarkEnd w:id="259"/>
    </w:p>
    <w:p w14:paraId="591D4F4A">
      <w:pPr>
        <w:pStyle w:val="115"/>
        <w:widowControl/>
        <w:spacing w:before="0" w:after="0" w:line="348" w:lineRule="exact"/>
        <w:ind w:firstLine="480"/>
        <w:jc w:val="both"/>
      </w:pPr>
      <w:r>
        <w:rPr>
          <w:rFonts w:ascii="Times New Roman" w:hAnsi="Times New Roman" w:eastAsia="方正仿宋_GBK"/>
          <w:b w:val="0"/>
          <w:sz w:val="24"/>
        </w:rPr>
        <w:t>该类站群初始单台主变容量为50 MVA，本节既有联络剩余可转负荷为0.00 MW。按分布式电源装机规模、负荷增长、持续时间和工程投资条件比较后，归纳为22组推荐范围，区间宽度中位数为0.26。表中对结果相同的相邻参数范围合并列示，使持续时间或相对价格变化没有引起容量调整的条件能够集中查阅。</w:t>
      </w:r>
    </w:p>
    <w:p w14:paraId="463614B4">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5349747B">
      <w:pPr>
        <w:pStyle w:val="2"/>
        <w:keepNext/>
        <w:spacing w:before="120" w:after="80" w:line="280" w:lineRule="exact"/>
        <w:ind w:firstLine="0"/>
        <w:jc w:val="center"/>
      </w:pPr>
      <w:r>
        <w:rPr>
          <w:rFonts w:ascii="Times New Roman" w:hAnsi="Times New Roman" w:eastAsia="宋体"/>
          <w:b w:val="0"/>
          <w:sz w:val="21"/>
        </w:rPr>
        <w:t>表5-68 A类、负荷分散系数1.15的容载比推荐区间（架空为主）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B7092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9C51E12">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354A4792">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CA129D7">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58C7AD5C">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7A0202C2">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5EE3535C">
            <w:pPr>
              <w:keepNext/>
              <w:spacing w:before="20" w:after="20" w:line="260" w:lineRule="exact"/>
              <w:ind w:firstLine="0" w:firstLineChars="0"/>
              <w:jc w:val="center"/>
            </w:pPr>
            <w:r>
              <w:rPr>
                <w:rFonts w:ascii="Times New Roman" w:hAnsi="Times New Roman" w:eastAsia="宋体"/>
                <w:b/>
                <w:sz w:val="18"/>
              </w:rPr>
              <w:t>容载比推荐区间</w:t>
            </w:r>
          </w:p>
        </w:tc>
      </w:tr>
      <w:tr w14:paraId="6833D9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8A3B422">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696F6C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ACFB406">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F260ECE">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08BCD9E">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928A7F3">
            <w:pPr>
              <w:keepNext w:val="0"/>
              <w:spacing w:before="20" w:after="20" w:line="260" w:lineRule="exact"/>
              <w:ind w:firstLine="0" w:firstLineChars="0"/>
              <w:jc w:val="center"/>
            </w:pPr>
            <w:r>
              <w:rPr>
                <w:rFonts w:ascii="Times New Roman" w:hAnsi="Times New Roman" w:eastAsia="宋体"/>
                <w:b w:val="0"/>
                <w:sz w:val="18"/>
              </w:rPr>
              <w:t>1.84～2.00</w:t>
            </w:r>
          </w:p>
        </w:tc>
      </w:tr>
      <w:tr w14:paraId="592758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F30BA5">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8553D0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31DAC47">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483F099F">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B1D63F5">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78A4004">
            <w:pPr>
              <w:keepNext w:val="0"/>
              <w:spacing w:before="20" w:after="20" w:line="260" w:lineRule="exact"/>
              <w:ind w:firstLine="0" w:firstLineChars="0"/>
              <w:jc w:val="center"/>
            </w:pPr>
            <w:r>
              <w:rPr>
                <w:rFonts w:ascii="Times New Roman" w:hAnsi="Times New Roman" w:eastAsia="宋体"/>
                <w:b w:val="0"/>
                <w:sz w:val="18"/>
              </w:rPr>
              <w:t>1.70～1.84</w:t>
            </w:r>
          </w:p>
        </w:tc>
      </w:tr>
      <w:tr w14:paraId="033302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486AD50">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3B6E258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637F792">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F846FE7">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AA7D426">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4DADA9D">
            <w:pPr>
              <w:keepNext w:val="0"/>
              <w:spacing w:before="20" w:after="20" w:line="260" w:lineRule="exact"/>
              <w:ind w:firstLine="0" w:firstLineChars="0"/>
              <w:jc w:val="center"/>
            </w:pPr>
            <w:r>
              <w:rPr>
                <w:rFonts w:ascii="Times New Roman" w:hAnsi="Times New Roman" w:eastAsia="宋体"/>
                <w:b w:val="0"/>
                <w:sz w:val="18"/>
              </w:rPr>
              <w:t>1.81～1.92</w:t>
            </w:r>
          </w:p>
        </w:tc>
      </w:tr>
      <w:tr w14:paraId="38095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1289B3">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777675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EB13E5C">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5466BBC">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80F9035">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72E0481">
            <w:pPr>
              <w:keepNext w:val="0"/>
              <w:spacing w:before="20" w:after="20" w:line="260" w:lineRule="exact"/>
              <w:ind w:firstLine="0" w:firstLineChars="0"/>
              <w:jc w:val="center"/>
            </w:pPr>
            <w:r>
              <w:rPr>
                <w:rFonts w:ascii="Times New Roman" w:hAnsi="Times New Roman" w:eastAsia="宋体"/>
                <w:b w:val="0"/>
                <w:sz w:val="18"/>
              </w:rPr>
              <w:t>1.84～2.20</w:t>
            </w:r>
          </w:p>
        </w:tc>
      </w:tr>
      <w:tr w14:paraId="3D4019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5A752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C36FD7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5BE890B">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1014F3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9981F5D">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1219E31">
            <w:pPr>
              <w:keepNext w:val="0"/>
              <w:spacing w:before="20" w:after="20" w:line="260" w:lineRule="exact"/>
              <w:ind w:firstLine="0" w:firstLineChars="0"/>
              <w:jc w:val="center"/>
            </w:pPr>
            <w:r>
              <w:rPr>
                <w:rFonts w:ascii="Times New Roman" w:hAnsi="Times New Roman" w:eastAsia="宋体"/>
                <w:b w:val="0"/>
                <w:sz w:val="18"/>
              </w:rPr>
              <w:t>1.70～1.89</w:t>
            </w:r>
          </w:p>
        </w:tc>
      </w:tr>
      <w:tr w14:paraId="02F087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6DF19E8">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B769CE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F57BF8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35EAABE">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61229DE">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5E86CB3B">
            <w:pPr>
              <w:keepNext w:val="0"/>
              <w:spacing w:before="20" w:after="20" w:line="260" w:lineRule="exact"/>
              <w:ind w:firstLine="0" w:firstLineChars="0"/>
              <w:jc w:val="center"/>
            </w:pPr>
            <w:r>
              <w:rPr>
                <w:rFonts w:ascii="Times New Roman" w:hAnsi="Times New Roman" w:eastAsia="宋体"/>
                <w:b w:val="0"/>
                <w:sz w:val="18"/>
              </w:rPr>
              <w:t>1.80～1.92</w:t>
            </w:r>
          </w:p>
        </w:tc>
      </w:tr>
      <w:tr w14:paraId="5CF39C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7245A3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9FE641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98D0B2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0C075F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9DD0F7F">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5CDFBD3A">
            <w:pPr>
              <w:keepNext w:val="0"/>
              <w:spacing w:before="20" w:after="20" w:line="260" w:lineRule="exact"/>
              <w:ind w:firstLine="0" w:firstLineChars="0"/>
              <w:jc w:val="center"/>
            </w:pPr>
            <w:r>
              <w:rPr>
                <w:rFonts w:ascii="Times New Roman" w:hAnsi="Times New Roman" w:eastAsia="宋体"/>
                <w:b w:val="0"/>
                <w:sz w:val="18"/>
              </w:rPr>
              <w:t>1.81～1.92</w:t>
            </w:r>
          </w:p>
        </w:tc>
      </w:tr>
      <w:tr w14:paraId="0FB932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B5C7CA">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399A15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8674341">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FA5B1B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0A8AF4B">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276D16B1">
            <w:pPr>
              <w:keepNext w:val="0"/>
              <w:spacing w:before="20" w:after="20" w:line="260" w:lineRule="exact"/>
              <w:ind w:firstLine="0" w:firstLineChars="0"/>
              <w:jc w:val="center"/>
            </w:pPr>
            <w:r>
              <w:rPr>
                <w:rFonts w:ascii="Times New Roman" w:hAnsi="Times New Roman" w:eastAsia="宋体"/>
                <w:b w:val="0"/>
                <w:sz w:val="18"/>
              </w:rPr>
              <w:t>1.80～1.92</w:t>
            </w:r>
          </w:p>
        </w:tc>
      </w:tr>
      <w:tr w14:paraId="1DDEB9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0B0945">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F8A8CD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66B47F7">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2F80E43">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7FC0940">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9B47DB3">
            <w:pPr>
              <w:keepNext w:val="0"/>
              <w:spacing w:before="20" w:after="20" w:line="260" w:lineRule="exact"/>
              <w:ind w:firstLine="0" w:firstLineChars="0"/>
              <w:jc w:val="center"/>
            </w:pPr>
            <w:r>
              <w:rPr>
                <w:rFonts w:ascii="Times New Roman" w:hAnsi="Times New Roman" w:eastAsia="宋体"/>
                <w:b w:val="0"/>
                <w:sz w:val="18"/>
              </w:rPr>
              <w:t>1.80～1.92</w:t>
            </w:r>
          </w:p>
        </w:tc>
      </w:tr>
      <w:tr w14:paraId="7B839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0C757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9117E4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03C038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D1BF427">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C47A043">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B512C12">
            <w:pPr>
              <w:keepNext w:val="0"/>
              <w:spacing w:before="20" w:after="20" w:line="260" w:lineRule="exact"/>
              <w:ind w:firstLine="0" w:firstLineChars="0"/>
              <w:jc w:val="center"/>
            </w:pPr>
            <w:r>
              <w:rPr>
                <w:rFonts w:ascii="Times New Roman" w:hAnsi="Times New Roman" w:eastAsia="宋体"/>
                <w:b w:val="0"/>
                <w:sz w:val="18"/>
              </w:rPr>
              <w:t>2.03～2.51</w:t>
            </w:r>
          </w:p>
        </w:tc>
      </w:tr>
      <w:tr w14:paraId="0C5392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431BFD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0D509E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5743867">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228972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0D2CBA9">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1DE6BD7E">
            <w:pPr>
              <w:keepNext w:val="0"/>
              <w:spacing w:before="20" w:after="20" w:line="260" w:lineRule="exact"/>
              <w:ind w:firstLine="0" w:firstLineChars="0"/>
              <w:jc w:val="center"/>
            </w:pPr>
            <w:r>
              <w:rPr>
                <w:rFonts w:ascii="Times New Roman" w:hAnsi="Times New Roman" w:eastAsia="宋体"/>
                <w:b w:val="0"/>
                <w:sz w:val="18"/>
              </w:rPr>
              <w:t>2.00～2.51</w:t>
            </w:r>
          </w:p>
        </w:tc>
      </w:tr>
      <w:tr w14:paraId="7BCA89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83A74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C9F02E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F27C774">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2EC9C2AE">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8B73D84">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DCCAC6D">
            <w:pPr>
              <w:keepNext w:val="0"/>
              <w:spacing w:before="20" w:after="20" w:line="260" w:lineRule="exact"/>
              <w:ind w:firstLine="0" w:firstLineChars="0"/>
              <w:jc w:val="center"/>
            </w:pPr>
            <w:r>
              <w:rPr>
                <w:rFonts w:ascii="Times New Roman" w:hAnsi="Times New Roman" w:eastAsia="宋体"/>
                <w:b w:val="0"/>
                <w:sz w:val="18"/>
              </w:rPr>
              <w:t>2.03～2.51</w:t>
            </w:r>
          </w:p>
        </w:tc>
      </w:tr>
      <w:tr w14:paraId="3F0490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D5DD5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F17C71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A140C6D">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05238D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BB73AC0">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700F7D92">
            <w:pPr>
              <w:keepNext w:val="0"/>
              <w:spacing w:before="20" w:after="20" w:line="260" w:lineRule="exact"/>
              <w:ind w:firstLine="0" w:firstLineChars="0"/>
              <w:jc w:val="center"/>
            </w:pPr>
            <w:r>
              <w:rPr>
                <w:rFonts w:ascii="Times New Roman" w:hAnsi="Times New Roman" w:eastAsia="宋体"/>
                <w:b w:val="0"/>
                <w:sz w:val="18"/>
              </w:rPr>
              <w:t>1.83～2.32</w:t>
            </w:r>
          </w:p>
        </w:tc>
      </w:tr>
      <w:tr w14:paraId="09798B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26651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209354D">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F7829C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BD2B159">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DD7F454">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3BEEAB80">
            <w:pPr>
              <w:keepNext w:val="0"/>
              <w:spacing w:before="20" w:after="20" w:line="260" w:lineRule="exact"/>
              <w:ind w:firstLine="0" w:firstLineChars="0"/>
              <w:jc w:val="center"/>
            </w:pPr>
            <w:r>
              <w:rPr>
                <w:rFonts w:ascii="Times New Roman" w:hAnsi="Times New Roman" w:eastAsia="宋体"/>
                <w:b w:val="0"/>
                <w:sz w:val="18"/>
              </w:rPr>
              <w:t>1.83～2.19</w:t>
            </w:r>
          </w:p>
        </w:tc>
      </w:tr>
      <w:tr w14:paraId="5B30EF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7A10BE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E003BE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D2670E5">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8EE162D">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4A7A92FD">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21DE9185">
            <w:pPr>
              <w:keepNext w:val="0"/>
              <w:spacing w:before="20" w:after="20" w:line="260" w:lineRule="exact"/>
              <w:ind w:firstLine="0" w:firstLineChars="0"/>
              <w:jc w:val="center"/>
            </w:pPr>
            <w:r>
              <w:rPr>
                <w:rFonts w:ascii="Times New Roman" w:hAnsi="Times New Roman" w:eastAsia="宋体"/>
                <w:b w:val="0"/>
                <w:sz w:val="18"/>
              </w:rPr>
              <w:t>1.83～2.15</w:t>
            </w:r>
          </w:p>
        </w:tc>
      </w:tr>
      <w:tr w14:paraId="1C60D1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E1874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F7EE6B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DF4F6BB">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162CE2F3">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728B0A84">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080D38DE">
            <w:pPr>
              <w:keepNext w:val="0"/>
              <w:spacing w:before="20" w:after="20" w:line="260" w:lineRule="exact"/>
              <w:ind w:firstLine="0" w:firstLineChars="0"/>
              <w:jc w:val="center"/>
            </w:pPr>
            <w:r>
              <w:rPr>
                <w:rFonts w:ascii="Times New Roman" w:hAnsi="Times New Roman" w:eastAsia="宋体"/>
                <w:b w:val="0"/>
                <w:sz w:val="18"/>
              </w:rPr>
              <w:t>1.83～2.32</w:t>
            </w:r>
          </w:p>
        </w:tc>
      </w:tr>
      <w:tr w14:paraId="12F1CD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D61AD7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AB1719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F973FC7">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47029A3">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31FBE9DB">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75CAF6F4">
            <w:pPr>
              <w:keepNext w:val="0"/>
              <w:spacing w:before="20" w:after="20" w:line="260" w:lineRule="exact"/>
              <w:ind w:firstLine="0" w:firstLineChars="0"/>
              <w:jc w:val="center"/>
            </w:pPr>
            <w:r>
              <w:rPr>
                <w:rFonts w:ascii="Times New Roman" w:hAnsi="Times New Roman" w:eastAsia="宋体"/>
                <w:b w:val="0"/>
                <w:sz w:val="18"/>
              </w:rPr>
              <w:t>1.83～2.19</w:t>
            </w:r>
          </w:p>
        </w:tc>
      </w:tr>
      <w:tr w14:paraId="25422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F8E59A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17E0163">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F4DD746">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707973A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FF52C01">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13956D40">
            <w:pPr>
              <w:keepNext w:val="0"/>
              <w:spacing w:before="20" w:after="20" w:line="260" w:lineRule="exact"/>
              <w:ind w:firstLine="0" w:firstLineChars="0"/>
              <w:jc w:val="center"/>
            </w:pPr>
            <w:r>
              <w:rPr>
                <w:rFonts w:ascii="Times New Roman" w:hAnsi="Times New Roman" w:eastAsia="宋体"/>
                <w:b w:val="0"/>
                <w:sz w:val="18"/>
              </w:rPr>
              <w:t>1.83～2.15</w:t>
            </w:r>
          </w:p>
        </w:tc>
      </w:tr>
      <w:tr w14:paraId="4321BC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391D03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B2D63A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DDC19DC">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FD6F63B">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D8E7C99">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53592ED">
            <w:pPr>
              <w:keepNext w:val="0"/>
              <w:spacing w:before="20" w:after="20" w:line="260" w:lineRule="exact"/>
              <w:ind w:firstLine="0" w:firstLineChars="0"/>
              <w:jc w:val="center"/>
            </w:pPr>
            <w:r>
              <w:rPr>
                <w:rFonts w:ascii="Times New Roman" w:hAnsi="Times New Roman" w:eastAsia="宋体"/>
                <w:b w:val="0"/>
                <w:sz w:val="18"/>
              </w:rPr>
              <w:t>1.80～2.07</w:t>
            </w:r>
          </w:p>
        </w:tc>
      </w:tr>
      <w:tr w14:paraId="2A79F2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D42CF5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1C2172F">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DE2FC4B">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EEB2A6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5493B1D">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63497DB2">
            <w:pPr>
              <w:keepNext w:val="0"/>
              <w:spacing w:before="20" w:after="20" w:line="260" w:lineRule="exact"/>
              <w:ind w:firstLine="0" w:firstLineChars="0"/>
              <w:jc w:val="center"/>
            </w:pPr>
            <w:r>
              <w:rPr>
                <w:rFonts w:ascii="Times New Roman" w:hAnsi="Times New Roman" w:eastAsia="宋体"/>
                <w:b w:val="0"/>
                <w:sz w:val="18"/>
              </w:rPr>
              <w:t>1.81～2.03</w:t>
            </w:r>
          </w:p>
        </w:tc>
      </w:tr>
      <w:tr w14:paraId="5B39BE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22C41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14ADF1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B13D4F7">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09DB7D8">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3970354">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3918B9FD">
            <w:pPr>
              <w:keepNext w:val="0"/>
              <w:spacing w:before="20" w:after="20" w:line="260" w:lineRule="exact"/>
              <w:ind w:firstLine="0" w:firstLineChars="0"/>
              <w:jc w:val="center"/>
            </w:pPr>
            <w:r>
              <w:rPr>
                <w:rFonts w:ascii="Times New Roman" w:hAnsi="Times New Roman" w:eastAsia="宋体"/>
                <w:b w:val="0"/>
                <w:sz w:val="18"/>
              </w:rPr>
              <w:t>1.80～2.03</w:t>
            </w:r>
          </w:p>
        </w:tc>
      </w:tr>
      <w:tr w14:paraId="0A623E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3A59F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9D971C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4CFA902">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6B0AD90">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5129A1DA">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5E91C8B5">
            <w:pPr>
              <w:keepNext w:val="0"/>
              <w:spacing w:before="20" w:after="20" w:line="260" w:lineRule="exact"/>
              <w:ind w:firstLine="0" w:firstLineChars="0"/>
              <w:jc w:val="center"/>
            </w:pPr>
            <w:r>
              <w:rPr>
                <w:rFonts w:ascii="Times New Roman" w:hAnsi="Times New Roman" w:eastAsia="宋体"/>
                <w:b w:val="0"/>
                <w:sz w:val="18"/>
              </w:rPr>
              <w:t>1.80～2.07</w:t>
            </w:r>
          </w:p>
        </w:tc>
      </w:tr>
    </w:tbl>
    <w:p w14:paraId="7369C8C6">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7ED5096A">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2.00；年最大净负荷平均增长率＞2.00%～7.00%时为1.70～1.84；年最大净负荷平均增长率＞7.00%～10.00%时为1.81～1.92。具体取值按表内两类投资比及持续时间进一步定位，避免将不同经济条件下的配置混为一个推荐值。</w:t>
      </w:r>
    </w:p>
    <w:p w14:paraId="142898CB">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2.20；年最大净负荷平均增长率＞2.00%～7.00%时为1.70～1.89；年最大净负荷平均增长率＞7.00%～10.00%时为1.80～1.92。具体取值按表内两类投资比及持续时间进一步定位，避免将不同经济条件下的配置混为一个推荐值。</w:t>
      </w:r>
    </w:p>
    <w:p w14:paraId="48DDD856">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2.00～2.51；年最大净负荷平均增长率＞2.00%～7.00%时为1.83～2.32；年最大净负荷平均增长率＞7.00%～10.00%时为1.80～2.07。具体取值按表内两类投资比及持续时间进一步定位，避免将不同经济条件下的配置混为一个推荐值。</w:t>
      </w:r>
    </w:p>
    <w:p w14:paraId="5419DB52">
      <w:pPr>
        <w:pStyle w:val="7"/>
        <w:keepNext/>
        <w:numPr>
          <w:ilvl w:val="0"/>
          <w:numId w:val="0"/>
        </w:numPr>
        <w:spacing w:before="160" w:after="120" w:line="360" w:lineRule="exact"/>
        <w:ind w:firstLine="0"/>
      </w:pPr>
      <w:bookmarkStart w:id="260" w:name="bc类供电区域负荷分散系数1.00架空为主"/>
      <w:r>
        <w:rPr>
          <w:rFonts w:ascii="Times New Roman" w:hAnsi="Times New Roman" w:eastAsia="方正仿宋_GBK"/>
          <w:b/>
          <w:sz w:val="24"/>
        </w:rPr>
        <w:t>B/C类供电区域，负荷分散系数1.00，架空为主</w:t>
      </w:r>
      <w:bookmarkEnd w:id="260"/>
    </w:p>
    <w:p w14:paraId="54AC2444">
      <w:pPr>
        <w:pStyle w:val="115"/>
        <w:widowControl/>
        <w:spacing w:before="0" w:after="0" w:line="348" w:lineRule="exact"/>
        <w:ind w:firstLine="480"/>
        <w:jc w:val="both"/>
      </w:pPr>
      <w:r>
        <w:rPr>
          <w:rFonts w:ascii="Times New Roman" w:hAnsi="Times New Roman" w:eastAsia="方正仿宋_GBK"/>
          <w:b w:val="0"/>
          <w:sz w:val="24"/>
        </w:rPr>
        <w:t>该类站群初始单台主变容量为40 MVA，本节既有联络剩余可转负荷为0.00 MW。按分布式电源装机规模、负荷增长、持续时间和工程投资条件比较后，归纳为24组推荐范围，区间宽度中位数为0.36。表中对结果相同的相邻参数范围合并列示，使持续时间或相对价格变化没有引起容量调整的条件能够集中查阅。</w:t>
      </w:r>
    </w:p>
    <w:p w14:paraId="6B85EA71">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39A54A40">
      <w:pPr>
        <w:pStyle w:val="2"/>
        <w:keepNext/>
        <w:spacing w:before="120" w:after="80" w:line="280" w:lineRule="exact"/>
        <w:ind w:firstLine="0"/>
        <w:jc w:val="center"/>
      </w:pPr>
      <w:r>
        <w:rPr>
          <w:rFonts w:ascii="Times New Roman" w:hAnsi="Times New Roman" w:eastAsia="宋体"/>
          <w:b w:val="0"/>
          <w:sz w:val="21"/>
        </w:rPr>
        <w:t>表5-69 B/C类、负荷分散系数1.00的容载比推荐区间（架空为主）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E6605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D994566">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6D5A9058">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296497C9">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644A3999">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2302F669">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7BD27013">
            <w:pPr>
              <w:keepNext/>
              <w:spacing w:before="20" w:after="20" w:line="260" w:lineRule="exact"/>
              <w:ind w:firstLine="0" w:firstLineChars="0"/>
              <w:jc w:val="center"/>
            </w:pPr>
            <w:r>
              <w:rPr>
                <w:rFonts w:ascii="Times New Roman" w:hAnsi="Times New Roman" w:eastAsia="宋体"/>
                <w:b/>
                <w:sz w:val="18"/>
              </w:rPr>
              <w:t>容载比推荐区间</w:t>
            </w:r>
          </w:p>
        </w:tc>
      </w:tr>
      <w:tr w14:paraId="04E31D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7C2DD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2D56B7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C4EAB2E">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34C4F6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F08A116">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ADE2D4F">
            <w:pPr>
              <w:keepNext w:val="0"/>
              <w:spacing w:before="20" w:after="20" w:line="260" w:lineRule="exact"/>
              <w:ind w:firstLine="0" w:firstLineChars="0"/>
              <w:jc w:val="center"/>
            </w:pPr>
            <w:r>
              <w:rPr>
                <w:rFonts w:ascii="Times New Roman" w:hAnsi="Times New Roman" w:eastAsia="宋体"/>
                <w:b w:val="0"/>
                <w:sz w:val="18"/>
              </w:rPr>
              <w:t>1.84～2.00</w:t>
            </w:r>
          </w:p>
        </w:tc>
      </w:tr>
      <w:tr w14:paraId="0D374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360EB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5BFA9EB">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49B871E">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264C5F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1E2E7A4">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685D98F">
            <w:pPr>
              <w:keepNext w:val="0"/>
              <w:spacing w:before="20" w:after="20" w:line="260" w:lineRule="exact"/>
              <w:ind w:firstLine="0" w:firstLineChars="0"/>
              <w:jc w:val="center"/>
            </w:pPr>
            <w:r>
              <w:rPr>
                <w:rFonts w:ascii="Times New Roman" w:hAnsi="Times New Roman" w:eastAsia="宋体"/>
                <w:b w:val="0"/>
                <w:sz w:val="18"/>
              </w:rPr>
              <w:t>1.70～1.72</w:t>
            </w:r>
          </w:p>
        </w:tc>
      </w:tr>
      <w:tr w14:paraId="28AF47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891F9D3">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77ADB0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499A6D6">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EFE615A">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B409464">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6EAC1FC">
            <w:pPr>
              <w:keepNext w:val="0"/>
              <w:spacing w:before="20" w:after="20" w:line="260" w:lineRule="exact"/>
              <w:ind w:firstLine="0" w:firstLineChars="0"/>
              <w:jc w:val="center"/>
            </w:pPr>
            <w:r>
              <w:rPr>
                <w:rFonts w:ascii="Times New Roman" w:hAnsi="Times New Roman" w:eastAsia="宋体"/>
                <w:b w:val="0"/>
                <w:sz w:val="18"/>
              </w:rPr>
              <w:t>1.83～1.88</w:t>
            </w:r>
          </w:p>
        </w:tc>
      </w:tr>
      <w:tr w14:paraId="604CCB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926E93">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F8DC71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EF1FD42">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477938C">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FD201B1">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92B3666">
            <w:pPr>
              <w:keepNext w:val="0"/>
              <w:spacing w:before="20" w:after="20" w:line="260" w:lineRule="exact"/>
              <w:ind w:firstLine="0" w:firstLineChars="0"/>
              <w:jc w:val="center"/>
            </w:pPr>
            <w:r>
              <w:rPr>
                <w:rFonts w:ascii="Times New Roman" w:hAnsi="Times New Roman" w:eastAsia="宋体"/>
                <w:b w:val="0"/>
                <w:sz w:val="18"/>
              </w:rPr>
              <w:t>1.84～2.12</w:t>
            </w:r>
          </w:p>
        </w:tc>
      </w:tr>
      <w:tr w14:paraId="449434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652CE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34697C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C9BBD37">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432F62B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5AD122F3">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2461506D">
            <w:pPr>
              <w:keepNext w:val="0"/>
              <w:spacing w:before="20" w:after="20" w:line="260" w:lineRule="exact"/>
              <w:ind w:firstLine="0" w:firstLineChars="0"/>
              <w:jc w:val="center"/>
            </w:pPr>
            <w:r>
              <w:rPr>
                <w:rFonts w:ascii="Times New Roman" w:hAnsi="Times New Roman" w:eastAsia="宋体"/>
                <w:b w:val="0"/>
                <w:sz w:val="18"/>
              </w:rPr>
              <w:t>1.70～1.93</w:t>
            </w:r>
          </w:p>
        </w:tc>
      </w:tr>
      <w:tr w14:paraId="6311D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009440">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778A71B">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116851E">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55DE6E6">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5809BDF5">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2A11E0AE">
            <w:pPr>
              <w:keepNext w:val="0"/>
              <w:spacing w:before="20" w:after="20" w:line="260" w:lineRule="exact"/>
              <w:ind w:firstLine="0" w:firstLineChars="0"/>
              <w:jc w:val="center"/>
            </w:pPr>
            <w:r>
              <w:rPr>
                <w:rFonts w:ascii="Times New Roman" w:hAnsi="Times New Roman" w:eastAsia="宋体"/>
                <w:b w:val="0"/>
                <w:sz w:val="18"/>
              </w:rPr>
              <w:t>1.83～1.92</w:t>
            </w:r>
          </w:p>
        </w:tc>
      </w:tr>
      <w:tr w14:paraId="42484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DFA716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220965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CF5F7F7">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4B558F7">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854F56E">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2DDDA0C3">
            <w:pPr>
              <w:keepNext w:val="0"/>
              <w:spacing w:before="20" w:after="20" w:line="260" w:lineRule="exact"/>
              <w:ind w:firstLine="0" w:firstLineChars="0"/>
              <w:jc w:val="center"/>
            </w:pPr>
            <w:r>
              <w:rPr>
                <w:rFonts w:ascii="Times New Roman" w:hAnsi="Times New Roman" w:eastAsia="宋体"/>
                <w:b w:val="0"/>
                <w:sz w:val="18"/>
              </w:rPr>
              <w:t>1.82～1.88</w:t>
            </w:r>
          </w:p>
        </w:tc>
      </w:tr>
      <w:tr w14:paraId="226FF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55E8AA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2FC99B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F3042C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B6056F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BF5CDD9">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491A2B34">
            <w:pPr>
              <w:keepNext w:val="0"/>
              <w:spacing w:before="20" w:after="20" w:line="260" w:lineRule="exact"/>
              <w:ind w:firstLine="0" w:firstLineChars="0"/>
              <w:jc w:val="center"/>
            </w:pPr>
            <w:r>
              <w:rPr>
                <w:rFonts w:ascii="Times New Roman" w:hAnsi="Times New Roman" w:eastAsia="宋体"/>
                <w:b w:val="0"/>
                <w:sz w:val="18"/>
              </w:rPr>
              <w:t>2.03～2.57</w:t>
            </w:r>
          </w:p>
        </w:tc>
      </w:tr>
      <w:tr w14:paraId="47E211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E0D72D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DF0380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3A1D29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E2CBAF5">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537A3115">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6501E2FF">
            <w:pPr>
              <w:keepNext w:val="0"/>
              <w:spacing w:before="20" w:after="20" w:line="260" w:lineRule="exact"/>
              <w:ind w:firstLine="0" w:firstLineChars="0"/>
              <w:jc w:val="center"/>
            </w:pPr>
            <w:r>
              <w:rPr>
                <w:rFonts w:ascii="Times New Roman" w:hAnsi="Times New Roman" w:eastAsia="宋体"/>
                <w:b w:val="0"/>
                <w:sz w:val="18"/>
              </w:rPr>
              <w:t>1.95～2.57</w:t>
            </w:r>
          </w:p>
        </w:tc>
      </w:tr>
      <w:tr w14:paraId="6527D4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A8C306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FA5D96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E752FF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546821D">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23D6C01B">
            <w:pPr>
              <w:keepNext w:val="0"/>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2379F9E8">
            <w:pPr>
              <w:keepNext w:val="0"/>
              <w:spacing w:before="20" w:after="20" w:line="260" w:lineRule="exact"/>
              <w:ind w:firstLine="0" w:firstLineChars="0"/>
              <w:jc w:val="center"/>
            </w:pPr>
            <w:r>
              <w:rPr>
                <w:rFonts w:ascii="Times New Roman" w:hAnsi="Times New Roman" w:eastAsia="宋体"/>
                <w:b w:val="0"/>
                <w:sz w:val="18"/>
              </w:rPr>
              <w:t>2.03～2.57</w:t>
            </w:r>
          </w:p>
        </w:tc>
      </w:tr>
      <w:tr w14:paraId="6B3E23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91E464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0831B1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CCECD9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B070321">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5C59E7A">
            <w:pPr>
              <w:keepNext w:val="0"/>
              <w:spacing w:before="20" w:after="20" w:line="260" w:lineRule="exact"/>
              <w:ind w:firstLine="0" w:firstLineChars="0"/>
              <w:jc w:val="center"/>
            </w:pPr>
            <w:r>
              <w:rPr>
                <w:rFonts w:ascii="Times New Roman" w:hAnsi="Times New Roman" w:eastAsia="宋体"/>
                <w:b w:val="0"/>
                <w:sz w:val="18"/>
              </w:rPr>
              <w:t>1.05～1.40</w:t>
            </w:r>
          </w:p>
        </w:tc>
        <w:tc>
          <w:tcPr>
            <w:tcW w:w="1385" w:type="dxa"/>
            <w:tcMar>
              <w:left w:w="70" w:type="dxa"/>
              <w:right w:w="70" w:type="dxa"/>
            </w:tcMar>
            <w:vAlign w:val="center"/>
          </w:tcPr>
          <w:p w14:paraId="306403B1">
            <w:pPr>
              <w:keepNext w:val="0"/>
              <w:spacing w:before="20" w:after="20" w:line="260" w:lineRule="exact"/>
              <w:ind w:firstLine="0" w:firstLineChars="0"/>
              <w:jc w:val="center"/>
            </w:pPr>
            <w:r>
              <w:rPr>
                <w:rFonts w:ascii="Times New Roman" w:hAnsi="Times New Roman" w:eastAsia="宋体"/>
                <w:b w:val="0"/>
                <w:sz w:val="18"/>
              </w:rPr>
              <w:t>1.95～2.57</w:t>
            </w:r>
          </w:p>
        </w:tc>
      </w:tr>
      <w:tr w14:paraId="2E2713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1C65B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D9D978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A49201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32766B2">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BA42452">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CDD0BF3">
            <w:pPr>
              <w:keepNext w:val="0"/>
              <w:spacing w:before="20" w:after="20" w:line="260" w:lineRule="exact"/>
              <w:ind w:firstLine="0" w:firstLineChars="0"/>
              <w:jc w:val="center"/>
            </w:pPr>
            <w:r>
              <w:rPr>
                <w:rFonts w:ascii="Times New Roman" w:hAnsi="Times New Roman" w:eastAsia="宋体"/>
                <w:b w:val="0"/>
                <w:sz w:val="18"/>
              </w:rPr>
              <w:t>1.95～2.52</w:t>
            </w:r>
          </w:p>
        </w:tc>
      </w:tr>
      <w:tr w14:paraId="498ECF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8A440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FD80F1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433F7ED">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04A63FF2">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726AD5DB">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1D4683F1">
            <w:pPr>
              <w:keepNext w:val="0"/>
              <w:spacing w:before="20" w:after="20" w:line="260" w:lineRule="exact"/>
              <w:ind w:firstLine="0" w:firstLineChars="0"/>
              <w:jc w:val="center"/>
            </w:pPr>
            <w:r>
              <w:rPr>
                <w:rFonts w:ascii="Times New Roman" w:hAnsi="Times New Roman" w:eastAsia="宋体"/>
                <w:b w:val="0"/>
                <w:sz w:val="18"/>
              </w:rPr>
              <w:t>2.03～2.57</w:t>
            </w:r>
          </w:p>
        </w:tc>
      </w:tr>
      <w:tr w14:paraId="731BCD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52AD59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9D8AE4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ABF4BF3">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6FC5A5B">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4ABAB766">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2646E53F">
            <w:pPr>
              <w:keepNext w:val="0"/>
              <w:spacing w:before="20" w:after="20" w:line="260" w:lineRule="exact"/>
              <w:ind w:firstLine="0" w:firstLineChars="0"/>
              <w:jc w:val="center"/>
            </w:pPr>
            <w:r>
              <w:rPr>
                <w:rFonts w:ascii="Times New Roman" w:hAnsi="Times New Roman" w:eastAsia="宋体"/>
                <w:b w:val="0"/>
                <w:sz w:val="18"/>
              </w:rPr>
              <w:t>1.95～2.57</w:t>
            </w:r>
          </w:p>
        </w:tc>
      </w:tr>
      <w:tr w14:paraId="552C33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732130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A40294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DDFE407">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2331E4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CE85FEF">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2A3D2E1">
            <w:pPr>
              <w:keepNext w:val="0"/>
              <w:spacing w:before="20" w:after="20" w:line="260" w:lineRule="exact"/>
              <w:ind w:firstLine="0" w:firstLineChars="0"/>
              <w:jc w:val="center"/>
            </w:pPr>
            <w:r>
              <w:rPr>
                <w:rFonts w:ascii="Times New Roman" w:hAnsi="Times New Roman" w:eastAsia="宋体"/>
                <w:b w:val="0"/>
                <w:sz w:val="18"/>
              </w:rPr>
              <w:t>1.95～2.57</w:t>
            </w:r>
          </w:p>
        </w:tc>
      </w:tr>
      <w:tr w14:paraId="023EF2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1BDEED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B1C2ACB">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EA5A57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A56334F">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85D1CA5">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ED055C4">
            <w:pPr>
              <w:keepNext w:val="0"/>
              <w:spacing w:before="20" w:after="20" w:line="260" w:lineRule="exact"/>
              <w:ind w:firstLine="0" w:firstLineChars="0"/>
              <w:jc w:val="center"/>
            </w:pPr>
            <w:r>
              <w:rPr>
                <w:rFonts w:ascii="Times New Roman" w:hAnsi="Times New Roman" w:eastAsia="宋体"/>
                <w:b w:val="0"/>
                <w:sz w:val="18"/>
              </w:rPr>
              <w:t>1.71～2.34</w:t>
            </w:r>
          </w:p>
        </w:tc>
      </w:tr>
      <w:tr w14:paraId="40E408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C535D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05FA8F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23F46ED">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21B44E4">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D4B1906">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2DC9BE9A">
            <w:pPr>
              <w:keepNext w:val="0"/>
              <w:spacing w:before="20" w:after="20" w:line="260" w:lineRule="exact"/>
              <w:ind w:firstLine="0" w:firstLineChars="0"/>
              <w:jc w:val="center"/>
            </w:pPr>
            <w:r>
              <w:rPr>
                <w:rFonts w:ascii="Times New Roman" w:hAnsi="Times New Roman" w:eastAsia="宋体"/>
                <w:b w:val="0"/>
                <w:sz w:val="18"/>
              </w:rPr>
              <w:t>1.75～2.38</w:t>
            </w:r>
          </w:p>
        </w:tc>
      </w:tr>
      <w:tr w14:paraId="47A2A0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EA95B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659697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68AAF88">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17E0D2B7">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87CC611">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5BCFF4E7">
            <w:pPr>
              <w:keepNext w:val="0"/>
              <w:spacing w:before="20" w:after="20" w:line="260" w:lineRule="exact"/>
              <w:ind w:firstLine="0" w:firstLineChars="0"/>
              <w:jc w:val="center"/>
            </w:pPr>
            <w:r>
              <w:rPr>
                <w:rFonts w:ascii="Times New Roman" w:hAnsi="Times New Roman" w:eastAsia="宋体"/>
                <w:b w:val="0"/>
                <w:sz w:val="18"/>
              </w:rPr>
              <w:t>1.71～2.38</w:t>
            </w:r>
          </w:p>
        </w:tc>
      </w:tr>
      <w:tr w14:paraId="51604A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D15A1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592D37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AC5690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C10AED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622A714">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609EAC64">
            <w:pPr>
              <w:keepNext w:val="0"/>
              <w:spacing w:before="20" w:after="20" w:line="260" w:lineRule="exact"/>
              <w:ind w:firstLine="0" w:firstLineChars="0"/>
              <w:jc w:val="center"/>
            </w:pPr>
            <w:r>
              <w:rPr>
                <w:rFonts w:ascii="Times New Roman" w:hAnsi="Times New Roman" w:eastAsia="宋体"/>
                <w:b w:val="0"/>
                <w:sz w:val="18"/>
              </w:rPr>
              <w:t>1.83～2.18</w:t>
            </w:r>
          </w:p>
        </w:tc>
      </w:tr>
      <w:tr w14:paraId="14F484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135B3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E48C025">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94755E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301E3F5">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5D5AA7B9">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2828998A">
            <w:pPr>
              <w:keepNext w:val="0"/>
              <w:spacing w:before="20" w:after="20" w:line="260" w:lineRule="exact"/>
              <w:ind w:firstLine="0" w:firstLineChars="0"/>
              <w:jc w:val="center"/>
            </w:pPr>
            <w:r>
              <w:rPr>
                <w:rFonts w:ascii="Times New Roman" w:hAnsi="Times New Roman" w:eastAsia="宋体"/>
                <w:b w:val="0"/>
                <w:sz w:val="18"/>
              </w:rPr>
              <w:t>1.82～2.18</w:t>
            </w:r>
          </w:p>
        </w:tc>
      </w:tr>
      <w:tr w14:paraId="3772BA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8E0E2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305F86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44FA5CA">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0D69C75">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79AAC3A8">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2068A227">
            <w:pPr>
              <w:keepNext w:val="0"/>
              <w:spacing w:before="20" w:after="20" w:line="260" w:lineRule="exact"/>
              <w:ind w:firstLine="0" w:firstLineChars="0"/>
              <w:jc w:val="center"/>
            </w:pPr>
            <w:r>
              <w:rPr>
                <w:rFonts w:ascii="Times New Roman" w:hAnsi="Times New Roman" w:eastAsia="宋体"/>
                <w:b w:val="0"/>
                <w:sz w:val="18"/>
              </w:rPr>
              <w:t>1.82～2.18</w:t>
            </w:r>
          </w:p>
        </w:tc>
      </w:tr>
      <w:tr w14:paraId="0B5D5C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316AD6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7B872B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9F487A1">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32A6539">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1C792328">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0D3AC5EA">
            <w:pPr>
              <w:keepNext w:val="0"/>
              <w:spacing w:before="20" w:after="20" w:line="260" w:lineRule="exact"/>
              <w:ind w:firstLine="0" w:firstLineChars="0"/>
              <w:jc w:val="center"/>
            </w:pPr>
            <w:r>
              <w:rPr>
                <w:rFonts w:ascii="Times New Roman" w:hAnsi="Times New Roman" w:eastAsia="宋体"/>
                <w:b w:val="0"/>
                <w:sz w:val="18"/>
              </w:rPr>
              <w:t>1.83～2.18</w:t>
            </w:r>
          </w:p>
        </w:tc>
      </w:tr>
      <w:tr w14:paraId="6F9ACD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89053D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E08AD81">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5806871">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FEA3299">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7996F37A">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5898941A">
            <w:pPr>
              <w:keepNext w:val="0"/>
              <w:spacing w:before="20" w:after="20" w:line="260" w:lineRule="exact"/>
              <w:ind w:firstLine="0" w:firstLineChars="0"/>
              <w:jc w:val="center"/>
            </w:pPr>
            <w:r>
              <w:rPr>
                <w:rFonts w:ascii="Times New Roman" w:hAnsi="Times New Roman" w:eastAsia="宋体"/>
                <w:b w:val="0"/>
                <w:sz w:val="18"/>
              </w:rPr>
              <w:t>1.82～2.18</w:t>
            </w:r>
          </w:p>
        </w:tc>
      </w:tr>
      <w:tr w14:paraId="78865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A0EC8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9EED678">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DC0ED15">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769477F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27D729B">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078697A">
            <w:pPr>
              <w:keepNext w:val="0"/>
              <w:spacing w:before="20" w:after="20" w:line="260" w:lineRule="exact"/>
              <w:ind w:firstLine="0" w:firstLineChars="0"/>
              <w:jc w:val="center"/>
            </w:pPr>
            <w:r>
              <w:rPr>
                <w:rFonts w:ascii="Times New Roman" w:hAnsi="Times New Roman" w:eastAsia="宋体"/>
                <w:b w:val="0"/>
                <w:sz w:val="18"/>
              </w:rPr>
              <w:t>1.82～2.18</w:t>
            </w:r>
          </w:p>
        </w:tc>
      </w:tr>
    </w:tbl>
    <w:p w14:paraId="4C89E4B9">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3E115A3D">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2.00；年最大净负荷平均增长率＞2.00%～7.00%时为1.70～1.72；年最大净负荷平均增长率＞7.00%～10.00%时为1.83～1.88。具体取值按表内两类投资比及持续时间进一步定位，避免将不同经济条件下的配置混为一个推荐值。</w:t>
      </w:r>
    </w:p>
    <w:p w14:paraId="5C185F89">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2.12；年最大净负荷平均增长率＞2.00%～7.00%时为1.70～1.93；年最大净负荷平均增长率＞7.00%～10.00%时为1.82～1.92。具体取值按表内两类投资比及持续时间进一步定位，避免将不同经济条件下的配置混为一个推荐值。</w:t>
      </w:r>
    </w:p>
    <w:p w14:paraId="5EF1CA76">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1.95～2.57；年最大净负荷平均增长率＞2.00%～7.00%时为1.71～2.38；年最大净负荷平均增长率＞7.00%～10.00%时为1.82～2.18。具体取值按表内两类投资比及持续时间进一步定位，避免将不同经济条件下的配置混为一个推荐值。</w:t>
      </w:r>
    </w:p>
    <w:p w14:paraId="4A31F506">
      <w:pPr>
        <w:pStyle w:val="7"/>
        <w:keepNext/>
        <w:numPr>
          <w:ilvl w:val="0"/>
          <w:numId w:val="0"/>
        </w:numPr>
        <w:spacing w:before="160" w:after="120" w:line="360" w:lineRule="exact"/>
        <w:ind w:firstLine="0"/>
      </w:pPr>
      <w:bookmarkStart w:id="261" w:name="bc类供电区域负荷分散系数1.15架空为主"/>
      <w:r>
        <w:rPr>
          <w:rFonts w:ascii="Times New Roman" w:hAnsi="Times New Roman" w:eastAsia="方正仿宋_GBK"/>
          <w:b/>
          <w:sz w:val="24"/>
        </w:rPr>
        <w:t>B/C类供电区域，负荷分散系数1.15，架空为主</w:t>
      </w:r>
      <w:bookmarkEnd w:id="261"/>
    </w:p>
    <w:p w14:paraId="17D2C3E1">
      <w:pPr>
        <w:pStyle w:val="115"/>
        <w:widowControl/>
        <w:spacing w:before="0" w:after="0" w:line="348" w:lineRule="exact"/>
        <w:ind w:firstLine="480"/>
        <w:jc w:val="both"/>
      </w:pPr>
      <w:r>
        <w:rPr>
          <w:rFonts w:ascii="Times New Roman" w:hAnsi="Times New Roman" w:eastAsia="方正仿宋_GBK"/>
          <w:b w:val="0"/>
          <w:sz w:val="24"/>
        </w:rPr>
        <w:t>该类站群初始单台主变容量为40 MVA，本节既有联络剩余可转负荷为0.00 MW。按分布式电源装机规模、负荷增长、持续时间和工程投资条件比较后，归纳为30组推荐范围，区间宽度中位数为0.31。表中对结果相同的相邻参数范围合并列示，使持续时间或相对价格变化没有引起容量调整的条件能够集中查阅。</w:t>
      </w:r>
    </w:p>
    <w:p w14:paraId="17694858">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67C81951">
      <w:pPr>
        <w:pStyle w:val="2"/>
        <w:keepNext/>
        <w:spacing w:before="120" w:after="80" w:line="280" w:lineRule="exact"/>
        <w:ind w:firstLine="0"/>
        <w:jc w:val="center"/>
      </w:pPr>
      <w:r>
        <w:rPr>
          <w:rFonts w:ascii="Times New Roman" w:hAnsi="Times New Roman" w:eastAsia="宋体"/>
          <w:b w:val="0"/>
          <w:sz w:val="21"/>
        </w:rPr>
        <w:t>表5-70 B/C类、负荷分散系数1.15的容载比推荐区间（架空为主）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E4ADC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C983968">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436DC3D9">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B4AE8CA">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06E87DDB">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29B7C6EC">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34763EC5">
            <w:pPr>
              <w:keepNext/>
              <w:spacing w:before="20" w:after="20" w:line="260" w:lineRule="exact"/>
              <w:ind w:firstLine="0" w:firstLineChars="0"/>
              <w:jc w:val="center"/>
            </w:pPr>
            <w:r>
              <w:rPr>
                <w:rFonts w:ascii="Times New Roman" w:hAnsi="Times New Roman" w:eastAsia="宋体"/>
                <w:b/>
                <w:sz w:val="18"/>
              </w:rPr>
              <w:t>容载比推荐区间</w:t>
            </w:r>
          </w:p>
        </w:tc>
      </w:tr>
      <w:tr w14:paraId="3813EE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8FB3F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8FDA33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13ACCB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764334A7">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EA1FF6D">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7F4693E">
            <w:pPr>
              <w:keepNext w:val="0"/>
              <w:spacing w:before="20" w:after="20" w:line="260" w:lineRule="exact"/>
              <w:ind w:firstLine="0" w:firstLineChars="0"/>
              <w:jc w:val="center"/>
            </w:pPr>
            <w:r>
              <w:rPr>
                <w:rFonts w:ascii="Times New Roman" w:hAnsi="Times New Roman" w:eastAsia="宋体"/>
                <w:b w:val="0"/>
                <w:sz w:val="18"/>
              </w:rPr>
              <w:t>1.84～2.00</w:t>
            </w:r>
          </w:p>
        </w:tc>
      </w:tr>
      <w:tr w14:paraId="5D89B7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888A77">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5C9CB7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866B3DF">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24C7EB6">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3EF22AE">
            <w:pPr>
              <w:keepNext w:val="0"/>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13C76B7F">
            <w:pPr>
              <w:keepNext w:val="0"/>
              <w:spacing w:before="20" w:after="20" w:line="260" w:lineRule="exact"/>
              <w:ind w:firstLine="0" w:firstLineChars="0"/>
              <w:jc w:val="center"/>
            </w:pPr>
            <w:r>
              <w:rPr>
                <w:rFonts w:ascii="Times New Roman" w:hAnsi="Times New Roman" w:eastAsia="宋体"/>
                <w:b w:val="0"/>
                <w:sz w:val="18"/>
              </w:rPr>
              <w:t>1.70～1.93</w:t>
            </w:r>
          </w:p>
        </w:tc>
      </w:tr>
      <w:tr w14:paraId="6CBCC0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21F7A7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4D2DCA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34E670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E0EA267">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B5F475E">
            <w:pPr>
              <w:keepNext w:val="0"/>
              <w:spacing w:before="20" w:after="20" w:line="260" w:lineRule="exact"/>
              <w:ind w:firstLine="0" w:firstLineChars="0"/>
              <w:jc w:val="center"/>
            </w:pPr>
            <w:r>
              <w:rPr>
                <w:rFonts w:ascii="Times New Roman" w:hAnsi="Times New Roman" w:eastAsia="宋体"/>
                <w:b w:val="0"/>
                <w:sz w:val="18"/>
              </w:rPr>
              <w:t>1.05～1.40</w:t>
            </w:r>
          </w:p>
        </w:tc>
        <w:tc>
          <w:tcPr>
            <w:tcW w:w="1385" w:type="dxa"/>
            <w:tcMar>
              <w:left w:w="70" w:type="dxa"/>
              <w:right w:w="70" w:type="dxa"/>
            </w:tcMar>
            <w:vAlign w:val="center"/>
          </w:tcPr>
          <w:p w14:paraId="31CC4F4C">
            <w:pPr>
              <w:keepNext w:val="0"/>
              <w:spacing w:before="20" w:after="20" w:line="260" w:lineRule="exact"/>
              <w:ind w:firstLine="0" w:firstLineChars="0"/>
              <w:jc w:val="center"/>
            </w:pPr>
            <w:r>
              <w:rPr>
                <w:rFonts w:ascii="Times New Roman" w:hAnsi="Times New Roman" w:eastAsia="宋体"/>
                <w:b w:val="0"/>
                <w:sz w:val="18"/>
              </w:rPr>
              <w:t>1.70～1.72</w:t>
            </w:r>
          </w:p>
        </w:tc>
      </w:tr>
      <w:tr w14:paraId="29B52A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8AA411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0C5760D">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32AA8C1">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D5C322D">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3C599839">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3682F50D">
            <w:pPr>
              <w:keepNext w:val="0"/>
              <w:spacing w:before="20" w:after="20" w:line="260" w:lineRule="exact"/>
              <w:ind w:firstLine="0" w:firstLineChars="0"/>
              <w:jc w:val="center"/>
            </w:pPr>
            <w:r>
              <w:rPr>
                <w:rFonts w:ascii="Times New Roman" w:hAnsi="Times New Roman" w:eastAsia="宋体"/>
                <w:b w:val="0"/>
                <w:sz w:val="18"/>
              </w:rPr>
              <w:t>1.70～1.72</w:t>
            </w:r>
          </w:p>
        </w:tc>
      </w:tr>
      <w:tr w14:paraId="0525DF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27286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CB4438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752E006">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14FC3FC">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B6E7A12">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C8A2ADF">
            <w:pPr>
              <w:keepNext w:val="0"/>
              <w:spacing w:before="20" w:after="20" w:line="260" w:lineRule="exact"/>
              <w:ind w:firstLine="0" w:firstLineChars="0"/>
              <w:jc w:val="center"/>
            </w:pPr>
            <w:r>
              <w:rPr>
                <w:rFonts w:ascii="Times New Roman" w:hAnsi="Times New Roman" w:eastAsia="宋体"/>
                <w:b w:val="0"/>
                <w:sz w:val="18"/>
              </w:rPr>
              <w:t>1.70～1.93</w:t>
            </w:r>
          </w:p>
        </w:tc>
      </w:tr>
      <w:tr w14:paraId="43094B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9F9C23">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336513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57D532F">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05A884E7">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28FB314">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5835A534">
            <w:pPr>
              <w:keepNext w:val="0"/>
              <w:spacing w:before="20" w:after="20" w:line="260" w:lineRule="exact"/>
              <w:ind w:firstLine="0" w:firstLineChars="0"/>
              <w:jc w:val="center"/>
            </w:pPr>
            <w:r>
              <w:rPr>
                <w:rFonts w:ascii="Times New Roman" w:hAnsi="Times New Roman" w:eastAsia="宋体"/>
                <w:b w:val="0"/>
                <w:sz w:val="18"/>
              </w:rPr>
              <w:t>1.70～1.72</w:t>
            </w:r>
          </w:p>
        </w:tc>
      </w:tr>
      <w:tr w14:paraId="4B672B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8CCA45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5DEFDD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6C40B9A">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7BA6259B">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54F7167F">
            <w:pPr>
              <w:keepNext w:val="0"/>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40BD9DED">
            <w:pPr>
              <w:keepNext w:val="0"/>
              <w:spacing w:before="20" w:after="20" w:line="260" w:lineRule="exact"/>
              <w:ind w:firstLine="0" w:firstLineChars="0"/>
              <w:jc w:val="center"/>
            </w:pPr>
            <w:r>
              <w:rPr>
                <w:rFonts w:ascii="Times New Roman" w:hAnsi="Times New Roman" w:eastAsia="宋体"/>
                <w:b w:val="0"/>
                <w:sz w:val="18"/>
              </w:rPr>
              <w:t>1.71～1.93</w:t>
            </w:r>
          </w:p>
        </w:tc>
      </w:tr>
      <w:tr w14:paraId="490074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72480B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373768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6909B53">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34FC020">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B7AEB57">
            <w:pPr>
              <w:keepNext w:val="0"/>
              <w:spacing w:before="20" w:after="20" w:line="260" w:lineRule="exact"/>
              <w:ind w:firstLine="0" w:firstLineChars="0"/>
              <w:jc w:val="center"/>
            </w:pPr>
            <w:r>
              <w:rPr>
                <w:rFonts w:ascii="Times New Roman" w:hAnsi="Times New Roman" w:eastAsia="宋体"/>
                <w:b w:val="0"/>
                <w:sz w:val="18"/>
              </w:rPr>
              <w:t>1.05～1.40</w:t>
            </w:r>
          </w:p>
        </w:tc>
        <w:tc>
          <w:tcPr>
            <w:tcW w:w="1385" w:type="dxa"/>
            <w:tcMar>
              <w:left w:w="70" w:type="dxa"/>
              <w:right w:w="70" w:type="dxa"/>
            </w:tcMar>
            <w:vAlign w:val="center"/>
          </w:tcPr>
          <w:p w14:paraId="45A427F3">
            <w:pPr>
              <w:keepNext w:val="0"/>
              <w:spacing w:before="20" w:after="20" w:line="260" w:lineRule="exact"/>
              <w:ind w:firstLine="0" w:firstLineChars="0"/>
              <w:jc w:val="center"/>
            </w:pPr>
            <w:r>
              <w:rPr>
                <w:rFonts w:ascii="Times New Roman" w:hAnsi="Times New Roman" w:eastAsia="宋体"/>
                <w:b w:val="0"/>
                <w:sz w:val="18"/>
              </w:rPr>
              <w:t>1.70～1.93</w:t>
            </w:r>
          </w:p>
        </w:tc>
      </w:tr>
      <w:tr w14:paraId="365742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F2000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975C47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9A98463">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1F2188C">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302828B">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D36326E">
            <w:pPr>
              <w:keepNext w:val="0"/>
              <w:spacing w:before="20" w:after="20" w:line="260" w:lineRule="exact"/>
              <w:ind w:firstLine="0" w:firstLineChars="0"/>
              <w:jc w:val="center"/>
            </w:pPr>
            <w:r>
              <w:rPr>
                <w:rFonts w:ascii="Times New Roman" w:hAnsi="Times New Roman" w:eastAsia="宋体"/>
                <w:b w:val="0"/>
                <w:sz w:val="18"/>
              </w:rPr>
              <w:t>1.83～1.88</w:t>
            </w:r>
          </w:p>
        </w:tc>
      </w:tr>
      <w:tr w14:paraId="129C9B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3A3B469">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E7330E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882987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C3DD27B">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2A12D7C4">
            <w:pPr>
              <w:keepNext w:val="0"/>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4317A5E7">
            <w:pPr>
              <w:keepNext w:val="0"/>
              <w:spacing w:before="20" w:after="20" w:line="260" w:lineRule="exact"/>
              <w:ind w:firstLine="0" w:firstLineChars="0"/>
              <w:jc w:val="center"/>
            </w:pPr>
            <w:r>
              <w:rPr>
                <w:rFonts w:ascii="Times New Roman" w:hAnsi="Times New Roman" w:eastAsia="宋体"/>
                <w:b w:val="0"/>
                <w:sz w:val="18"/>
              </w:rPr>
              <w:t>1.84～2.25</w:t>
            </w:r>
          </w:p>
        </w:tc>
      </w:tr>
      <w:tr w14:paraId="5DB102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7335FFD">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3C488A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B427ABF">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8366B5E">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1D79FCA9">
            <w:pPr>
              <w:keepNext w:val="0"/>
              <w:spacing w:before="20" w:after="20" w:line="260" w:lineRule="exact"/>
              <w:ind w:firstLine="0" w:firstLineChars="0"/>
              <w:jc w:val="center"/>
            </w:pPr>
            <w:r>
              <w:rPr>
                <w:rFonts w:ascii="Times New Roman" w:hAnsi="Times New Roman" w:eastAsia="宋体"/>
                <w:b w:val="0"/>
                <w:sz w:val="18"/>
              </w:rPr>
              <w:t>1.05～1.40</w:t>
            </w:r>
          </w:p>
        </w:tc>
        <w:tc>
          <w:tcPr>
            <w:tcW w:w="1385" w:type="dxa"/>
            <w:tcMar>
              <w:left w:w="70" w:type="dxa"/>
              <w:right w:w="70" w:type="dxa"/>
            </w:tcMar>
            <w:vAlign w:val="center"/>
          </w:tcPr>
          <w:p w14:paraId="6F9F599E">
            <w:pPr>
              <w:keepNext w:val="0"/>
              <w:spacing w:before="20" w:after="20" w:line="260" w:lineRule="exact"/>
              <w:ind w:firstLine="0" w:firstLineChars="0"/>
              <w:jc w:val="center"/>
            </w:pPr>
            <w:r>
              <w:rPr>
                <w:rFonts w:ascii="Times New Roman" w:hAnsi="Times New Roman" w:eastAsia="宋体"/>
                <w:b w:val="0"/>
                <w:sz w:val="18"/>
              </w:rPr>
              <w:t>1.84～2.17</w:t>
            </w:r>
          </w:p>
        </w:tc>
      </w:tr>
      <w:tr w14:paraId="26516E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6C85260">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68D050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CFE524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3FDCB08">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1C3E2CC">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2D20715B">
            <w:pPr>
              <w:keepNext w:val="0"/>
              <w:spacing w:before="20" w:after="20" w:line="260" w:lineRule="exact"/>
              <w:ind w:firstLine="0" w:firstLineChars="0"/>
              <w:jc w:val="center"/>
            </w:pPr>
            <w:r>
              <w:rPr>
                <w:rFonts w:ascii="Times New Roman" w:hAnsi="Times New Roman" w:eastAsia="宋体"/>
                <w:b w:val="0"/>
                <w:sz w:val="18"/>
              </w:rPr>
              <w:t>1.84～2.17</w:t>
            </w:r>
          </w:p>
        </w:tc>
      </w:tr>
      <w:tr w14:paraId="6B4AA1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2DB0B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471DED7">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FF25FBE">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73D2C4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A4D6DBF">
            <w:pPr>
              <w:keepNext w:val="0"/>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6A73DC39">
            <w:pPr>
              <w:keepNext w:val="0"/>
              <w:spacing w:before="20" w:after="20" w:line="260" w:lineRule="exact"/>
              <w:ind w:firstLine="0" w:firstLineChars="0"/>
              <w:jc w:val="center"/>
            </w:pPr>
            <w:r>
              <w:rPr>
                <w:rFonts w:ascii="Times New Roman" w:hAnsi="Times New Roman" w:eastAsia="宋体"/>
                <w:b w:val="0"/>
                <w:sz w:val="18"/>
              </w:rPr>
              <w:t>1.84～2.25</w:t>
            </w:r>
          </w:p>
        </w:tc>
      </w:tr>
      <w:tr w14:paraId="37FCD9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5FC88A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DC48C1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D283793">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1ECD373F">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746A4F8">
            <w:pPr>
              <w:keepNext w:val="0"/>
              <w:spacing w:before="20" w:after="20" w:line="260" w:lineRule="exact"/>
              <w:ind w:firstLine="0" w:firstLineChars="0"/>
              <w:jc w:val="center"/>
            </w:pPr>
            <w:r>
              <w:rPr>
                <w:rFonts w:ascii="Times New Roman" w:hAnsi="Times New Roman" w:eastAsia="宋体"/>
                <w:b w:val="0"/>
                <w:sz w:val="18"/>
              </w:rPr>
              <w:t>1.05～1.40</w:t>
            </w:r>
          </w:p>
        </w:tc>
        <w:tc>
          <w:tcPr>
            <w:tcW w:w="1385" w:type="dxa"/>
            <w:tcMar>
              <w:left w:w="70" w:type="dxa"/>
              <w:right w:w="70" w:type="dxa"/>
            </w:tcMar>
            <w:vAlign w:val="center"/>
          </w:tcPr>
          <w:p w14:paraId="7639D124">
            <w:pPr>
              <w:keepNext w:val="0"/>
              <w:spacing w:before="20" w:after="20" w:line="260" w:lineRule="exact"/>
              <w:ind w:firstLine="0" w:firstLineChars="0"/>
              <w:jc w:val="center"/>
            </w:pPr>
            <w:r>
              <w:rPr>
                <w:rFonts w:ascii="Times New Roman" w:hAnsi="Times New Roman" w:eastAsia="宋体"/>
                <w:b w:val="0"/>
                <w:sz w:val="18"/>
              </w:rPr>
              <w:t>1.84～2.17</w:t>
            </w:r>
          </w:p>
        </w:tc>
      </w:tr>
      <w:tr w14:paraId="5C53C0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46BE0A">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4975D01">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7343575">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C0B2840">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DF090CC">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27C545D">
            <w:pPr>
              <w:keepNext w:val="0"/>
              <w:spacing w:before="20" w:after="20" w:line="260" w:lineRule="exact"/>
              <w:ind w:firstLine="0" w:firstLineChars="0"/>
              <w:jc w:val="center"/>
            </w:pPr>
            <w:r>
              <w:rPr>
                <w:rFonts w:ascii="Times New Roman" w:hAnsi="Times New Roman" w:eastAsia="宋体"/>
                <w:b w:val="0"/>
                <w:sz w:val="18"/>
              </w:rPr>
              <w:t>1.70～1.93</w:t>
            </w:r>
          </w:p>
        </w:tc>
      </w:tr>
      <w:tr w14:paraId="00A20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2059AE5">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7287F51">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472FCA3">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8CEAF61">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45EDF350">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7C6B650F">
            <w:pPr>
              <w:keepNext w:val="0"/>
              <w:spacing w:before="20" w:after="20" w:line="260" w:lineRule="exact"/>
              <w:ind w:firstLine="0" w:firstLineChars="0"/>
              <w:jc w:val="center"/>
            </w:pPr>
            <w:r>
              <w:rPr>
                <w:rFonts w:ascii="Times New Roman" w:hAnsi="Times New Roman" w:eastAsia="宋体"/>
                <w:b w:val="0"/>
                <w:sz w:val="18"/>
              </w:rPr>
              <w:t>1.70～1.93</w:t>
            </w:r>
          </w:p>
        </w:tc>
      </w:tr>
      <w:tr w14:paraId="1D02AC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A3D9E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5B667A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018109A">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3C6091B0">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24D8F0C">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65AF4D1D">
            <w:pPr>
              <w:keepNext w:val="0"/>
              <w:spacing w:before="20" w:after="20" w:line="260" w:lineRule="exact"/>
              <w:ind w:firstLine="0" w:firstLineChars="0"/>
              <w:jc w:val="center"/>
            </w:pPr>
            <w:r>
              <w:rPr>
                <w:rFonts w:ascii="Times New Roman" w:hAnsi="Times New Roman" w:eastAsia="宋体"/>
                <w:b w:val="0"/>
                <w:sz w:val="18"/>
              </w:rPr>
              <w:t>2.00～2.52</w:t>
            </w:r>
          </w:p>
        </w:tc>
      </w:tr>
      <w:tr w14:paraId="065D8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AD5C18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350014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721C30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FBEE9D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CBE8F74">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5FEED141">
            <w:pPr>
              <w:keepNext w:val="0"/>
              <w:spacing w:before="20" w:after="20" w:line="260" w:lineRule="exact"/>
              <w:ind w:firstLine="0" w:firstLineChars="0"/>
              <w:jc w:val="center"/>
            </w:pPr>
            <w:r>
              <w:rPr>
                <w:rFonts w:ascii="Times New Roman" w:hAnsi="Times New Roman" w:eastAsia="宋体"/>
                <w:b w:val="0"/>
                <w:sz w:val="18"/>
              </w:rPr>
              <w:t>1.92～2.52</w:t>
            </w:r>
          </w:p>
        </w:tc>
      </w:tr>
      <w:tr w14:paraId="552AC0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CC8117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BE5B38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6372716">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087F9229">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399D9398">
            <w:pPr>
              <w:keepNext w:val="0"/>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66E69DCB">
            <w:pPr>
              <w:keepNext w:val="0"/>
              <w:spacing w:before="20" w:after="20" w:line="260" w:lineRule="exact"/>
              <w:ind w:firstLine="0" w:firstLineChars="0"/>
              <w:jc w:val="center"/>
            </w:pPr>
            <w:r>
              <w:rPr>
                <w:rFonts w:ascii="Times New Roman" w:hAnsi="Times New Roman" w:eastAsia="宋体"/>
                <w:b w:val="0"/>
                <w:sz w:val="18"/>
              </w:rPr>
              <w:t>2.07～2.52</w:t>
            </w:r>
          </w:p>
        </w:tc>
      </w:tr>
      <w:tr w14:paraId="09E64A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CE765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F0ABED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5CEC4D0">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CD392D1">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2E1D683D">
            <w:pPr>
              <w:keepNext w:val="0"/>
              <w:spacing w:before="20" w:after="20" w:line="260" w:lineRule="exact"/>
              <w:ind w:firstLine="0" w:firstLineChars="0"/>
              <w:jc w:val="center"/>
            </w:pPr>
            <w:r>
              <w:rPr>
                <w:rFonts w:ascii="Times New Roman" w:hAnsi="Times New Roman" w:eastAsia="宋体"/>
                <w:b w:val="0"/>
                <w:sz w:val="18"/>
              </w:rPr>
              <w:t>1.05～1.40</w:t>
            </w:r>
          </w:p>
        </w:tc>
        <w:tc>
          <w:tcPr>
            <w:tcW w:w="1385" w:type="dxa"/>
            <w:tcMar>
              <w:left w:w="70" w:type="dxa"/>
              <w:right w:w="70" w:type="dxa"/>
            </w:tcMar>
            <w:vAlign w:val="center"/>
          </w:tcPr>
          <w:p w14:paraId="0FF072C0">
            <w:pPr>
              <w:keepNext w:val="0"/>
              <w:spacing w:before="20" w:after="20" w:line="260" w:lineRule="exact"/>
              <w:ind w:firstLine="0" w:firstLineChars="0"/>
              <w:jc w:val="center"/>
            </w:pPr>
            <w:r>
              <w:rPr>
                <w:rFonts w:ascii="Times New Roman" w:hAnsi="Times New Roman" w:eastAsia="宋体"/>
                <w:b w:val="0"/>
                <w:sz w:val="18"/>
              </w:rPr>
              <w:t>2.05～2.52</w:t>
            </w:r>
          </w:p>
        </w:tc>
      </w:tr>
      <w:tr w14:paraId="349D56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A4237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B8FA8E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2A8A487">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5995C0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BBA9F34">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059860E2">
            <w:pPr>
              <w:keepNext w:val="0"/>
              <w:spacing w:before="20" w:after="20" w:line="260" w:lineRule="exact"/>
              <w:ind w:firstLine="0" w:firstLineChars="0"/>
              <w:jc w:val="center"/>
            </w:pPr>
            <w:r>
              <w:rPr>
                <w:rFonts w:ascii="Times New Roman" w:hAnsi="Times New Roman" w:eastAsia="宋体"/>
                <w:b w:val="0"/>
                <w:sz w:val="18"/>
              </w:rPr>
              <w:t>2.05～2.52</w:t>
            </w:r>
          </w:p>
        </w:tc>
      </w:tr>
      <w:tr w14:paraId="390518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8DEBF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546F303">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7C6B76F">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CBC408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F43B508">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613AFAAE">
            <w:pPr>
              <w:keepNext w:val="0"/>
              <w:spacing w:before="20" w:after="20" w:line="260" w:lineRule="exact"/>
              <w:ind w:firstLine="0" w:firstLineChars="0"/>
              <w:jc w:val="center"/>
            </w:pPr>
            <w:r>
              <w:rPr>
                <w:rFonts w:ascii="Times New Roman" w:hAnsi="Times New Roman" w:eastAsia="宋体"/>
                <w:b w:val="0"/>
                <w:sz w:val="18"/>
              </w:rPr>
              <w:t>1.71～2.34</w:t>
            </w:r>
          </w:p>
        </w:tc>
      </w:tr>
      <w:tr w14:paraId="602E40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EE32E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1375AF5">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3037941">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5773AC9">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1B0BCB9">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4639EB10">
            <w:pPr>
              <w:keepNext w:val="0"/>
              <w:spacing w:before="20" w:after="20" w:line="260" w:lineRule="exact"/>
              <w:ind w:firstLine="0" w:firstLineChars="0"/>
              <w:jc w:val="center"/>
            </w:pPr>
            <w:r>
              <w:rPr>
                <w:rFonts w:ascii="Times New Roman" w:hAnsi="Times New Roman" w:eastAsia="宋体"/>
                <w:b w:val="0"/>
                <w:sz w:val="18"/>
              </w:rPr>
              <w:t>1.71～2.38</w:t>
            </w:r>
          </w:p>
        </w:tc>
      </w:tr>
      <w:tr w14:paraId="24B2DD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DE07F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E33D135">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B4E2512">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3711A6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B5BB917">
            <w:pPr>
              <w:keepNext w:val="0"/>
              <w:spacing w:before="20" w:after="20" w:line="260" w:lineRule="exact"/>
              <w:ind w:firstLine="0" w:firstLineChars="0"/>
              <w:jc w:val="center"/>
            </w:pPr>
            <w:r>
              <w:rPr>
                <w:rFonts w:ascii="Times New Roman" w:hAnsi="Times New Roman" w:eastAsia="宋体"/>
                <w:b w:val="0"/>
                <w:sz w:val="18"/>
              </w:rPr>
              <w:t>0.84～1.40</w:t>
            </w:r>
          </w:p>
        </w:tc>
        <w:tc>
          <w:tcPr>
            <w:tcW w:w="1385" w:type="dxa"/>
            <w:tcMar>
              <w:left w:w="70" w:type="dxa"/>
              <w:right w:w="70" w:type="dxa"/>
            </w:tcMar>
            <w:vAlign w:val="center"/>
          </w:tcPr>
          <w:p w14:paraId="5A9E406C">
            <w:pPr>
              <w:keepNext w:val="0"/>
              <w:spacing w:before="20" w:after="20" w:line="260" w:lineRule="exact"/>
              <w:ind w:firstLine="0" w:firstLineChars="0"/>
              <w:jc w:val="center"/>
            </w:pPr>
            <w:r>
              <w:rPr>
                <w:rFonts w:ascii="Times New Roman" w:hAnsi="Times New Roman" w:eastAsia="宋体"/>
                <w:b w:val="0"/>
                <w:sz w:val="18"/>
              </w:rPr>
              <w:t>1.71～2.34</w:t>
            </w:r>
          </w:p>
        </w:tc>
      </w:tr>
      <w:tr w14:paraId="6E1D2E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8BE74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605F35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52BF8EE">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85950C9">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11E8E395">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4B513511">
            <w:pPr>
              <w:keepNext w:val="0"/>
              <w:spacing w:before="20" w:after="20" w:line="260" w:lineRule="exact"/>
              <w:ind w:firstLine="0" w:firstLineChars="0"/>
              <w:jc w:val="center"/>
            </w:pPr>
            <w:r>
              <w:rPr>
                <w:rFonts w:ascii="Times New Roman" w:hAnsi="Times New Roman" w:eastAsia="宋体"/>
                <w:b w:val="0"/>
                <w:sz w:val="18"/>
              </w:rPr>
              <w:t>1.82～2.23</w:t>
            </w:r>
          </w:p>
        </w:tc>
      </w:tr>
      <w:tr w14:paraId="37E7F7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22795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9590AD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7DF465E">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4B64444">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2DEDA16">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489553D6">
            <w:pPr>
              <w:keepNext w:val="0"/>
              <w:spacing w:before="20" w:after="20" w:line="260" w:lineRule="exact"/>
              <w:ind w:firstLine="0" w:firstLineChars="0"/>
              <w:jc w:val="center"/>
            </w:pPr>
            <w:r>
              <w:rPr>
                <w:rFonts w:ascii="Times New Roman" w:hAnsi="Times New Roman" w:eastAsia="宋体"/>
                <w:b w:val="0"/>
                <w:sz w:val="18"/>
              </w:rPr>
              <w:t>1.82～2.13</w:t>
            </w:r>
          </w:p>
        </w:tc>
      </w:tr>
      <w:tr w14:paraId="772BCC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FDC4B9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3A035B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C57B705">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0891EC6">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3FB1774">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68833A3D">
            <w:pPr>
              <w:keepNext w:val="0"/>
              <w:spacing w:before="20" w:after="20" w:line="260" w:lineRule="exact"/>
              <w:ind w:firstLine="0" w:firstLineChars="0"/>
              <w:jc w:val="center"/>
            </w:pPr>
            <w:r>
              <w:rPr>
                <w:rFonts w:ascii="Times New Roman" w:hAnsi="Times New Roman" w:eastAsia="宋体"/>
                <w:b w:val="0"/>
                <w:sz w:val="18"/>
              </w:rPr>
              <w:t>1.82～2.20</w:t>
            </w:r>
          </w:p>
        </w:tc>
      </w:tr>
      <w:tr w14:paraId="2E91B2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7E2342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6A3861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172E081">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E473FA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2FA185B">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44A64C1A">
            <w:pPr>
              <w:keepNext w:val="0"/>
              <w:spacing w:before="20" w:after="20" w:line="260" w:lineRule="exact"/>
              <w:ind w:firstLine="0" w:firstLineChars="0"/>
              <w:jc w:val="center"/>
            </w:pPr>
            <w:r>
              <w:rPr>
                <w:rFonts w:ascii="Times New Roman" w:hAnsi="Times New Roman" w:eastAsia="宋体"/>
                <w:b w:val="0"/>
                <w:sz w:val="18"/>
              </w:rPr>
              <w:t>1.82～2.12</w:t>
            </w:r>
          </w:p>
        </w:tc>
      </w:tr>
      <w:tr w14:paraId="6DB76E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9E995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978EAF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18DD73B">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74ED90D3">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F5CF735">
            <w:pPr>
              <w:keepNext w:val="0"/>
              <w:spacing w:before="20" w:after="20" w:line="260" w:lineRule="exact"/>
              <w:ind w:firstLine="0" w:firstLineChars="0"/>
              <w:jc w:val="center"/>
            </w:pPr>
            <w:r>
              <w:rPr>
                <w:rFonts w:ascii="Times New Roman" w:hAnsi="Times New Roman" w:eastAsia="宋体"/>
                <w:b w:val="0"/>
                <w:sz w:val="18"/>
              </w:rPr>
              <w:t>0.84～1.05</w:t>
            </w:r>
          </w:p>
        </w:tc>
        <w:tc>
          <w:tcPr>
            <w:tcW w:w="1385" w:type="dxa"/>
            <w:tcMar>
              <w:left w:w="70" w:type="dxa"/>
              <w:right w:w="70" w:type="dxa"/>
            </w:tcMar>
            <w:vAlign w:val="center"/>
          </w:tcPr>
          <w:p w14:paraId="1A8AEB8D">
            <w:pPr>
              <w:keepNext w:val="0"/>
              <w:spacing w:before="20" w:after="20" w:line="260" w:lineRule="exact"/>
              <w:ind w:firstLine="0" w:firstLineChars="0"/>
              <w:jc w:val="center"/>
            </w:pPr>
            <w:r>
              <w:rPr>
                <w:rFonts w:ascii="Times New Roman" w:hAnsi="Times New Roman" w:eastAsia="宋体"/>
                <w:b w:val="0"/>
                <w:sz w:val="18"/>
              </w:rPr>
              <w:t>1.82～2.23</w:t>
            </w:r>
          </w:p>
        </w:tc>
      </w:tr>
      <w:tr w14:paraId="1EB377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80F8F2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14E9CA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B0688AD">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05F28DD">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96E7AE0">
            <w:pPr>
              <w:keepNext w:val="0"/>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5CDD7E07">
            <w:pPr>
              <w:keepNext w:val="0"/>
              <w:spacing w:before="20" w:after="20" w:line="260" w:lineRule="exact"/>
              <w:ind w:firstLine="0" w:firstLineChars="0"/>
              <w:jc w:val="center"/>
            </w:pPr>
            <w:r>
              <w:rPr>
                <w:rFonts w:ascii="Times New Roman" w:hAnsi="Times New Roman" w:eastAsia="宋体"/>
                <w:b w:val="0"/>
                <w:sz w:val="18"/>
              </w:rPr>
              <w:t>1.82～2.13</w:t>
            </w:r>
          </w:p>
        </w:tc>
      </w:tr>
    </w:tbl>
    <w:p w14:paraId="74FA0EFF">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03141DCA">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2.00；年最大净负荷平均增长率＞2.00%～7.00%时为1.70～1.93；年最大净负荷平均增长率＞7.00%～10.00%时为1.83～1.88。具体取值按表内两类投资比及持续时间进一步定位，避免将不同经济条件下的配置混为一个推荐值。</w:t>
      </w:r>
    </w:p>
    <w:p w14:paraId="49D0DC01">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2.25；年最大净负荷平均增长率＞2.00%～7.00%时为1.70～1.93；年最大净负荷平均增长率＞7.00%～10.00%时为1.83～1.88。具体取值按表内两类投资比及持续时间进一步定位，避免将不同经济条件下的配置混为一个推荐值。</w:t>
      </w:r>
    </w:p>
    <w:p w14:paraId="642F8822">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1.92～2.52；年最大净负荷平均增长率＞2.00%～7.00%时为1.71～2.38；年最大净负荷平均增长率＞7.00%～10.00%时为1.82～2.23。具体取值按表内两类投资比及持续时间进一步定位，避免将不同经济条件下的配置混为一个推荐值。</w:t>
      </w:r>
    </w:p>
    <w:p w14:paraId="2825DF3A">
      <w:pPr>
        <w:pStyle w:val="7"/>
        <w:keepNext/>
        <w:numPr>
          <w:ilvl w:val="0"/>
          <w:numId w:val="0"/>
        </w:numPr>
        <w:spacing w:before="160" w:after="120" w:line="360" w:lineRule="exact"/>
        <w:ind w:firstLine="0"/>
      </w:pPr>
      <w:bookmarkStart w:id="262" w:name="a类供电区域负荷分散系数1.00电缆为主"/>
      <w:r>
        <w:rPr>
          <w:rFonts w:ascii="Times New Roman" w:hAnsi="Times New Roman" w:eastAsia="方正仿宋_GBK"/>
          <w:b/>
          <w:sz w:val="24"/>
        </w:rPr>
        <w:t>A类供电区域，负荷分散系数1.00，电缆为主</w:t>
      </w:r>
      <w:bookmarkEnd w:id="262"/>
    </w:p>
    <w:p w14:paraId="6B2BDA5E">
      <w:pPr>
        <w:pStyle w:val="115"/>
        <w:widowControl/>
        <w:spacing w:before="0" w:after="0" w:line="348" w:lineRule="exact"/>
        <w:ind w:firstLine="480"/>
        <w:jc w:val="both"/>
      </w:pPr>
      <w:r>
        <w:rPr>
          <w:rFonts w:ascii="Times New Roman" w:hAnsi="Times New Roman" w:eastAsia="方正仿宋_GBK"/>
          <w:b w:val="0"/>
          <w:sz w:val="24"/>
        </w:rPr>
        <w:t>该类站群初始单台主变容量为50 MVA，本节既有联络剩余可转负荷为0.00 MW。按分布式电源装机规模、负荷增长、持续时间和工程投资条件比较后，归纳为12组推荐范围，区间宽度中位数为0.29。表中对结果相同的相邻参数范围合并列示，使持续时间或相对价格变化没有引起容量调整的条件能够集中查阅。</w:t>
      </w:r>
    </w:p>
    <w:p w14:paraId="3BCF7B93">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722CDF55">
      <w:pPr>
        <w:pStyle w:val="2"/>
        <w:keepNext/>
        <w:spacing w:before="120" w:after="80" w:line="280" w:lineRule="exact"/>
        <w:ind w:firstLine="0"/>
        <w:jc w:val="center"/>
      </w:pPr>
      <w:r>
        <w:rPr>
          <w:rFonts w:ascii="Times New Roman" w:hAnsi="Times New Roman" w:eastAsia="宋体"/>
          <w:b w:val="0"/>
          <w:sz w:val="21"/>
        </w:rPr>
        <w:t>表5-71 A类、负荷分散系数1.00的容载比推荐区间（电缆为主）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A15C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EBD08A9">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1BE704FE">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31621E8">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5C9F546F">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61E8B97A">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4A0EDB47">
            <w:pPr>
              <w:keepNext/>
              <w:spacing w:before="20" w:after="20" w:line="260" w:lineRule="exact"/>
              <w:ind w:firstLine="0" w:firstLineChars="0"/>
              <w:jc w:val="center"/>
            </w:pPr>
            <w:r>
              <w:rPr>
                <w:rFonts w:ascii="Times New Roman" w:hAnsi="Times New Roman" w:eastAsia="宋体"/>
                <w:b/>
                <w:sz w:val="18"/>
              </w:rPr>
              <w:t>容载比推荐区间</w:t>
            </w:r>
          </w:p>
        </w:tc>
      </w:tr>
      <w:tr w14:paraId="31CD0B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07A1F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0325407">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06B20C7">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33F2A0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5C64D81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0AFE4036">
            <w:pPr>
              <w:keepNext w:val="0"/>
              <w:spacing w:before="20" w:after="20" w:line="260" w:lineRule="exact"/>
              <w:ind w:firstLine="0" w:firstLineChars="0"/>
              <w:jc w:val="center"/>
            </w:pPr>
            <w:r>
              <w:rPr>
                <w:rFonts w:ascii="Times New Roman" w:hAnsi="Times New Roman" w:eastAsia="宋体"/>
                <w:b w:val="0"/>
                <w:sz w:val="18"/>
              </w:rPr>
              <w:t>1.84～2.00</w:t>
            </w:r>
          </w:p>
        </w:tc>
      </w:tr>
      <w:tr w14:paraId="69EF06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9C6A1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2CC29E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1A1E2A9">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F7073D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0F8F880C">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6A80FCD0">
            <w:pPr>
              <w:keepNext w:val="0"/>
              <w:spacing w:before="20" w:after="20" w:line="260" w:lineRule="exact"/>
              <w:ind w:firstLine="0" w:firstLineChars="0"/>
              <w:jc w:val="center"/>
            </w:pPr>
            <w:r>
              <w:rPr>
                <w:rFonts w:ascii="Times New Roman" w:hAnsi="Times New Roman" w:eastAsia="宋体"/>
                <w:b w:val="0"/>
                <w:sz w:val="18"/>
              </w:rPr>
              <w:t>1.70～1.84</w:t>
            </w:r>
          </w:p>
        </w:tc>
      </w:tr>
      <w:tr w14:paraId="0B922F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E0E95E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FA201C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0F9CB3D">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443143BE">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D6FF7E6">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501AF8D2">
            <w:pPr>
              <w:keepNext w:val="0"/>
              <w:spacing w:before="20" w:after="20" w:line="260" w:lineRule="exact"/>
              <w:ind w:firstLine="0" w:firstLineChars="0"/>
              <w:jc w:val="center"/>
            </w:pPr>
            <w:r>
              <w:rPr>
                <w:rFonts w:ascii="Times New Roman" w:hAnsi="Times New Roman" w:eastAsia="宋体"/>
                <w:b w:val="0"/>
                <w:sz w:val="18"/>
              </w:rPr>
              <w:t>1.91～1.92</w:t>
            </w:r>
          </w:p>
        </w:tc>
      </w:tr>
      <w:tr w14:paraId="12305A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36A00C5">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E12DF3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782460C">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074232D">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AFFBBFE">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071E2311">
            <w:pPr>
              <w:keepNext w:val="0"/>
              <w:spacing w:before="20" w:after="20" w:line="260" w:lineRule="exact"/>
              <w:ind w:firstLine="0" w:firstLineChars="0"/>
              <w:jc w:val="center"/>
            </w:pPr>
            <w:r>
              <w:rPr>
                <w:rFonts w:ascii="Times New Roman" w:hAnsi="Times New Roman" w:eastAsia="宋体"/>
                <w:b w:val="0"/>
                <w:sz w:val="18"/>
              </w:rPr>
              <w:t>1.84～2.20</w:t>
            </w:r>
          </w:p>
        </w:tc>
      </w:tr>
      <w:tr w14:paraId="168F2E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34A14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4B9421C">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0B65D33">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6CE47E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0EC7672">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73ACA6EF">
            <w:pPr>
              <w:keepNext w:val="0"/>
              <w:spacing w:before="20" w:after="20" w:line="260" w:lineRule="exact"/>
              <w:ind w:firstLine="0" w:firstLineChars="0"/>
              <w:jc w:val="center"/>
            </w:pPr>
            <w:r>
              <w:rPr>
                <w:rFonts w:ascii="Times New Roman" w:hAnsi="Times New Roman" w:eastAsia="宋体"/>
                <w:b w:val="0"/>
                <w:sz w:val="18"/>
              </w:rPr>
              <w:t>1.70～1.89</w:t>
            </w:r>
          </w:p>
        </w:tc>
      </w:tr>
      <w:tr w14:paraId="6E8BD2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CE933E">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5909A4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C90F51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961A80D">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07750C0">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26B2421F">
            <w:pPr>
              <w:keepNext w:val="0"/>
              <w:spacing w:before="20" w:after="20" w:line="260" w:lineRule="exact"/>
              <w:ind w:firstLine="0" w:firstLineChars="0"/>
              <w:jc w:val="center"/>
            </w:pPr>
            <w:r>
              <w:rPr>
                <w:rFonts w:ascii="Times New Roman" w:hAnsi="Times New Roman" w:eastAsia="宋体"/>
                <w:b w:val="0"/>
                <w:sz w:val="18"/>
              </w:rPr>
              <w:t>1.80～1.92</w:t>
            </w:r>
          </w:p>
        </w:tc>
      </w:tr>
      <w:tr w14:paraId="5781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4FE91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FA46C8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C47F96D">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74CBE759">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57EC5CD">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5828ACF1">
            <w:pPr>
              <w:keepNext w:val="0"/>
              <w:spacing w:before="20" w:after="20" w:line="260" w:lineRule="exact"/>
              <w:ind w:firstLine="0" w:firstLineChars="0"/>
              <w:jc w:val="center"/>
            </w:pPr>
            <w:r>
              <w:rPr>
                <w:rFonts w:ascii="Times New Roman" w:hAnsi="Times New Roman" w:eastAsia="宋体"/>
                <w:b w:val="0"/>
                <w:sz w:val="18"/>
              </w:rPr>
              <w:t>2.03～2.51</w:t>
            </w:r>
          </w:p>
        </w:tc>
      </w:tr>
      <w:tr w14:paraId="2613DF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F5BF8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AE57375">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C2C8A71">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BDC4B4B">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327FF587">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299EA5AB">
            <w:pPr>
              <w:keepNext w:val="0"/>
              <w:spacing w:before="20" w:after="20" w:line="260" w:lineRule="exact"/>
              <w:ind w:firstLine="0" w:firstLineChars="0"/>
              <w:jc w:val="center"/>
            </w:pPr>
            <w:r>
              <w:rPr>
                <w:rFonts w:ascii="Times New Roman" w:hAnsi="Times New Roman" w:eastAsia="宋体"/>
                <w:b w:val="0"/>
                <w:sz w:val="18"/>
              </w:rPr>
              <w:t>1.87～2.32</w:t>
            </w:r>
          </w:p>
        </w:tc>
      </w:tr>
      <w:tr w14:paraId="013C13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8778A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E3BCBE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2FA1BE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85A7886">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7FB25B4">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445F44BD">
            <w:pPr>
              <w:keepNext w:val="0"/>
              <w:spacing w:before="20" w:after="20" w:line="260" w:lineRule="exact"/>
              <w:ind w:firstLine="0" w:firstLineChars="0"/>
              <w:jc w:val="center"/>
            </w:pPr>
            <w:r>
              <w:rPr>
                <w:rFonts w:ascii="Times New Roman" w:hAnsi="Times New Roman" w:eastAsia="宋体"/>
                <w:b w:val="0"/>
                <w:sz w:val="18"/>
              </w:rPr>
              <w:t>1.83～2.15</w:t>
            </w:r>
          </w:p>
        </w:tc>
      </w:tr>
      <w:tr w14:paraId="6DE341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1A40E9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153391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5199246">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27288F75">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5949FFB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3BDF9BE0">
            <w:pPr>
              <w:keepNext w:val="0"/>
              <w:spacing w:before="20" w:after="20" w:line="260" w:lineRule="exact"/>
              <w:ind w:firstLine="0" w:firstLineChars="0"/>
              <w:jc w:val="center"/>
            </w:pPr>
            <w:r>
              <w:rPr>
                <w:rFonts w:ascii="Times New Roman" w:hAnsi="Times New Roman" w:eastAsia="宋体"/>
                <w:b w:val="0"/>
                <w:sz w:val="18"/>
              </w:rPr>
              <w:t>1.87～2.36</w:t>
            </w:r>
          </w:p>
        </w:tc>
      </w:tr>
      <w:tr w14:paraId="778F3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DA4A67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7806B4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486E689">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73D832E">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2A605C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2E2B1015">
            <w:pPr>
              <w:keepNext w:val="0"/>
              <w:spacing w:before="20" w:after="20" w:line="260" w:lineRule="exact"/>
              <w:ind w:firstLine="0" w:firstLineChars="0"/>
              <w:jc w:val="center"/>
            </w:pPr>
            <w:r>
              <w:rPr>
                <w:rFonts w:ascii="Times New Roman" w:hAnsi="Times New Roman" w:eastAsia="宋体"/>
                <w:b w:val="0"/>
                <w:sz w:val="18"/>
              </w:rPr>
              <w:t>1.83～2.32</w:t>
            </w:r>
          </w:p>
        </w:tc>
      </w:tr>
      <w:tr w14:paraId="443CED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F5F867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07E813B">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263F611">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1EC28F7">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91C1CA1">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13E99425">
            <w:pPr>
              <w:keepNext w:val="0"/>
              <w:spacing w:before="20" w:after="20" w:line="260" w:lineRule="exact"/>
              <w:ind w:firstLine="0" w:firstLineChars="0"/>
              <w:jc w:val="center"/>
            </w:pPr>
            <w:r>
              <w:rPr>
                <w:rFonts w:ascii="Times New Roman" w:hAnsi="Times New Roman" w:eastAsia="宋体"/>
                <w:b w:val="0"/>
                <w:sz w:val="18"/>
              </w:rPr>
              <w:t>1.80～2.07</w:t>
            </w:r>
          </w:p>
        </w:tc>
      </w:tr>
    </w:tbl>
    <w:p w14:paraId="5FBFDACD">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0B664C35">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2.00；年最大净负荷平均增长率＞2.00%～7.00%时为1.70～1.84；年最大净负荷平均增长率＞7.00%～10.00%时为1.91～1.92。具体取值按表内两类投资比及持续时间进一步定位，避免将不同经济条件下的配置混为一个推荐值。</w:t>
      </w:r>
    </w:p>
    <w:p w14:paraId="7A70B034">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2.20；年最大净负荷平均增长率＞2.00%～7.00%时为1.70～1.89；年最大净负荷平均增长率＞7.00%～10.00%时为1.80～1.92。具体取值按表内两类投资比及持续时间进一步定位，避免将不同经济条件下的配置混为一个推荐值。</w:t>
      </w:r>
    </w:p>
    <w:p w14:paraId="0C71C472">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2.03～2.51；年最大净负荷平均增长率＞2.00%～7.00%时为1.83～2.36；年最大净负荷平均增长率＞7.00%～10.00%时为1.80～2.07。具体取值按表内两类投资比及持续时间进一步定位，避免将不同经济条件下的配置混为一个推荐值。</w:t>
      </w:r>
    </w:p>
    <w:p w14:paraId="33FE21F0">
      <w:pPr>
        <w:pStyle w:val="7"/>
        <w:keepNext/>
        <w:numPr>
          <w:ilvl w:val="0"/>
          <w:numId w:val="0"/>
        </w:numPr>
        <w:spacing w:before="160" w:after="120" w:line="360" w:lineRule="exact"/>
        <w:ind w:firstLine="0"/>
      </w:pPr>
      <w:bookmarkStart w:id="263" w:name="a类供电区域负荷分散系数1.15电缆为主"/>
      <w:r>
        <w:rPr>
          <w:rFonts w:ascii="Times New Roman" w:hAnsi="Times New Roman" w:eastAsia="方正仿宋_GBK"/>
          <w:b/>
          <w:sz w:val="24"/>
        </w:rPr>
        <w:t>A类供电区域，负荷分散系数1.15，电缆为主</w:t>
      </w:r>
      <w:bookmarkEnd w:id="263"/>
    </w:p>
    <w:p w14:paraId="26C15F97">
      <w:pPr>
        <w:pStyle w:val="115"/>
        <w:widowControl/>
        <w:spacing w:before="0" w:after="0" w:line="348" w:lineRule="exact"/>
        <w:ind w:firstLine="480"/>
        <w:jc w:val="both"/>
      </w:pPr>
      <w:r>
        <w:rPr>
          <w:rFonts w:ascii="Times New Roman" w:hAnsi="Times New Roman" w:eastAsia="方正仿宋_GBK"/>
          <w:b w:val="0"/>
          <w:sz w:val="24"/>
        </w:rPr>
        <w:t>该类站群初始单台主变容量为50 MVA，本节既有联络剩余可转负荷为0.00 MW。按分布式电源装机规模、负荷增长、持续时间和工程投资条件比较后，归纳为24组推荐范围，区间宽度中位数为0.20。表中对结果相同的相邻参数范围合并列示，使持续时间或相对价格变化没有引起容量调整的条件能够集中查阅。</w:t>
      </w:r>
    </w:p>
    <w:p w14:paraId="47BBE44E">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250C75EE">
      <w:pPr>
        <w:pStyle w:val="2"/>
        <w:keepNext/>
        <w:spacing w:before="120" w:after="80" w:line="280" w:lineRule="exact"/>
        <w:ind w:firstLine="0"/>
        <w:jc w:val="center"/>
      </w:pPr>
      <w:r>
        <w:rPr>
          <w:rFonts w:ascii="Times New Roman" w:hAnsi="Times New Roman" w:eastAsia="宋体"/>
          <w:b w:val="0"/>
          <w:sz w:val="21"/>
        </w:rPr>
        <w:t>表5-72 A类、负荷分散系数1.15的容载比推荐区间（电缆为主）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601DD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FB104D6">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3735F42C">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21091EE">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532F0991">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78EEDDE7">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67F51228">
            <w:pPr>
              <w:keepNext/>
              <w:spacing w:before="20" w:after="20" w:line="260" w:lineRule="exact"/>
              <w:ind w:firstLine="0" w:firstLineChars="0"/>
              <w:jc w:val="center"/>
            </w:pPr>
            <w:r>
              <w:rPr>
                <w:rFonts w:ascii="Times New Roman" w:hAnsi="Times New Roman" w:eastAsia="宋体"/>
                <w:b/>
                <w:sz w:val="18"/>
              </w:rPr>
              <w:t>容载比推荐区间</w:t>
            </w:r>
          </w:p>
        </w:tc>
      </w:tr>
      <w:tr w14:paraId="5CEA47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61548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E4CD05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35EB2B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49D99CC">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678DBB1">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6CB68D30">
            <w:pPr>
              <w:keepNext w:val="0"/>
              <w:spacing w:before="20" w:after="20" w:line="260" w:lineRule="exact"/>
              <w:ind w:firstLine="0" w:firstLineChars="0"/>
              <w:jc w:val="center"/>
            </w:pPr>
            <w:r>
              <w:rPr>
                <w:rFonts w:ascii="Times New Roman" w:hAnsi="Times New Roman" w:eastAsia="宋体"/>
                <w:b w:val="0"/>
                <w:sz w:val="18"/>
              </w:rPr>
              <w:t>2.00～2.20</w:t>
            </w:r>
          </w:p>
        </w:tc>
      </w:tr>
      <w:tr w14:paraId="7EF038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0B6BE0">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2444AF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EFFFED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A3EA24F">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763A883F">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129E6005">
            <w:pPr>
              <w:keepNext w:val="0"/>
              <w:spacing w:before="20" w:after="20" w:line="260" w:lineRule="exact"/>
              <w:ind w:firstLine="0" w:firstLineChars="0"/>
              <w:jc w:val="center"/>
            </w:pPr>
            <w:r>
              <w:rPr>
                <w:rFonts w:ascii="Times New Roman" w:hAnsi="Times New Roman" w:eastAsia="宋体"/>
                <w:b w:val="0"/>
                <w:sz w:val="18"/>
              </w:rPr>
              <w:t>2.00～2.12</w:t>
            </w:r>
          </w:p>
        </w:tc>
      </w:tr>
      <w:tr w14:paraId="4B514F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A029070">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D611FA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2265F88">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979A29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16979EC">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45E9F62D">
            <w:pPr>
              <w:keepNext w:val="0"/>
              <w:spacing w:before="20" w:after="20" w:line="260" w:lineRule="exact"/>
              <w:ind w:firstLine="0" w:firstLineChars="0"/>
              <w:jc w:val="center"/>
            </w:pPr>
            <w:r>
              <w:rPr>
                <w:rFonts w:ascii="Times New Roman" w:hAnsi="Times New Roman" w:eastAsia="宋体"/>
                <w:b w:val="0"/>
                <w:sz w:val="18"/>
              </w:rPr>
              <w:t>1.92～2.04</w:t>
            </w:r>
          </w:p>
        </w:tc>
      </w:tr>
      <w:tr w14:paraId="35AC54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035B1A">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3B44765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7980F7A">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4FCDCCA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B003952">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7648AE88">
            <w:pPr>
              <w:keepNext w:val="0"/>
              <w:spacing w:before="20" w:after="20" w:line="260" w:lineRule="exact"/>
              <w:ind w:firstLine="0" w:firstLineChars="0"/>
              <w:jc w:val="center"/>
            </w:pPr>
            <w:r>
              <w:rPr>
                <w:rFonts w:ascii="Times New Roman" w:hAnsi="Times New Roman" w:eastAsia="宋体"/>
                <w:b w:val="0"/>
                <w:sz w:val="18"/>
              </w:rPr>
              <w:t>2.00～2.20</w:t>
            </w:r>
          </w:p>
        </w:tc>
      </w:tr>
      <w:tr w14:paraId="6AF96B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0185D3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6053EA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B75E7D6">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0F4F97D">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03B2ED5">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00C2FF13">
            <w:pPr>
              <w:keepNext w:val="0"/>
              <w:spacing w:before="20" w:after="20" w:line="260" w:lineRule="exact"/>
              <w:ind w:firstLine="0" w:firstLineChars="0"/>
              <w:jc w:val="center"/>
            </w:pPr>
            <w:r>
              <w:rPr>
                <w:rFonts w:ascii="Times New Roman" w:hAnsi="Times New Roman" w:eastAsia="宋体"/>
                <w:b w:val="0"/>
                <w:sz w:val="18"/>
              </w:rPr>
              <w:t>2.00～2.12</w:t>
            </w:r>
          </w:p>
        </w:tc>
      </w:tr>
      <w:tr w14:paraId="630E8E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FD206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44A2DB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F368E8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CDFC14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0EE3C86E">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7B7E1764">
            <w:pPr>
              <w:keepNext w:val="0"/>
              <w:spacing w:before="20" w:after="20" w:line="260" w:lineRule="exact"/>
              <w:ind w:firstLine="0" w:firstLineChars="0"/>
              <w:jc w:val="center"/>
            </w:pPr>
            <w:r>
              <w:rPr>
                <w:rFonts w:ascii="Times New Roman" w:hAnsi="Times New Roman" w:eastAsia="宋体"/>
                <w:b w:val="0"/>
                <w:sz w:val="18"/>
              </w:rPr>
              <w:t>2.03～2.20</w:t>
            </w:r>
          </w:p>
        </w:tc>
      </w:tr>
      <w:tr w14:paraId="7BA30C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AEB49F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07A011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5B10361">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9C2FC2F">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2E0C272">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5EBBFAAD">
            <w:pPr>
              <w:keepNext w:val="0"/>
              <w:spacing w:before="20" w:after="20" w:line="260" w:lineRule="exact"/>
              <w:ind w:firstLine="0" w:firstLineChars="0"/>
              <w:jc w:val="center"/>
            </w:pPr>
            <w:r>
              <w:rPr>
                <w:rFonts w:ascii="Times New Roman" w:hAnsi="Times New Roman" w:eastAsia="宋体"/>
                <w:b w:val="0"/>
                <w:sz w:val="18"/>
              </w:rPr>
              <w:t>2.03～2.20</w:t>
            </w:r>
          </w:p>
        </w:tc>
      </w:tr>
      <w:tr w14:paraId="1F2F61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F010B0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F107FF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0B4558E">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12089270">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E0E2CBC">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15F8C962">
            <w:pPr>
              <w:keepNext w:val="0"/>
              <w:spacing w:before="20" w:after="20" w:line="260" w:lineRule="exact"/>
              <w:ind w:firstLine="0" w:firstLineChars="0"/>
              <w:jc w:val="center"/>
            </w:pPr>
            <w:r>
              <w:rPr>
                <w:rFonts w:ascii="Times New Roman" w:hAnsi="Times New Roman" w:eastAsia="宋体"/>
                <w:b w:val="0"/>
                <w:sz w:val="18"/>
              </w:rPr>
              <w:t>2.03～2.22</w:t>
            </w:r>
          </w:p>
        </w:tc>
      </w:tr>
      <w:tr w14:paraId="70CBE9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40BA4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44C9EE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1D7F2DF">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4412FB8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E6B2646">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209C4052">
            <w:pPr>
              <w:keepNext w:val="0"/>
              <w:spacing w:before="20" w:after="20" w:line="260" w:lineRule="exact"/>
              <w:ind w:firstLine="0" w:firstLineChars="0"/>
              <w:jc w:val="center"/>
            </w:pPr>
            <w:r>
              <w:rPr>
                <w:rFonts w:ascii="Times New Roman" w:hAnsi="Times New Roman" w:eastAsia="宋体"/>
                <w:b w:val="0"/>
                <w:sz w:val="18"/>
              </w:rPr>
              <w:t>2.03～2.20</w:t>
            </w:r>
          </w:p>
        </w:tc>
      </w:tr>
      <w:tr w14:paraId="0B91AC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07400A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5C50D9C">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5F714C9">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88F26B6">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BED14BE">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0DC590DB">
            <w:pPr>
              <w:keepNext w:val="0"/>
              <w:spacing w:before="20" w:after="20" w:line="260" w:lineRule="exact"/>
              <w:ind w:firstLine="0" w:firstLineChars="0"/>
              <w:jc w:val="center"/>
            </w:pPr>
            <w:r>
              <w:rPr>
                <w:rFonts w:ascii="Times New Roman" w:hAnsi="Times New Roman" w:eastAsia="宋体"/>
                <w:b w:val="0"/>
                <w:sz w:val="18"/>
              </w:rPr>
              <w:t>1.83～2.06</w:t>
            </w:r>
          </w:p>
        </w:tc>
      </w:tr>
      <w:tr w14:paraId="5792EE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8E83B1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060213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5982BF6">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0B60044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C52827B">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042BE2ED">
            <w:pPr>
              <w:keepNext w:val="0"/>
              <w:spacing w:before="20" w:after="20" w:line="260" w:lineRule="exact"/>
              <w:ind w:firstLine="0" w:firstLineChars="0"/>
              <w:jc w:val="center"/>
            </w:pPr>
            <w:r>
              <w:rPr>
                <w:rFonts w:ascii="Times New Roman" w:hAnsi="Times New Roman" w:eastAsia="宋体"/>
                <w:b w:val="0"/>
                <w:sz w:val="18"/>
              </w:rPr>
              <w:t>1.83～1.89</w:t>
            </w:r>
          </w:p>
        </w:tc>
      </w:tr>
      <w:tr w14:paraId="19EAC3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B0928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80DF834">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61F261E">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B8C0A0C">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55D837D">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05B4AA23">
            <w:pPr>
              <w:keepNext w:val="0"/>
              <w:spacing w:before="20" w:after="20" w:line="260" w:lineRule="exact"/>
              <w:ind w:firstLine="0" w:firstLineChars="0"/>
              <w:jc w:val="center"/>
            </w:pPr>
            <w:r>
              <w:rPr>
                <w:rFonts w:ascii="Times New Roman" w:hAnsi="Times New Roman" w:eastAsia="宋体"/>
                <w:b w:val="0"/>
                <w:sz w:val="18"/>
              </w:rPr>
              <w:t>1.81～1.92</w:t>
            </w:r>
          </w:p>
        </w:tc>
      </w:tr>
      <w:tr w14:paraId="12BAA1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341CED">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70877A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D3DF30E">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330CFABA">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16FB9DE">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7C1F19AE">
            <w:pPr>
              <w:keepNext w:val="0"/>
              <w:spacing w:before="20" w:after="20" w:line="260" w:lineRule="exact"/>
              <w:ind w:firstLine="0" w:firstLineChars="0"/>
              <w:jc w:val="center"/>
            </w:pPr>
            <w:r>
              <w:rPr>
                <w:rFonts w:ascii="Times New Roman" w:hAnsi="Times New Roman" w:eastAsia="宋体"/>
                <w:b w:val="0"/>
                <w:sz w:val="18"/>
              </w:rPr>
              <w:t>2.00～2.20</w:t>
            </w:r>
          </w:p>
        </w:tc>
      </w:tr>
      <w:tr w14:paraId="2BF44F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6E6EA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359B14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CB4F4B5">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4E111FFD">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B6F15E1">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51C54DB1">
            <w:pPr>
              <w:keepNext w:val="0"/>
              <w:spacing w:before="20" w:after="20" w:line="260" w:lineRule="exact"/>
              <w:ind w:firstLine="0" w:firstLineChars="0"/>
              <w:jc w:val="center"/>
            </w:pPr>
            <w:r>
              <w:rPr>
                <w:rFonts w:ascii="Times New Roman" w:hAnsi="Times New Roman" w:eastAsia="宋体"/>
                <w:b w:val="0"/>
                <w:sz w:val="18"/>
              </w:rPr>
              <w:t>1.92～2.20</w:t>
            </w:r>
          </w:p>
        </w:tc>
      </w:tr>
      <w:tr w14:paraId="030FDC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7BA0D98">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E8D742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7ED5C9C">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26911999">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3575E055">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35641ABE">
            <w:pPr>
              <w:keepNext w:val="0"/>
              <w:spacing w:before="20" w:after="20" w:line="260" w:lineRule="exact"/>
              <w:ind w:firstLine="0" w:firstLineChars="0"/>
              <w:jc w:val="center"/>
            </w:pPr>
            <w:r>
              <w:rPr>
                <w:rFonts w:ascii="Times New Roman" w:hAnsi="Times New Roman" w:eastAsia="宋体"/>
                <w:b w:val="0"/>
                <w:sz w:val="18"/>
              </w:rPr>
              <w:t>2.00～2.20</w:t>
            </w:r>
          </w:p>
        </w:tc>
      </w:tr>
      <w:tr w14:paraId="321E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DD86A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F215F9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904E921">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7A86FCE">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5B144FD2">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2879195F">
            <w:pPr>
              <w:keepNext w:val="0"/>
              <w:spacing w:before="20" w:after="20" w:line="260" w:lineRule="exact"/>
              <w:ind w:firstLine="0" w:firstLineChars="0"/>
              <w:jc w:val="center"/>
            </w:pPr>
            <w:r>
              <w:rPr>
                <w:rFonts w:ascii="Times New Roman" w:hAnsi="Times New Roman" w:eastAsia="宋体"/>
                <w:b w:val="0"/>
                <w:sz w:val="18"/>
              </w:rPr>
              <w:t>2.03～2.51</w:t>
            </w:r>
          </w:p>
        </w:tc>
      </w:tr>
      <w:tr w14:paraId="6AE05C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3EA869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76571F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E026DC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61B5ACD">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78CA77CB">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55D68B54">
            <w:pPr>
              <w:keepNext w:val="0"/>
              <w:spacing w:before="20" w:after="20" w:line="260" w:lineRule="exact"/>
              <w:ind w:firstLine="0" w:firstLineChars="0"/>
              <w:jc w:val="center"/>
            </w:pPr>
            <w:r>
              <w:rPr>
                <w:rFonts w:ascii="Times New Roman" w:hAnsi="Times New Roman" w:eastAsia="宋体"/>
                <w:b w:val="0"/>
                <w:sz w:val="18"/>
              </w:rPr>
              <w:t>1.83～2.32</w:t>
            </w:r>
          </w:p>
        </w:tc>
      </w:tr>
      <w:tr w14:paraId="41CC27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59959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C136AFF">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A4AE9BA">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F5C5956">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3AB469A">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260CECD5">
            <w:pPr>
              <w:keepNext w:val="0"/>
              <w:spacing w:before="20" w:after="20" w:line="260" w:lineRule="exact"/>
              <w:ind w:firstLine="0" w:firstLineChars="0"/>
              <w:jc w:val="center"/>
            </w:pPr>
            <w:r>
              <w:rPr>
                <w:rFonts w:ascii="Times New Roman" w:hAnsi="Times New Roman" w:eastAsia="宋体"/>
                <w:b w:val="0"/>
                <w:sz w:val="18"/>
              </w:rPr>
              <w:t>1.83～2.32</w:t>
            </w:r>
          </w:p>
        </w:tc>
      </w:tr>
      <w:tr w14:paraId="2FD7A3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62FFE5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38FB79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7F11FF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92A4CB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5C5530B">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0D253A56">
            <w:pPr>
              <w:keepNext w:val="0"/>
              <w:spacing w:before="20" w:after="20" w:line="260" w:lineRule="exact"/>
              <w:ind w:firstLine="0" w:firstLineChars="0"/>
              <w:jc w:val="center"/>
            </w:pPr>
            <w:r>
              <w:rPr>
                <w:rFonts w:ascii="Times New Roman" w:hAnsi="Times New Roman" w:eastAsia="宋体"/>
                <w:b w:val="0"/>
                <w:sz w:val="18"/>
              </w:rPr>
              <w:t>1.83～2.15</w:t>
            </w:r>
          </w:p>
        </w:tc>
      </w:tr>
      <w:tr w14:paraId="7A3A31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81FB9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F2DF48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36BAD3A">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4F8BFA00">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85FD24B">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2519E4C1">
            <w:pPr>
              <w:keepNext w:val="0"/>
              <w:spacing w:before="20" w:after="20" w:line="260" w:lineRule="exact"/>
              <w:ind w:firstLine="0" w:firstLineChars="0"/>
              <w:jc w:val="center"/>
            </w:pPr>
            <w:r>
              <w:rPr>
                <w:rFonts w:ascii="Times New Roman" w:hAnsi="Times New Roman" w:eastAsia="宋体"/>
                <w:b w:val="0"/>
                <w:sz w:val="18"/>
              </w:rPr>
              <w:t>1.83～2.32</w:t>
            </w:r>
          </w:p>
        </w:tc>
      </w:tr>
      <w:tr w14:paraId="75D06D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6EAB4D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152AB4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F721D5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682102E">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2537B64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470FCD1F">
            <w:pPr>
              <w:keepNext w:val="0"/>
              <w:spacing w:before="20" w:after="20" w:line="260" w:lineRule="exact"/>
              <w:ind w:firstLine="0" w:firstLineChars="0"/>
              <w:jc w:val="center"/>
            </w:pPr>
            <w:r>
              <w:rPr>
                <w:rFonts w:ascii="Times New Roman" w:hAnsi="Times New Roman" w:eastAsia="宋体"/>
                <w:b w:val="0"/>
                <w:sz w:val="18"/>
              </w:rPr>
              <w:t>1.81～2.07</w:t>
            </w:r>
          </w:p>
        </w:tc>
      </w:tr>
      <w:tr w14:paraId="044619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AE1436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3662588">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7462D67">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D146A94">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B626EFD">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45A298E3">
            <w:pPr>
              <w:keepNext w:val="0"/>
              <w:spacing w:before="20" w:after="20" w:line="260" w:lineRule="exact"/>
              <w:ind w:firstLine="0" w:firstLineChars="0"/>
              <w:jc w:val="center"/>
            </w:pPr>
            <w:r>
              <w:rPr>
                <w:rFonts w:ascii="Times New Roman" w:hAnsi="Times New Roman" w:eastAsia="宋体"/>
                <w:b w:val="0"/>
                <w:sz w:val="18"/>
              </w:rPr>
              <w:t>1.81～2.06</w:t>
            </w:r>
          </w:p>
        </w:tc>
      </w:tr>
      <w:tr w14:paraId="44ABFF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CA450D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CFD138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2478A5A">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7F10FE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54C9A0F">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268003D5">
            <w:pPr>
              <w:keepNext w:val="0"/>
              <w:spacing w:before="20" w:after="20" w:line="260" w:lineRule="exact"/>
              <w:ind w:firstLine="0" w:firstLineChars="0"/>
              <w:jc w:val="center"/>
            </w:pPr>
            <w:r>
              <w:rPr>
                <w:rFonts w:ascii="Times New Roman" w:hAnsi="Times New Roman" w:eastAsia="宋体"/>
                <w:b w:val="0"/>
                <w:sz w:val="18"/>
              </w:rPr>
              <w:t>1.81～2.03</w:t>
            </w:r>
          </w:p>
        </w:tc>
      </w:tr>
      <w:tr w14:paraId="1B6FCD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1E168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A62727B">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AC9658B">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4E54CE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59B27A7">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4ABB57C8">
            <w:pPr>
              <w:keepNext w:val="0"/>
              <w:spacing w:before="20" w:after="20" w:line="260" w:lineRule="exact"/>
              <w:ind w:firstLine="0" w:firstLineChars="0"/>
              <w:jc w:val="center"/>
            </w:pPr>
            <w:r>
              <w:rPr>
                <w:rFonts w:ascii="Times New Roman" w:hAnsi="Times New Roman" w:eastAsia="宋体"/>
                <w:b w:val="0"/>
                <w:sz w:val="18"/>
              </w:rPr>
              <w:t>1.81～2.07</w:t>
            </w:r>
          </w:p>
        </w:tc>
      </w:tr>
    </w:tbl>
    <w:p w14:paraId="5C38480C">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6055C30F">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1.92～2.22；年最大净负荷平均增长率＞2.00%～7.00%时为1.83～2.06；年最大净负荷平均增长率＞7.00%～10.00%时为1.81～1.92。具体取值按表内两类投资比及持续时间进一步定位，避免将不同经济条件下的配置混为一个推荐值。</w:t>
      </w:r>
    </w:p>
    <w:p w14:paraId="1A2576C6">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1.92～2.22；年最大净负荷平均增长率＞2.00%～7.00%时为1.83～2.06；年最大净负荷平均增长率＞7.00%～10.00%时为1.81～1.92。具体取值按表内两类投资比及持续时间进一步定位，避免将不同经济条件下的配置混为一个推荐值。</w:t>
      </w:r>
    </w:p>
    <w:p w14:paraId="3AEF9C79">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2.03～2.51；年最大净负荷平均增长率＞2.00%～7.00%时为1.83～2.32；年最大净负荷平均增长率＞7.00%～10.00%时为1.81～2.07。具体取值按表内两类投资比及持续时间进一步定位，避免将不同经济条件下的配置混为一个推荐值。</w:t>
      </w:r>
    </w:p>
    <w:p w14:paraId="4ECD8DB0">
      <w:pPr>
        <w:pStyle w:val="7"/>
        <w:keepNext/>
        <w:numPr>
          <w:ilvl w:val="0"/>
          <w:numId w:val="0"/>
        </w:numPr>
        <w:spacing w:before="160" w:after="120" w:line="360" w:lineRule="exact"/>
        <w:ind w:firstLine="0"/>
      </w:pPr>
      <w:bookmarkStart w:id="264" w:name="bc类供电区域负荷分散系数1.00电缆为主"/>
      <w:r>
        <w:rPr>
          <w:rFonts w:ascii="Times New Roman" w:hAnsi="Times New Roman" w:eastAsia="方正仿宋_GBK"/>
          <w:b/>
          <w:sz w:val="24"/>
        </w:rPr>
        <w:t>B/C类供电区域，负荷分散系数1.00，电缆为主</w:t>
      </w:r>
      <w:bookmarkEnd w:id="264"/>
    </w:p>
    <w:p w14:paraId="7C588085">
      <w:pPr>
        <w:pStyle w:val="115"/>
        <w:widowControl/>
        <w:spacing w:before="0" w:after="0" w:line="348" w:lineRule="exact"/>
        <w:ind w:firstLine="480"/>
        <w:jc w:val="both"/>
      </w:pPr>
      <w:r>
        <w:rPr>
          <w:rFonts w:ascii="Times New Roman" w:hAnsi="Times New Roman" w:eastAsia="方正仿宋_GBK"/>
          <w:b w:val="0"/>
          <w:sz w:val="24"/>
        </w:rPr>
        <w:t>该类站群初始单台主变容量为40 MVA，本节既有联络剩余可转负荷为0.00 MW。按分布式电源装机规模、负荷增长、持续时间和工程投资条件比较后，归纳为20组推荐范围，区间宽度中位数为0.45。表中对结果相同的相邻参数范围合并列示，使持续时间或相对价格变化没有引起容量调整的条件能够集中查阅。</w:t>
      </w:r>
    </w:p>
    <w:p w14:paraId="5BF3F88F">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29A21DBB">
      <w:pPr>
        <w:pStyle w:val="2"/>
        <w:keepNext/>
        <w:spacing w:before="120" w:after="80" w:line="280" w:lineRule="exact"/>
        <w:ind w:firstLine="0"/>
        <w:jc w:val="center"/>
      </w:pPr>
      <w:r>
        <w:rPr>
          <w:rFonts w:ascii="Times New Roman" w:hAnsi="Times New Roman" w:eastAsia="宋体"/>
          <w:b w:val="0"/>
          <w:sz w:val="21"/>
        </w:rPr>
        <w:t>表5-73 B/C类、负荷分散系数1.00的容载比推荐区间（电缆为主）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DF37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8D8AB09">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4AEC9085">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265628D">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766F4F08">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1001261E">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2975EA5B">
            <w:pPr>
              <w:keepNext/>
              <w:spacing w:before="20" w:after="20" w:line="260" w:lineRule="exact"/>
              <w:ind w:firstLine="0" w:firstLineChars="0"/>
              <w:jc w:val="center"/>
            </w:pPr>
            <w:r>
              <w:rPr>
                <w:rFonts w:ascii="Times New Roman" w:hAnsi="Times New Roman" w:eastAsia="宋体"/>
                <w:b/>
                <w:sz w:val="18"/>
              </w:rPr>
              <w:t>容载比推荐区间</w:t>
            </w:r>
          </w:p>
        </w:tc>
      </w:tr>
      <w:tr w14:paraId="34321F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F664D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67E892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422767B">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62D7E6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9BF3F39">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32C58412">
            <w:pPr>
              <w:keepNext w:val="0"/>
              <w:spacing w:before="20" w:after="20" w:line="260" w:lineRule="exact"/>
              <w:ind w:firstLine="0" w:firstLineChars="0"/>
              <w:jc w:val="center"/>
            </w:pPr>
            <w:r>
              <w:rPr>
                <w:rFonts w:ascii="Times New Roman" w:hAnsi="Times New Roman" w:eastAsia="宋体"/>
                <w:b w:val="0"/>
                <w:sz w:val="18"/>
              </w:rPr>
              <w:t>1.84～2.00</w:t>
            </w:r>
          </w:p>
        </w:tc>
      </w:tr>
      <w:tr w14:paraId="19469A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27571E">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EEB9F0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ACA35F1">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28E3465">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61B6F4B7">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077B1B2C">
            <w:pPr>
              <w:keepNext w:val="0"/>
              <w:spacing w:before="20" w:after="20" w:line="260" w:lineRule="exact"/>
              <w:ind w:firstLine="0" w:firstLineChars="0"/>
              <w:jc w:val="center"/>
            </w:pPr>
            <w:r>
              <w:rPr>
                <w:rFonts w:ascii="Times New Roman" w:hAnsi="Times New Roman" w:eastAsia="宋体"/>
                <w:b w:val="0"/>
                <w:sz w:val="18"/>
              </w:rPr>
              <w:t>1.70～1.72</w:t>
            </w:r>
          </w:p>
        </w:tc>
      </w:tr>
      <w:tr w14:paraId="00B6B3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AC05D61">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DDD0A8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D39AF0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8C741D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57BA57EF">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6539A46B">
            <w:pPr>
              <w:keepNext w:val="0"/>
              <w:spacing w:before="20" w:after="20" w:line="260" w:lineRule="exact"/>
              <w:ind w:firstLine="0" w:firstLineChars="0"/>
              <w:jc w:val="center"/>
            </w:pPr>
            <w:r>
              <w:rPr>
                <w:rFonts w:ascii="Times New Roman" w:hAnsi="Times New Roman" w:eastAsia="宋体"/>
                <w:b w:val="0"/>
                <w:sz w:val="18"/>
              </w:rPr>
              <w:t>1.83～1.88</w:t>
            </w:r>
          </w:p>
        </w:tc>
      </w:tr>
      <w:tr w14:paraId="311194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F1D91E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FB5974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DF6F24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157E7939">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4914F1B">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6A632DA0">
            <w:pPr>
              <w:keepNext w:val="0"/>
              <w:spacing w:before="20" w:after="20" w:line="260" w:lineRule="exact"/>
              <w:ind w:firstLine="0" w:firstLineChars="0"/>
              <w:jc w:val="center"/>
            </w:pPr>
            <w:r>
              <w:rPr>
                <w:rFonts w:ascii="Times New Roman" w:hAnsi="Times New Roman" w:eastAsia="宋体"/>
                <w:b w:val="0"/>
                <w:sz w:val="18"/>
              </w:rPr>
              <w:t>1.84～2.25</w:t>
            </w:r>
          </w:p>
        </w:tc>
      </w:tr>
      <w:tr w14:paraId="66A33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559E03">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EDDFB9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A877CA6">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BBE4FF5">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FE91A15">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157C5142">
            <w:pPr>
              <w:keepNext w:val="0"/>
              <w:spacing w:before="20" w:after="20" w:line="260" w:lineRule="exact"/>
              <w:ind w:firstLine="0" w:firstLineChars="0"/>
              <w:jc w:val="center"/>
            </w:pPr>
            <w:r>
              <w:rPr>
                <w:rFonts w:ascii="Times New Roman" w:hAnsi="Times New Roman" w:eastAsia="宋体"/>
                <w:b w:val="0"/>
                <w:sz w:val="18"/>
              </w:rPr>
              <w:t>1.70～1.93</w:t>
            </w:r>
          </w:p>
        </w:tc>
      </w:tr>
      <w:tr w14:paraId="153600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6131B0">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132527B">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3EE1E31">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5CE29AA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D3E390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4C44E81F">
            <w:pPr>
              <w:keepNext w:val="0"/>
              <w:spacing w:before="20" w:after="20" w:line="260" w:lineRule="exact"/>
              <w:ind w:firstLine="0" w:firstLineChars="0"/>
              <w:jc w:val="center"/>
            </w:pPr>
            <w:r>
              <w:rPr>
                <w:rFonts w:ascii="Times New Roman" w:hAnsi="Times New Roman" w:eastAsia="宋体"/>
                <w:b w:val="0"/>
                <w:sz w:val="18"/>
              </w:rPr>
              <w:t>1.83～1.92</w:t>
            </w:r>
          </w:p>
        </w:tc>
      </w:tr>
      <w:tr w14:paraId="4DD3B0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2BCC6F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6345907">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751C16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6C4529F">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498172BA">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5BEAC33A">
            <w:pPr>
              <w:keepNext w:val="0"/>
              <w:spacing w:before="20" w:after="20" w:line="260" w:lineRule="exact"/>
              <w:ind w:firstLine="0" w:firstLineChars="0"/>
              <w:jc w:val="center"/>
            </w:pPr>
            <w:r>
              <w:rPr>
                <w:rFonts w:ascii="Times New Roman" w:hAnsi="Times New Roman" w:eastAsia="宋体"/>
                <w:b w:val="0"/>
                <w:sz w:val="18"/>
              </w:rPr>
              <w:t>2.07～2.57</w:t>
            </w:r>
          </w:p>
        </w:tc>
      </w:tr>
      <w:tr w14:paraId="35BA4D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217E3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9C524F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58EA73C">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1CF46AE">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44BA907">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29B4D3CF">
            <w:pPr>
              <w:keepNext w:val="0"/>
              <w:spacing w:before="20" w:after="20" w:line="260" w:lineRule="exact"/>
              <w:ind w:firstLine="0" w:firstLineChars="0"/>
              <w:jc w:val="center"/>
            </w:pPr>
            <w:r>
              <w:rPr>
                <w:rFonts w:ascii="Times New Roman" w:hAnsi="Times New Roman" w:eastAsia="宋体"/>
                <w:b w:val="0"/>
                <w:sz w:val="18"/>
              </w:rPr>
              <w:t>2.07～2.55</w:t>
            </w:r>
          </w:p>
        </w:tc>
      </w:tr>
      <w:tr w14:paraId="3D7261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5F1B8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DEFE6D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37C5B7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840273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9142F3D">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0651C13E">
            <w:pPr>
              <w:keepNext w:val="0"/>
              <w:spacing w:before="20" w:after="20" w:line="260" w:lineRule="exact"/>
              <w:ind w:firstLine="0" w:firstLineChars="0"/>
              <w:jc w:val="center"/>
            </w:pPr>
            <w:r>
              <w:rPr>
                <w:rFonts w:ascii="Times New Roman" w:hAnsi="Times New Roman" w:eastAsia="宋体"/>
                <w:b w:val="0"/>
                <w:sz w:val="18"/>
              </w:rPr>
              <w:t>2.07～2.52</w:t>
            </w:r>
          </w:p>
        </w:tc>
      </w:tr>
      <w:tr w14:paraId="3FBBE6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5966B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7F07F0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E68E8A1">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C11A46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D09A893">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791DE05F">
            <w:pPr>
              <w:keepNext w:val="0"/>
              <w:spacing w:before="20" w:after="20" w:line="260" w:lineRule="exact"/>
              <w:ind w:firstLine="0" w:firstLineChars="0"/>
              <w:jc w:val="center"/>
            </w:pPr>
            <w:r>
              <w:rPr>
                <w:rFonts w:ascii="Times New Roman" w:hAnsi="Times New Roman" w:eastAsia="宋体"/>
                <w:b w:val="0"/>
                <w:sz w:val="18"/>
              </w:rPr>
              <w:t>2.07～2.57</w:t>
            </w:r>
          </w:p>
        </w:tc>
      </w:tr>
      <w:tr w14:paraId="018A54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63E4E6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AD943BC">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BB46A4D">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686BDF5">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7B2F839">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22202A60">
            <w:pPr>
              <w:keepNext w:val="0"/>
              <w:spacing w:before="20" w:after="20" w:line="260" w:lineRule="exact"/>
              <w:ind w:firstLine="0" w:firstLineChars="0"/>
              <w:jc w:val="center"/>
            </w:pPr>
            <w:r>
              <w:rPr>
                <w:rFonts w:ascii="Times New Roman" w:hAnsi="Times New Roman" w:eastAsia="宋体"/>
                <w:b w:val="0"/>
                <w:sz w:val="18"/>
              </w:rPr>
              <w:t>1.90～2.55</w:t>
            </w:r>
          </w:p>
        </w:tc>
      </w:tr>
      <w:tr w14:paraId="555856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12285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2FBFB51">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CF3587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CC663CC">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3B71447">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7F31A603">
            <w:pPr>
              <w:keepNext w:val="0"/>
              <w:spacing w:before="20" w:after="20" w:line="260" w:lineRule="exact"/>
              <w:ind w:firstLine="0" w:firstLineChars="0"/>
              <w:jc w:val="center"/>
            </w:pPr>
            <w:r>
              <w:rPr>
                <w:rFonts w:ascii="Times New Roman" w:hAnsi="Times New Roman" w:eastAsia="宋体"/>
                <w:b w:val="0"/>
                <w:sz w:val="18"/>
              </w:rPr>
              <w:t>1.90～2.38</w:t>
            </w:r>
          </w:p>
        </w:tc>
      </w:tr>
      <w:tr w14:paraId="5DDCAC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00C49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AB950F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36A1F61">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15AFF3E">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076566C">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46A9DBCB">
            <w:pPr>
              <w:keepNext w:val="0"/>
              <w:spacing w:before="20" w:after="20" w:line="260" w:lineRule="exact"/>
              <w:ind w:firstLine="0" w:firstLineChars="0"/>
              <w:jc w:val="center"/>
            </w:pPr>
            <w:r>
              <w:rPr>
                <w:rFonts w:ascii="Times New Roman" w:hAnsi="Times New Roman" w:eastAsia="宋体"/>
                <w:b w:val="0"/>
                <w:sz w:val="18"/>
              </w:rPr>
              <w:t>1.71～2.34</w:t>
            </w:r>
          </w:p>
        </w:tc>
      </w:tr>
      <w:tr w14:paraId="336692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8E794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31CEF0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AACB49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5230DA9">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E0B5DA7">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578E1B69">
            <w:pPr>
              <w:keepNext w:val="0"/>
              <w:spacing w:before="20" w:after="20" w:line="260" w:lineRule="exact"/>
              <w:ind w:firstLine="0" w:firstLineChars="0"/>
              <w:jc w:val="center"/>
            </w:pPr>
            <w:r>
              <w:rPr>
                <w:rFonts w:ascii="Times New Roman" w:hAnsi="Times New Roman" w:eastAsia="宋体"/>
                <w:b w:val="0"/>
                <w:sz w:val="18"/>
              </w:rPr>
              <w:t>1.75～2.38</w:t>
            </w:r>
          </w:p>
        </w:tc>
      </w:tr>
      <w:tr w14:paraId="587435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59447E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A3718D3">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919CFB8">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BEE51BC">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19C820EF">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743B93B0">
            <w:pPr>
              <w:keepNext w:val="0"/>
              <w:spacing w:before="20" w:after="20" w:line="260" w:lineRule="exact"/>
              <w:ind w:firstLine="0" w:firstLineChars="0"/>
              <w:jc w:val="center"/>
            </w:pPr>
            <w:r>
              <w:rPr>
                <w:rFonts w:ascii="Times New Roman" w:hAnsi="Times New Roman" w:eastAsia="宋体"/>
                <w:b w:val="0"/>
                <w:sz w:val="18"/>
              </w:rPr>
              <w:t>1.90～2.55</w:t>
            </w:r>
          </w:p>
        </w:tc>
      </w:tr>
      <w:tr w14:paraId="6FE2F8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2D486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7A8AB6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EB7EC18">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733F8C5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C0B8680">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113C3D93">
            <w:pPr>
              <w:keepNext w:val="0"/>
              <w:spacing w:before="20" w:after="20" w:line="260" w:lineRule="exact"/>
              <w:ind w:firstLine="0" w:firstLineChars="0"/>
              <w:jc w:val="center"/>
            </w:pPr>
            <w:r>
              <w:rPr>
                <w:rFonts w:ascii="Times New Roman" w:hAnsi="Times New Roman" w:eastAsia="宋体"/>
                <w:b w:val="0"/>
                <w:sz w:val="18"/>
              </w:rPr>
              <w:t>1.71～2.38</w:t>
            </w:r>
          </w:p>
        </w:tc>
      </w:tr>
      <w:tr w14:paraId="144BCB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84A93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67E7A6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C5F20E9">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C48ADEC">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696C727">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2E72B10C">
            <w:pPr>
              <w:keepNext w:val="0"/>
              <w:spacing w:before="20" w:after="20" w:line="260" w:lineRule="exact"/>
              <w:ind w:firstLine="0" w:firstLineChars="0"/>
              <w:jc w:val="center"/>
            </w:pPr>
            <w:r>
              <w:rPr>
                <w:rFonts w:ascii="Times New Roman" w:hAnsi="Times New Roman" w:eastAsia="宋体"/>
                <w:b w:val="0"/>
                <w:sz w:val="18"/>
              </w:rPr>
              <w:t>1.83～2.28</w:t>
            </w:r>
          </w:p>
        </w:tc>
      </w:tr>
      <w:tr w14:paraId="715C8A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291B4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4E64E55">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826A0E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315B6B98">
            <w:pPr>
              <w:keepNext w:val="0"/>
              <w:spacing w:before="20" w:after="20" w:line="260" w:lineRule="exact"/>
              <w:ind w:firstLine="0" w:firstLineChars="0"/>
              <w:jc w:val="center"/>
            </w:pPr>
            <w:r>
              <w:rPr>
                <w:rFonts w:ascii="Times New Roman" w:hAnsi="Times New Roman" w:eastAsia="宋体"/>
                <w:b w:val="0"/>
                <w:sz w:val="18"/>
              </w:rPr>
              <w:t>＞0.05～0.12</w:t>
            </w:r>
          </w:p>
        </w:tc>
        <w:tc>
          <w:tcPr>
            <w:tcW w:w="1385" w:type="dxa"/>
            <w:tcMar>
              <w:left w:w="70" w:type="dxa"/>
              <w:right w:w="70" w:type="dxa"/>
            </w:tcMar>
            <w:vAlign w:val="center"/>
          </w:tcPr>
          <w:p w14:paraId="6B63E8AD">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3CCFA36D">
            <w:pPr>
              <w:keepNext w:val="0"/>
              <w:spacing w:before="20" w:after="20" w:line="260" w:lineRule="exact"/>
              <w:ind w:firstLine="0" w:firstLineChars="0"/>
              <w:jc w:val="center"/>
            </w:pPr>
            <w:r>
              <w:rPr>
                <w:rFonts w:ascii="Times New Roman" w:hAnsi="Times New Roman" w:eastAsia="宋体"/>
                <w:b w:val="0"/>
                <w:sz w:val="18"/>
              </w:rPr>
              <w:t>1.82～2.28</w:t>
            </w:r>
          </w:p>
        </w:tc>
      </w:tr>
      <w:tr w14:paraId="3739ED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604FF4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A770F4F">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EF5A07F">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40BF09B3">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4CCA304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7A50C772">
            <w:pPr>
              <w:keepNext w:val="0"/>
              <w:spacing w:before="20" w:after="20" w:line="260" w:lineRule="exact"/>
              <w:ind w:firstLine="0" w:firstLineChars="0"/>
              <w:jc w:val="center"/>
            </w:pPr>
            <w:r>
              <w:rPr>
                <w:rFonts w:ascii="Times New Roman" w:hAnsi="Times New Roman" w:eastAsia="宋体"/>
                <w:b w:val="0"/>
                <w:sz w:val="18"/>
              </w:rPr>
              <w:t>1.83～2.28</w:t>
            </w:r>
          </w:p>
        </w:tc>
      </w:tr>
      <w:tr w14:paraId="35CC0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6AF76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43D757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292A9FA">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EF05EC2">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DB79F48">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4D070BF8">
            <w:pPr>
              <w:keepNext w:val="0"/>
              <w:spacing w:before="20" w:after="20" w:line="260" w:lineRule="exact"/>
              <w:ind w:firstLine="0" w:firstLineChars="0"/>
              <w:jc w:val="center"/>
            </w:pPr>
            <w:r>
              <w:rPr>
                <w:rFonts w:ascii="Times New Roman" w:hAnsi="Times New Roman" w:eastAsia="宋体"/>
                <w:b w:val="0"/>
                <w:sz w:val="18"/>
              </w:rPr>
              <w:t>1.82～2.28</w:t>
            </w:r>
          </w:p>
        </w:tc>
      </w:tr>
    </w:tbl>
    <w:p w14:paraId="7E8DE475">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3316FD7E">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2.00；年最大净负荷平均增长率＞2.00%～7.00%时为1.70～1.72；年最大净负荷平均增长率＞7.00%～10.00%时为1.83～1.88。具体取值按表内两类投资比及持续时间进一步定位，避免将不同经济条件下的配置混为一个推荐值。</w:t>
      </w:r>
    </w:p>
    <w:p w14:paraId="0E00093C">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2.25；年最大净负荷平均增长率＞2.00%～7.00%时为1.70～1.93；年最大净负荷平均增长率＞7.00%～10.00%时为1.83～1.92。具体取值按表内两类投资比及持续时间进一步定位，避免将不同经济条件下的配置混为一个推荐值。</w:t>
      </w:r>
    </w:p>
    <w:p w14:paraId="55B9EFD2">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2.07～2.57；年最大净负荷平均增长率＞2.00%～7.00%时为1.71～2.55；年最大净负荷平均增长率＞7.00%～10.00%时为1.82～2.28。具体取值按表内两类投资比及持续时间进一步定位，避免将不同经济条件下的配置混为一个推荐值。</w:t>
      </w:r>
    </w:p>
    <w:p w14:paraId="6865EA3B">
      <w:pPr>
        <w:pStyle w:val="7"/>
        <w:keepNext/>
        <w:numPr>
          <w:ilvl w:val="0"/>
          <w:numId w:val="0"/>
        </w:numPr>
        <w:spacing w:before="160" w:after="120" w:line="360" w:lineRule="exact"/>
        <w:ind w:firstLine="0"/>
      </w:pPr>
      <w:bookmarkStart w:id="265" w:name="bc类供电区域负荷分散系数1.15电缆为主"/>
      <w:commentRangeStart w:id="9"/>
      <w:r>
        <w:rPr>
          <w:rFonts w:ascii="Times New Roman" w:hAnsi="Times New Roman" w:eastAsia="方正仿宋_GBK"/>
          <w:b/>
          <w:sz w:val="24"/>
        </w:rPr>
        <w:t>B/C类供电区域，负荷分散系数1.15，电缆为主</w:t>
      </w:r>
      <w:bookmarkEnd w:id="265"/>
      <w:commentRangeEnd w:id="9"/>
      <w:r>
        <w:rPr>
          <w:woUserID w:val="2"/>
        </w:rPr>
        <w:commentReference w:id="9"/>
      </w:r>
    </w:p>
    <w:p w14:paraId="05AEB796">
      <w:pPr>
        <w:pStyle w:val="115"/>
        <w:widowControl/>
        <w:spacing w:before="0" w:after="0" w:line="348" w:lineRule="exact"/>
        <w:ind w:firstLine="480"/>
        <w:jc w:val="both"/>
      </w:pPr>
      <w:r>
        <w:rPr>
          <w:rFonts w:ascii="Times New Roman" w:hAnsi="Times New Roman" w:eastAsia="方正仿宋_GBK"/>
          <w:b w:val="0"/>
          <w:sz w:val="24"/>
        </w:rPr>
        <w:t>该类站群初始单台主变容量为40 MVA，本节既有联络剩余可转负荷为0.00 MW。按分布式电源装机规模、负荷增长、持续时间和工程投资条件比较后，归纳为37组推荐范围，区间宽度中位数为0.43。表中对结果相同的相邻参数范围合并列示，使持续时间或相对价格变化没有引起容量调整的条件能够集中查阅。</w:t>
      </w:r>
    </w:p>
    <w:p w14:paraId="2E1CC917">
      <w:pPr>
        <w:pStyle w:val="2"/>
        <w:widowControl/>
        <w:spacing w:before="0" w:after="0" w:line="348" w:lineRule="exact"/>
        <w:ind w:firstLine="480"/>
        <w:jc w:val="both"/>
      </w:pPr>
      <w:r>
        <w:rPr>
          <w:rFonts w:ascii="Times New Roman" w:hAnsi="Times New Roman" w:eastAsia="方正仿宋_GBK"/>
          <w:b w:val="0"/>
          <w:sz w:val="24"/>
        </w:rPr>
        <w:t>主变与线路单位功率投资比随线路造价变化，主变与储能单位功率投资比按3 h参考条件列示。查表时同时选择两类投资比，能够区分通过新增联络利用邻站容量、增加本地主变容量以及配置储能的不同经济条件。表内保留主变离散规格形成的容量变化，推荐区间均由相应方案的设备容量与目标年最大负荷计算。</w:t>
      </w:r>
    </w:p>
    <w:p w14:paraId="6388E054">
      <w:pPr>
        <w:pStyle w:val="2"/>
        <w:keepNext/>
        <w:spacing w:before="120" w:after="80" w:line="280" w:lineRule="exact"/>
        <w:ind w:firstLine="0"/>
        <w:jc w:val="center"/>
      </w:pPr>
      <w:r>
        <w:rPr>
          <w:rFonts w:ascii="Times New Roman" w:hAnsi="Times New Roman" w:eastAsia="宋体"/>
          <w:b w:val="0"/>
          <w:sz w:val="21"/>
        </w:rPr>
        <w:t>表5-74 B/C类、负荷分散系数1.15的容载比推荐区间（电缆为主）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C31EC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40F2665">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2B965771">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E85A059">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4CE15708">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57394768">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385" w:type="dxa"/>
            <w:tcMar>
              <w:left w:w="70" w:type="dxa"/>
              <w:right w:w="70" w:type="dxa"/>
            </w:tcMar>
            <w:vAlign w:val="center"/>
          </w:tcPr>
          <w:p w14:paraId="544D9567">
            <w:pPr>
              <w:keepNext/>
              <w:spacing w:before="20" w:after="20" w:line="260" w:lineRule="exact"/>
              <w:ind w:firstLine="0" w:firstLineChars="0"/>
              <w:jc w:val="center"/>
            </w:pPr>
            <w:r>
              <w:rPr>
                <w:rFonts w:ascii="Times New Roman" w:hAnsi="Times New Roman" w:eastAsia="宋体"/>
                <w:b/>
                <w:sz w:val="18"/>
              </w:rPr>
              <w:t>容载比推荐区间</w:t>
            </w:r>
          </w:p>
        </w:tc>
      </w:tr>
      <w:tr w14:paraId="1591BA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C27035">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A3AFF2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EC3BD65">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15AA713">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0909DE89">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10415BAD">
            <w:pPr>
              <w:keepNext w:val="0"/>
              <w:spacing w:before="20" w:after="20" w:line="260" w:lineRule="exact"/>
              <w:ind w:firstLine="0" w:firstLineChars="0"/>
              <w:jc w:val="center"/>
            </w:pPr>
            <w:r>
              <w:rPr>
                <w:rFonts w:ascii="Times New Roman" w:hAnsi="Times New Roman" w:eastAsia="宋体"/>
                <w:b w:val="0"/>
                <w:sz w:val="18"/>
              </w:rPr>
              <w:t>2.00～2.17</w:t>
            </w:r>
          </w:p>
        </w:tc>
      </w:tr>
      <w:tr w14:paraId="79499F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F65A5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2BC5A64">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52F915E">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242F6667">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441CD32C">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1B1EE721">
            <w:pPr>
              <w:keepNext w:val="0"/>
              <w:spacing w:before="20" w:after="20" w:line="260" w:lineRule="exact"/>
              <w:ind w:firstLine="0" w:firstLineChars="0"/>
              <w:jc w:val="center"/>
            </w:pPr>
            <w:r>
              <w:rPr>
                <w:rFonts w:ascii="Times New Roman" w:hAnsi="Times New Roman" w:eastAsia="宋体"/>
                <w:b w:val="0"/>
                <w:sz w:val="18"/>
              </w:rPr>
              <w:t>1.84～2.00</w:t>
            </w:r>
          </w:p>
        </w:tc>
      </w:tr>
      <w:tr w14:paraId="3B6D49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81A100E">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39CA674">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537ECAB">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2BDF85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7808BFF">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09CEE306">
            <w:pPr>
              <w:keepNext w:val="0"/>
              <w:spacing w:before="20" w:after="20" w:line="260" w:lineRule="exact"/>
              <w:ind w:firstLine="0" w:firstLineChars="0"/>
              <w:jc w:val="center"/>
            </w:pPr>
            <w:r>
              <w:rPr>
                <w:rFonts w:ascii="Times New Roman" w:hAnsi="Times New Roman" w:eastAsia="宋体"/>
                <w:b w:val="0"/>
                <w:sz w:val="18"/>
              </w:rPr>
              <w:t>2.00～2.25</w:t>
            </w:r>
          </w:p>
        </w:tc>
      </w:tr>
      <w:tr w14:paraId="5056B2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D1E2F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6CD8D1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E85E58C">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62ED6C8">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2D2E35C7">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1E9F5F18">
            <w:pPr>
              <w:keepNext w:val="0"/>
              <w:spacing w:before="20" w:after="20" w:line="260" w:lineRule="exact"/>
              <w:ind w:firstLine="0" w:firstLineChars="0"/>
              <w:jc w:val="center"/>
            </w:pPr>
            <w:r>
              <w:rPr>
                <w:rFonts w:ascii="Times New Roman" w:hAnsi="Times New Roman" w:eastAsia="宋体"/>
                <w:b w:val="0"/>
                <w:sz w:val="18"/>
              </w:rPr>
              <w:t>2.00～2.25</w:t>
            </w:r>
          </w:p>
        </w:tc>
      </w:tr>
      <w:tr w14:paraId="233AF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6D1B910">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0A9927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9980738">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EAA4E0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5595676">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168A254F">
            <w:pPr>
              <w:keepNext w:val="0"/>
              <w:spacing w:before="20" w:after="20" w:line="260" w:lineRule="exact"/>
              <w:ind w:firstLine="0" w:firstLineChars="0"/>
              <w:jc w:val="center"/>
            </w:pPr>
            <w:r>
              <w:rPr>
                <w:rFonts w:ascii="Times New Roman" w:hAnsi="Times New Roman" w:eastAsia="宋体"/>
                <w:b w:val="0"/>
                <w:sz w:val="18"/>
              </w:rPr>
              <w:t>2.00～2.17</w:t>
            </w:r>
          </w:p>
        </w:tc>
      </w:tr>
      <w:tr w14:paraId="269FC4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D84A5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6130BD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8D7FDB0">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CE4C54B">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63CC304B">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4A1768AD">
            <w:pPr>
              <w:keepNext w:val="0"/>
              <w:spacing w:before="20" w:after="20" w:line="260" w:lineRule="exact"/>
              <w:ind w:firstLine="0" w:firstLineChars="0"/>
              <w:jc w:val="center"/>
            </w:pPr>
            <w:r>
              <w:rPr>
                <w:rFonts w:ascii="Times New Roman" w:hAnsi="Times New Roman" w:eastAsia="宋体"/>
                <w:b w:val="0"/>
                <w:sz w:val="18"/>
              </w:rPr>
              <w:t>2.07～2.25</w:t>
            </w:r>
          </w:p>
        </w:tc>
      </w:tr>
      <w:tr w14:paraId="64CD1C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6CF28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66FAF1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54E94FB">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49A03BD2">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336D0E6">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4748810D">
            <w:pPr>
              <w:keepNext w:val="0"/>
              <w:spacing w:before="20" w:after="20" w:line="260" w:lineRule="exact"/>
              <w:ind w:firstLine="0" w:firstLineChars="0"/>
              <w:jc w:val="center"/>
            </w:pPr>
            <w:r>
              <w:rPr>
                <w:rFonts w:ascii="Times New Roman" w:hAnsi="Times New Roman" w:eastAsia="宋体"/>
                <w:b w:val="0"/>
                <w:sz w:val="18"/>
              </w:rPr>
              <w:t>1.90～2.14</w:t>
            </w:r>
          </w:p>
        </w:tc>
      </w:tr>
      <w:tr w14:paraId="43A1FD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D8187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73D196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E4DE81F">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0B6A7136">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7DB90C12">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668523D7">
            <w:pPr>
              <w:keepNext w:val="0"/>
              <w:spacing w:before="20" w:after="20" w:line="260" w:lineRule="exact"/>
              <w:ind w:firstLine="0" w:firstLineChars="0"/>
              <w:jc w:val="center"/>
            </w:pPr>
            <w:r>
              <w:rPr>
                <w:rFonts w:ascii="Times New Roman" w:hAnsi="Times New Roman" w:eastAsia="宋体"/>
                <w:b w:val="0"/>
                <w:sz w:val="18"/>
              </w:rPr>
              <w:t>1.90～1.93</w:t>
            </w:r>
          </w:p>
        </w:tc>
      </w:tr>
      <w:tr w14:paraId="233C04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17CEED">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549041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F2A3AF3">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3E27DDDB">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35C17F92">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1F066481">
            <w:pPr>
              <w:keepNext w:val="0"/>
              <w:spacing w:before="20" w:after="20" w:line="260" w:lineRule="exact"/>
              <w:ind w:firstLine="0" w:firstLineChars="0"/>
              <w:jc w:val="center"/>
            </w:pPr>
            <w:r>
              <w:rPr>
                <w:rFonts w:ascii="Times New Roman" w:hAnsi="Times New Roman" w:eastAsia="宋体"/>
                <w:b w:val="0"/>
                <w:sz w:val="18"/>
              </w:rPr>
              <w:t>1.83～1.88</w:t>
            </w:r>
          </w:p>
        </w:tc>
      </w:tr>
      <w:tr w14:paraId="109D64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2093257">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8535DE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9691507">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630EA61">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5ACA189">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48C1E991">
            <w:pPr>
              <w:keepNext w:val="0"/>
              <w:spacing w:before="20" w:after="20" w:line="260" w:lineRule="exact"/>
              <w:ind w:firstLine="0" w:firstLineChars="0"/>
              <w:jc w:val="center"/>
            </w:pPr>
            <w:r>
              <w:rPr>
                <w:rFonts w:ascii="Times New Roman" w:hAnsi="Times New Roman" w:eastAsia="宋体"/>
                <w:b w:val="0"/>
                <w:sz w:val="18"/>
              </w:rPr>
              <w:t>2.00～2.25</w:t>
            </w:r>
          </w:p>
        </w:tc>
      </w:tr>
      <w:tr w14:paraId="237BA9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7A8C7D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F76E8B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20E29A5">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6BAA7E76">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08C4B199">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5037A41C">
            <w:pPr>
              <w:keepNext w:val="0"/>
              <w:spacing w:before="20" w:after="20" w:line="260" w:lineRule="exact"/>
              <w:ind w:firstLine="0" w:firstLineChars="0"/>
              <w:jc w:val="center"/>
            </w:pPr>
            <w:r>
              <w:rPr>
                <w:rFonts w:ascii="Times New Roman" w:hAnsi="Times New Roman" w:eastAsia="宋体"/>
                <w:b w:val="0"/>
                <w:sz w:val="18"/>
              </w:rPr>
              <w:t>1.84～2.25</w:t>
            </w:r>
          </w:p>
        </w:tc>
      </w:tr>
      <w:tr w14:paraId="3CB29B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ED0138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65D94B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53B6CDD">
            <w:pPr>
              <w:keepNext w:val="0"/>
              <w:spacing w:before="20" w:after="20" w:line="260" w:lineRule="exact"/>
              <w:ind w:firstLine="0" w:firstLineChars="0"/>
              <w:jc w:val="center"/>
            </w:pPr>
            <w:r>
              <w:rPr>
                <w:rFonts w:ascii="Times New Roman" w:hAnsi="Times New Roman" w:eastAsia="宋体"/>
                <w:b w:val="0"/>
                <w:sz w:val="18"/>
              </w:rPr>
              <w:t>1.00～6.00</w:t>
            </w:r>
          </w:p>
        </w:tc>
        <w:tc>
          <w:tcPr>
            <w:tcW w:w="1385" w:type="dxa"/>
            <w:tcMar>
              <w:left w:w="70" w:type="dxa"/>
              <w:right w:w="70" w:type="dxa"/>
            </w:tcMar>
            <w:vAlign w:val="center"/>
          </w:tcPr>
          <w:p w14:paraId="7741ACAF">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72E1A8B">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094C07AC">
            <w:pPr>
              <w:keepNext w:val="0"/>
              <w:spacing w:before="20" w:after="20" w:line="260" w:lineRule="exact"/>
              <w:ind w:firstLine="0" w:firstLineChars="0"/>
              <w:jc w:val="center"/>
            </w:pPr>
            <w:r>
              <w:rPr>
                <w:rFonts w:ascii="Times New Roman" w:hAnsi="Times New Roman" w:eastAsia="宋体"/>
                <w:b w:val="0"/>
                <w:sz w:val="18"/>
              </w:rPr>
              <w:t>2.00～2.25</w:t>
            </w:r>
          </w:p>
        </w:tc>
      </w:tr>
      <w:tr w14:paraId="715A47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CDA87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D91370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3267F8E">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9E6924B">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E874BA8">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4CD08ACA">
            <w:pPr>
              <w:keepNext w:val="0"/>
              <w:spacing w:before="20" w:after="20" w:line="260" w:lineRule="exact"/>
              <w:ind w:firstLine="0" w:firstLineChars="0"/>
              <w:jc w:val="center"/>
            </w:pPr>
            <w:r>
              <w:rPr>
                <w:rFonts w:ascii="Times New Roman" w:hAnsi="Times New Roman" w:eastAsia="宋体"/>
                <w:b w:val="0"/>
                <w:sz w:val="18"/>
              </w:rPr>
              <w:t>2.07～2.55</w:t>
            </w:r>
          </w:p>
        </w:tc>
      </w:tr>
      <w:tr w14:paraId="40C9A3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8F303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0419FA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293326B">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509DFF5">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3390F529">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355AC2C6">
            <w:pPr>
              <w:keepNext w:val="0"/>
              <w:spacing w:before="20" w:after="20" w:line="260" w:lineRule="exact"/>
              <w:ind w:firstLine="0" w:firstLineChars="0"/>
              <w:jc w:val="center"/>
            </w:pPr>
            <w:r>
              <w:rPr>
                <w:rFonts w:ascii="Times New Roman" w:hAnsi="Times New Roman" w:eastAsia="宋体"/>
                <w:b w:val="0"/>
                <w:sz w:val="18"/>
              </w:rPr>
              <w:t>2.07～2.60</w:t>
            </w:r>
          </w:p>
        </w:tc>
      </w:tr>
      <w:tr w14:paraId="62032D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F5DDE9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C09B6F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3CAE782">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C27BCE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1DB0DF4">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1897BD42">
            <w:pPr>
              <w:keepNext w:val="0"/>
              <w:spacing w:before="20" w:after="20" w:line="260" w:lineRule="exact"/>
              <w:ind w:firstLine="0" w:firstLineChars="0"/>
              <w:jc w:val="center"/>
            </w:pPr>
            <w:r>
              <w:rPr>
                <w:rFonts w:ascii="Times New Roman" w:hAnsi="Times New Roman" w:eastAsia="宋体"/>
                <w:b w:val="0"/>
                <w:sz w:val="18"/>
              </w:rPr>
              <w:t>2.07～2.55</w:t>
            </w:r>
          </w:p>
        </w:tc>
      </w:tr>
      <w:tr w14:paraId="23D22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46D98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1C3949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9773D0D">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A8917DD">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0AD8AB2B">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55A6352E">
            <w:pPr>
              <w:keepNext w:val="0"/>
              <w:spacing w:before="20" w:after="20" w:line="260" w:lineRule="exact"/>
              <w:ind w:firstLine="0" w:firstLineChars="0"/>
              <w:jc w:val="center"/>
            </w:pPr>
            <w:r>
              <w:rPr>
                <w:rFonts w:ascii="Times New Roman" w:hAnsi="Times New Roman" w:eastAsia="宋体"/>
                <w:b w:val="0"/>
                <w:sz w:val="18"/>
              </w:rPr>
              <w:t>2.07～2.52</w:t>
            </w:r>
          </w:p>
        </w:tc>
      </w:tr>
      <w:tr w14:paraId="6E61C7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A426D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E05953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7271A3D">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354E50B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9CC27D6">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665EB35D">
            <w:pPr>
              <w:keepNext w:val="0"/>
              <w:spacing w:before="20" w:after="20" w:line="260" w:lineRule="exact"/>
              <w:ind w:firstLine="0" w:firstLineChars="0"/>
              <w:jc w:val="center"/>
            </w:pPr>
            <w:r>
              <w:rPr>
                <w:rFonts w:ascii="Times New Roman" w:hAnsi="Times New Roman" w:eastAsia="宋体"/>
                <w:b w:val="0"/>
                <w:sz w:val="18"/>
              </w:rPr>
              <w:t>2.07～2.55</w:t>
            </w:r>
          </w:p>
        </w:tc>
      </w:tr>
      <w:tr w14:paraId="3E7250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704CE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68F824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5621905">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3FD5C3C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69E5594">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2A628A66">
            <w:pPr>
              <w:keepNext w:val="0"/>
              <w:spacing w:before="20" w:after="20" w:line="260" w:lineRule="exact"/>
              <w:ind w:firstLine="0" w:firstLineChars="0"/>
              <w:jc w:val="center"/>
            </w:pPr>
            <w:r>
              <w:rPr>
                <w:rFonts w:ascii="Times New Roman" w:hAnsi="Times New Roman" w:eastAsia="宋体"/>
                <w:b w:val="0"/>
                <w:sz w:val="18"/>
              </w:rPr>
              <w:t>2.00～2.55</w:t>
            </w:r>
          </w:p>
        </w:tc>
      </w:tr>
      <w:tr w14:paraId="3D672A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CFBCCD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9BB42CD">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8BC3064">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1238C27C">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BC5EA60">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22F649B7">
            <w:pPr>
              <w:keepNext w:val="0"/>
              <w:spacing w:before="20" w:after="20" w:line="260" w:lineRule="exact"/>
              <w:ind w:firstLine="0" w:firstLineChars="0"/>
              <w:jc w:val="center"/>
            </w:pPr>
            <w:r>
              <w:rPr>
                <w:rFonts w:ascii="Times New Roman" w:hAnsi="Times New Roman" w:eastAsia="宋体"/>
                <w:b w:val="0"/>
                <w:sz w:val="18"/>
              </w:rPr>
              <w:t>2.07～2.60</w:t>
            </w:r>
          </w:p>
        </w:tc>
      </w:tr>
      <w:tr w14:paraId="45C57D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C4786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636946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DF6C02E">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22062C21">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28200038">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0D3C53B1">
            <w:pPr>
              <w:keepNext w:val="0"/>
              <w:spacing w:before="20" w:after="20" w:line="260" w:lineRule="exact"/>
              <w:ind w:firstLine="0" w:firstLineChars="0"/>
              <w:jc w:val="center"/>
            </w:pPr>
            <w:r>
              <w:rPr>
                <w:rFonts w:ascii="Times New Roman" w:hAnsi="Times New Roman" w:eastAsia="宋体"/>
                <w:b w:val="0"/>
                <w:sz w:val="18"/>
              </w:rPr>
              <w:t>2.07～2.55</w:t>
            </w:r>
          </w:p>
        </w:tc>
      </w:tr>
      <w:tr w14:paraId="0CDD68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FAE08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729948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0CFB723">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287DB6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D02F3E5">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05809F4E">
            <w:pPr>
              <w:keepNext w:val="0"/>
              <w:spacing w:before="20" w:after="20" w:line="260" w:lineRule="exact"/>
              <w:ind w:firstLine="0" w:firstLineChars="0"/>
              <w:jc w:val="center"/>
            </w:pPr>
            <w:r>
              <w:rPr>
                <w:rFonts w:ascii="Times New Roman" w:hAnsi="Times New Roman" w:eastAsia="宋体"/>
                <w:b w:val="0"/>
                <w:sz w:val="18"/>
              </w:rPr>
              <w:t>1.90～2.55</w:t>
            </w:r>
          </w:p>
        </w:tc>
      </w:tr>
      <w:tr w14:paraId="5FE8D1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F6A7B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210679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26CED7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63A220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77C5D36">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5C832639">
            <w:pPr>
              <w:keepNext w:val="0"/>
              <w:spacing w:before="20" w:after="20" w:line="260" w:lineRule="exact"/>
              <w:ind w:firstLine="0" w:firstLineChars="0"/>
              <w:jc w:val="center"/>
            </w:pPr>
            <w:r>
              <w:rPr>
                <w:rFonts w:ascii="Times New Roman" w:hAnsi="Times New Roman" w:eastAsia="宋体"/>
                <w:b w:val="0"/>
                <w:sz w:val="18"/>
              </w:rPr>
              <w:t>1.90～2.34</w:t>
            </w:r>
          </w:p>
        </w:tc>
      </w:tr>
      <w:tr w14:paraId="66288F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6D2221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69CD5A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AC6545A">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12D7317">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6883FD8">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45F0C013">
            <w:pPr>
              <w:keepNext w:val="0"/>
              <w:spacing w:before="20" w:after="20" w:line="260" w:lineRule="exact"/>
              <w:ind w:firstLine="0" w:firstLineChars="0"/>
              <w:jc w:val="center"/>
            </w:pPr>
            <w:r>
              <w:rPr>
                <w:rFonts w:ascii="Times New Roman" w:hAnsi="Times New Roman" w:eastAsia="宋体"/>
                <w:b w:val="0"/>
                <w:sz w:val="18"/>
              </w:rPr>
              <w:t>1.90～2.55</w:t>
            </w:r>
          </w:p>
        </w:tc>
      </w:tr>
      <w:tr w14:paraId="5C7737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ECEB9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32FAD0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2AA678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06B2074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BA56AF2">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527738E0">
            <w:pPr>
              <w:keepNext w:val="0"/>
              <w:spacing w:before="20" w:after="20" w:line="260" w:lineRule="exact"/>
              <w:ind w:firstLine="0" w:firstLineChars="0"/>
              <w:jc w:val="center"/>
            </w:pPr>
            <w:r>
              <w:rPr>
                <w:rFonts w:ascii="Times New Roman" w:hAnsi="Times New Roman" w:eastAsia="宋体"/>
                <w:b w:val="0"/>
                <w:sz w:val="18"/>
              </w:rPr>
              <w:t>1.90～2.34</w:t>
            </w:r>
          </w:p>
        </w:tc>
      </w:tr>
      <w:tr w14:paraId="539A70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4FCD4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932F60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B850ECD">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678C80E0">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4C16931">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5A2510FB">
            <w:pPr>
              <w:keepNext w:val="0"/>
              <w:spacing w:before="20" w:after="20" w:line="260" w:lineRule="exact"/>
              <w:ind w:firstLine="0" w:firstLineChars="0"/>
              <w:jc w:val="center"/>
            </w:pPr>
            <w:r>
              <w:rPr>
                <w:rFonts w:ascii="Times New Roman" w:hAnsi="Times New Roman" w:eastAsia="宋体"/>
                <w:b w:val="0"/>
                <w:sz w:val="18"/>
              </w:rPr>
              <w:t>1.90～2.34</w:t>
            </w:r>
          </w:p>
        </w:tc>
      </w:tr>
      <w:tr w14:paraId="5296E6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E44CD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CEC46ED">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EFDE366">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5D04E3C4">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462F792">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107FEEE5">
            <w:pPr>
              <w:keepNext w:val="0"/>
              <w:spacing w:before="20" w:after="20" w:line="260" w:lineRule="exact"/>
              <w:ind w:firstLine="0" w:firstLineChars="0"/>
              <w:jc w:val="center"/>
            </w:pPr>
            <w:r>
              <w:rPr>
                <w:rFonts w:ascii="Times New Roman" w:hAnsi="Times New Roman" w:eastAsia="宋体"/>
                <w:b w:val="0"/>
                <w:sz w:val="18"/>
              </w:rPr>
              <w:t>1.90～2.55</w:t>
            </w:r>
          </w:p>
        </w:tc>
      </w:tr>
      <w:tr w14:paraId="23F688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2E490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8A6F6E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7F5178C">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BD7F78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37B2FA7">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37EB500F">
            <w:pPr>
              <w:keepNext w:val="0"/>
              <w:spacing w:before="20" w:after="20" w:line="260" w:lineRule="exact"/>
              <w:ind w:firstLine="0" w:firstLineChars="0"/>
              <w:jc w:val="center"/>
            </w:pPr>
            <w:r>
              <w:rPr>
                <w:rFonts w:ascii="Times New Roman" w:hAnsi="Times New Roman" w:eastAsia="宋体"/>
                <w:b w:val="0"/>
                <w:sz w:val="18"/>
              </w:rPr>
              <w:t>1.90～2.55</w:t>
            </w:r>
          </w:p>
        </w:tc>
      </w:tr>
      <w:tr w14:paraId="11B27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8A873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390DDB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A5FA698">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60AA3F1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0A8637D">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0B3D7717">
            <w:pPr>
              <w:keepNext w:val="0"/>
              <w:spacing w:before="20" w:after="20" w:line="260" w:lineRule="exact"/>
              <w:ind w:firstLine="0" w:firstLineChars="0"/>
              <w:jc w:val="center"/>
            </w:pPr>
            <w:r>
              <w:rPr>
                <w:rFonts w:ascii="Times New Roman" w:hAnsi="Times New Roman" w:eastAsia="宋体"/>
                <w:b w:val="0"/>
                <w:sz w:val="18"/>
              </w:rPr>
              <w:t>1.90～2.34</w:t>
            </w:r>
          </w:p>
        </w:tc>
      </w:tr>
      <w:tr w14:paraId="36F440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81CC9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016B6B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5B7B028">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704E8B5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C80142F">
            <w:pPr>
              <w:keepNext w:val="0"/>
              <w:spacing w:before="20" w:after="20" w:line="260" w:lineRule="exact"/>
              <w:ind w:firstLine="0" w:firstLineChars="0"/>
              <w:jc w:val="center"/>
            </w:pPr>
            <w:r>
              <w:rPr>
                <w:rFonts w:ascii="Times New Roman" w:hAnsi="Times New Roman" w:eastAsia="宋体"/>
                <w:b w:val="0"/>
                <w:sz w:val="18"/>
              </w:rPr>
              <w:t>0.21～0.26</w:t>
            </w:r>
          </w:p>
        </w:tc>
        <w:tc>
          <w:tcPr>
            <w:tcW w:w="1385" w:type="dxa"/>
            <w:tcMar>
              <w:left w:w="70" w:type="dxa"/>
              <w:right w:w="70" w:type="dxa"/>
            </w:tcMar>
            <w:vAlign w:val="center"/>
          </w:tcPr>
          <w:p w14:paraId="1FF1F3E7">
            <w:pPr>
              <w:keepNext w:val="0"/>
              <w:spacing w:before="20" w:after="20" w:line="260" w:lineRule="exact"/>
              <w:ind w:firstLine="0" w:firstLineChars="0"/>
              <w:jc w:val="center"/>
            </w:pPr>
            <w:r>
              <w:rPr>
                <w:rFonts w:ascii="Times New Roman" w:hAnsi="Times New Roman" w:eastAsia="宋体"/>
                <w:b w:val="0"/>
                <w:sz w:val="18"/>
              </w:rPr>
              <w:t>1.83～2.29</w:t>
            </w:r>
          </w:p>
        </w:tc>
      </w:tr>
      <w:tr w14:paraId="2394CD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E4C35C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59E263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303831C">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423F4112">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74376B5">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0DEC258D">
            <w:pPr>
              <w:keepNext w:val="0"/>
              <w:spacing w:before="20" w:after="20" w:line="260" w:lineRule="exact"/>
              <w:ind w:firstLine="0" w:firstLineChars="0"/>
              <w:jc w:val="center"/>
            </w:pPr>
            <w:r>
              <w:rPr>
                <w:rFonts w:ascii="Times New Roman" w:hAnsi="Times New Roman" w:eastAsia="宋体"/>
                <w:b w:val="0"/>
                <w:sz w:val="18"/>
              </w:rPr>
              <w:t>1.82～2.23</w:t>
            </w:r>
          </w:p>
        </w:tc>
      </w:tr>
      <w:tr w14:paraId="718895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DA90C2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96A5D0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AF623A0">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5EF5408E">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8F3208C">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515A4321">
            <w:pPr>
              <w:keepNext w:val="0"/>
              <w:spacing w:before="20" w:after="20" w:line="260" w:lineRule="exact"/>
              <w:ind w:firstLine="0" w:firstLineChars="0"/>
              <w:jc w:val="center"/>
            </w:pPr>
            <w:r>
              <w:rPr>
                <w:rFonts w:ascii="Times New Roman" w:hAnsi="Times New Roman" w:eastAsia="宋体"/>
                <w:b w:val="0"/>
                <w:sz w:val="18"/>
              </w:rPr>
              <w:t>1.83～2.29</w:t>
            </w:r>
          </w:p>
        </w:tc>
      </w:tr>
      <w:tr w14:paraId="17DE75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9A8D3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AF28C0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11812D4">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2F2452AF">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4B36D9B">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0473CA45">
            <w:pPr>
              <w:keepNext w:val="0"/>
              <w:spacing w:before="20" w:after="20" w:line="260" w:lineRule="exact"/>
              <w:ind w:firstLine="0" w:firstLineChars="0"/>
              <w:jc w:val="center"/>
            </w:pPr>
            <w:r>
              <w:rPr>
                <w:rFonts w:ascii="Times New Roman" w:hAnsi="Times New Roman" w:eastAsia="宋体"/>
                <w:b w:val="0"/>
                <w:sz w:val="18"/>
              </w:rPr>
              <w:t>1.83～2.23</w:t>
            </w:r>
          </w:p>
        </w:tc>
      </w:tr>
      <w:tr w14:paraId="2A21EA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0C998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EA6D38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2B3583B">
            <w:pPr>
              <w:keepNext w:val="0"/>
              <w:spacing w:before="20" w:after="20" w:line="260" w:lineRule="exact"/>
              <w:ind w:firstLine="0" w:firstLineChars="0"/>
              <w:jc w:val="center"/>
            </w:pPr>
            <w:r>
              <w:rPr>
                <w:rFonts w:ascii="Times New Roman" w:hAnsi="Times New Roman" w:eastAsia="宋体"/>
                <w:b w:val="0"/>
                <w:sz w:val="18"/>
              </w:rPr>
              <w:t>1.00～3.00</w:t>
            </w:r>
          </w:p>
        </w:tc>
        <w:tc>
          <w:tcPr>
            <w:tcW w:w="1385" w:type="dxa"/>
            <w:tcMar>
              <w:left w:w="70" w:type="dxa"/>
              <w:right w:w="70" w:type="dxa"/>
            </w:tcMar>
            <w:vAlign w:val="center"/>
          </w:tcPr>
          <w:p w14:paraId="1CCD3D5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E303EA0">
            <w:pPr>
              <w:keepNext w:val="0"/>
              <w:spacing w:before="20" w:after="20" w:line="260" w:lineRule="exact"/>
              <w:ind w:firstLine="0" w:firstLineChars="0"/>
              <w:jc w:val="center"/>
            </w:pPr>
            <w:r>
              <w:rPr>
                <w:rFonts w:ascii="Times New Roman" w:hAnsi="Times New Roman" w:eastAsia="宋体"/>
                <w:b w:val="0"/>
                <w:sz w:val="18"/>
              </w:rPr>
              <w:t>0.21～0.35</w:t>
            </w:r>
          </w:p>
        </w:tc>
        <w:tc>
          <w:tcPr>
            <w:tcW w:w="1385" w:type="dxa"/>
            <w:tcMar>
              <w:left w:w="70" w:type="dxa"/>
              <w:right w:w="70" w:type="dxa"/>
            </w:tcMar>
            <w:vAlign w:val="center"/>
          </w:tcPr>
          <w:p w14:paraId="69F6E3D3">
            <w:pPr>
              <w:keepNext w:val="0"/>
              <w:spacing w:before="20" w:after="20" w:line="260" w:lineRule="exact"/>
              <w:ind w:firstLine="0" w:firstLineChars="0"/>
              <w:jc w:val="center"/>
            </w:pPr>
            <w:r>
              <w:rPr>
                <w:rFonts w:ascii="Times New Roman" w:hAnsi="Times New Roman" w:eastAsia="宋体"/>
                <w:b w:val="0"/>
                <w:sz w:val="18"/>
              </w:rPr>
              <w:t>1.83～2.20</w:t>
            </w:r>
          </w:p>
        </w:tc>
      </w:tr>
      <w:tr w14:paraId="09832B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56FB0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054AC8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2E6E36E">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7DD3DAE7">
            <w:pPr>
              <w:keepNext w:val="0"/>
              <w:spacing w:before="20" w:after="20" w:line="260" w:lineRule="exact"/>
              <w:ind w:firstLine="0" w:firstLineChars="0"/>
              <w:jc w:val="center"/>
            </w:pPr>
            <w:r>
              <w:rPr>
                <w:rFonts w:ascii="Times New Roman" w:hAnsi="Times New Roman" w:eastAsia="宋体"/>
                <w:b w:val="0"/>
                <w:sz w:val="18"/>
              </w:rPr>
              <w:t>0.04～0.08</w:t>
            </w:r>
          </w:p>
        </w:tc>
        <w:tc>
          <w:tcPr>
            <w:tcW w:w="1385" w:type="dxa"/>
            <w:tcMar>
              <w:left w:w="70" w:type="dxa"/>
              <w:right w:w="70" w:type="dxa"/>
            </w:tcMar>
            <w:vAlign w:val="center"/>
          </w:tcPr>
          <w:p w14:paraId="001828ED">
            <w:pPr>
              <w:keepNext w:val="0"/>
              <w:spacing w:before="20" w:after="20" w:line="260" w:lineRule="exact"/>
              <w:ind w:firstLine="0" w:firstLineChars="0"/>
              <w:jc w:val="center"/>
            </w:pPr>
            <w:r>
              <w:rPr>
                <w:rFonts w:ascii="Times New Roman" w:hAnsi="Times New Roman" w:eastAsia="宋体"/>
                <w:b w:val="0"/>
                <w:sz w:val="18"/>
              </w:rPr>
              <w:t>0.26～0.35</w:t>
            </w:r>
          </w:p>
        </w:tc>
        <w:tc>
          <w:tcPr>
            <w:tcW w:w="1385" w:type="dxa"/>
            <w:tcMar>
              <w:left w:w="70" w:type="dxa"/>
              <w:right w:w="70" w:type="dxa"/>
            </w:tcMar>
            <w:vAlign w:val="center"/>
          </w:tcPr>
          <w:p w14:paraId="7FEB080B">
            <w:pPr>
              <w:keepNext w:val="0"/>
              <w:spacing w:before="20" w:after="20" w:line="260" w:lineRule="exact"/>
              <w:ind w:firstLine="0" w:firstLineChars="0"/>
              <w:jc w:val="center"/>
            </w:pPr>
            <w:r>
              <w:rPr>
                <w:rFonts w:ascii="Times New Roman" w:hAnsi="Times New Roman" w:eastAsia="宋体"/>
                <w:b w:val="0"/>
                <w:sz w:val="18"/>
              </w:rPr>
              <w:t>1.82～2.29</w:t>
            </w:r>
          </w:p>
        </w:tc>
      </w:tr>
      <w:tr w14:paraId="3DE701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4E25ED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5B5DCC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614AA79">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20AF128D">
            <w:pPr>
              <w:keepNext w:val="0"/>
              <w:spacing w:before="20" w:after="20" w:line="260" w:lineRule="exact"/>
              <w:ind w:firstLine="0" w:firstLineChars="0"/>
              <w:jc w:val="center"/>
            </w:pPr>
            <w:r>
              <w:rPr>
                <w:rFonts w:ascii="Times New Roman" w:hAnsi="Times New Roman" w:eastAsia="宋体"/>
                <w:b w:val="0"/>
                <w:sz w:val="18"/>
              </w:rPr>
              <w:t>0.04～0.12</w:t>
            </w:r>
          </w:p>
        </w:tc>
        <w:tc>
          <w:tcPr>
            <w:tcW w:w="1385" w:type="dxa"/>
            <w:tcMar>
              <w:left w:w="70" w:type="dxa"/>
              <w:right w:w="70" w:type="dxa"/>
            </w:tcMar>
            <w:vAlign w:val="center"/>
          </w:tcPr>
          <w:p w14:paraId="188A7CDC">
            <w:pPr>
              <w:keepNext w:val="0"/>
              <w:spacing w:before="20" w:after="20" w:line="260" w:lineRule="exact"/>
              <w:ind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339A24C0">
            <w:pPr>
              <w:keepNext w:val="0"/>
              <w:spacing w:before="20" w:after="20" w:line="260" w:lineRule="exact"/>
              <w:ind w:firstLine="0" w:firstLineChars="0"/>
              <w:jc w:val="center"/>
            </w:pPr>
            <w:r>
              <w:rPr>
                <w:rFonts w:ascii="Times New Roman" w:hAnsi="Times New Roman" w:eastAsia="宋体"/>
                <w:b w:val="0"/>
                <w:sz w:val="18"/>
              </w:rPr>
              <w:t>1.83～2.29</w:t>
            </w:r>
          </w:p>
        </w:tc>
      </w:tr>
      <w:tr w14:paraId="551596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4DA33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41EE33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9F7DE0D">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15650C8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5C280EC">
            <w:pPr>
              <w:keepNext w:val="0"/>
              <w:spacing w:before="20" w:after="20" w:line="260" w:lineRule="exact"/>
              <w:ind w:firstLine="0" w:firstLineChars="0"/>
              <w:jc w:val="center"/>
            </w:pPr>
            <w:r>
              <w:rPr>
                <w:rFonts w:ascii="Times New Roman" w:hAnsi="Times New Roman" w:eastAsia="宋体"/>
                <w:b w:val="0"/>
                <w:sz w:val="18"/>
              </w:rPr>
              <w:t>0.26</w:t>
            </w:r>
          </w:p>
        </w:tc>
        <w:tc>
          <w:tcPr>
            <w:tcW w:w="1385" w:type="dxa"/>
            <w:tcMar>
              <w:left w:w="70" w:type="dxa"/>
              <w:right w:w="70" w:type="dxa"/>
            </w:tcMar>
            <w:vAlign w:val="center"/>
          </w:tcPr>
          <w:p w14:paraId="6E86A1BD">
            <w:pPr>
              <w:keepNext w:val="0"/>
              <w:spacing w:before="20" w:after="20" w:line="260" w:lineRule="exact"/>
              <w:ind w:firstLine="0" w:firstLineChars="0"/>
              <w:jc w:val="center"/>
            </w:pPr>
            <w:r>
              <w:rPr>
                <w:rFonts w:ascii="Times New Roman" w:hAnsi="Times New Roman" w:eastAsia="宋体"/>
                <w:b w:val="0"/>
                <w:sz w:val="18"/>
              </w:rPr>
              <w:t>1.83～2.23</w:t>
            </w:r>
          </w:p>
        </w:tc>
      </w:tr>
      <w:tr w14:paraId="401634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8326C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9DFBFAF">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A797CD7">
            <w:pPr>
              <w:keepNext w:val="0"/>
              <w:spacing w:before="20" w:after="20" w:line="260" w:lineRule="exact"/>
              <w:ind w:firstLine="0" w:firstLineChars="0"/>
              <w:jc w:val="center"/>
            </w:pPr>
            <w:r>
              <w:rPr>
                <w:rFonts w:ascii="Times New Roman" w:hAnsi="Times New Roman" w:eastAsia="宋体"/>
                <w:b w:val="0"/>
                <w:sz w:val="18"/>
              </w:rPr>
              <w:t>3.00～6.00</w:t>
            </w:r>
          </w:p>
        </w:tc>
        <w:tc>
          <w:tcPr>
            <w:tcW w:w="1385" w:type="dxa"/>
            <w:tcMar>
              <w:left w:w="70" w:type="dxa"/>
              <w:right w:w="70" w:type="dxa"/>
            </w:tcMar>
            <w:vAlign w:val="center"/>
          </w:tcPr>
          <w:p w14:paraId="3062851C">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7C3E770">
            <w:pPr>
              <w:keepNext w:val="0"/>
              <w:spacing w:before="20" w:after="20" w:line="260" w:lineRule="exact"/>
              <w:ind w:firstLine="0" w:firstLineChars="0"/>
              <w:jc w:val="center"/>
            </w:pPr>
            <w:r>
              <w:rPr>
                <w:rFonts w:ascii="Times New Roman" w:hAnsi="Times New Roman" w:eastAsia="宋体"/>
                <w:b w:val="0"/>
                <w:sz w:val="18"/>
              </w:rPr>
              <w:t>0.35</w:t>
            </w:r>
          </w:p>
        </w:tc>
        <w:tc>
          <w:tcPr>
            <w:tcW w:w="1385" w:type="dxa"/>
            <w:tcMar>
              <w:left w:w="70" w:type="dxa"/>
              <w:right w:w="70" w:type="dxa"/>
            </w:tcMar>
            <w:vAlign w:val="center"/>
          </w:tcPr>
          <w:p w14:paraId="63DB4914">
            <w:pPr>
              <w:keepNext w:val="0"/>
              <w:spacing w:before="20" w:after="20" w:line="260" w:lineRule="exact"/>
              <w:ind w:firstLine="0" w:firstLineChars="0"/>
              <w:jc w:val="center"/>
            </w:pPr>
            <w:r>
              <w:rPr>
                <w:rFonts w:ascii="Times New Roman" w:hAnsi="Times New Roman" w:eastAsia="宋体"/>
                <w:b w:val="0"/>
                <w:sz w:val="18"/>
              </w:rPr>
              <w:t>1.82～2.23</w:t>
            </w:r>
          </w:p>
        </w:tc>
      </w:tr>
    </w:tbl>
    <w:p w14:paraId="71D2D912">
      <w:pPr>
        <w:pStyle w:val="2"/>
        <w:widowControl/>
        <w:spacing w:before="0" w:after="0" w:line="348" w:lineRule="exact"/>
        <w:ind w:firstLine="480"/>
        <w:jc w:val="both"/>
      </w:pPr>
      <w:r>
        <w:rPr>
          <w:rFonts w:ascii="Times New Roman" w:hAnsi="Times New Roman" w:eastAsia="方正仿宋_GBK"/>
          <w:b w:val="0"/>
          <w:sz w:val="24"/>
        </w:rPr>
        <w:t>注：投资比均为无量纲量；容载比按MVA/MW计。相邻条件对应相同显示区间时合并列示，端点覆盖合并前全部计算结果。</w:t>
      </w:r>
    </w:p>
    <w:p w14:paraId="7987F359">
      <w:pPr>
        <w:pStyle w:val="2"/>
        <w:widowControl/>
        <w:spacing w:before="0" w:after="0" w:line="348" w:lineRule="exact"/>
        <w:ind w:firstLine="480"/>
        <w:jc w:val="both"/>
      </w:pPr>
      <w:r>
        <w:rPr>
          <w:rFonts w:ascii="Times New Roman" w:hAnsi="Times New Roman" w:eastAsia="方正仿宋_GBK"/>
          <w:b w:val="0"/>
          <w:sz w:val="24"/>
        </w:rPr>
        <w:t>分布式电源装机渗透率为0.00～1.00时，合并所列持续时间及价格条件，容载比范围为：年最大净负荷平均增长率0.00%～2.00%时为1.84～2.25；年最大净负荷平均增长率＞2.00%～7.00%时为1.90～2.14；年最大净负荷平均增长率＞7.00%～10.00%时为1.83～1.88。具体取值按表内两类投资比及持续时间进一步定位，避免将不同经济条件下的配置混为一个推荐值。</w:t>
      </w:r>
    </w:p>
    <w:p w14:paraId="54DCBF8C">
      <w:pPr>
        <w:pStyle w:val="2"/>
        <w:widowControl/>
        <w:spacing w:before="0" w:after="0" w:line="348" w:lineRule="exact"/>
        <w:ind w:firstLine="480"/>
        <w:jc w:val="both"/>
      </w:pPr>
      <w:r>
        <w:rPr>
          <w:rFonts w:ascii="Times New Roman" w:hAnsi="Times New Roman" w:eastAsia="方正仿宋_GBK"/>
          <w:b w:val="0"/>
          <w:sz w:val="24"/>
        </w:rPr>
        <w:t>分布式电源装机渗透率为1.00～2.00时，合并所列持续时间及价格条件，容载比范围为：年最大净负荷平均增长率0.00%～2.00%时为1.84～2.25；年最大净负荷平均增长率＞2.00%～7.00%时为1.90～2.14；年最大净负荷平均增长率＞7.00%～10.00%时为1.83～1.88。具体取值按表内两类投资比及持续时间进一步定位，避免将不同经济条件下的配置混为一个推荐值。</w:t>
      </w:r>
    </w:p>
    <w:p w14:paraId="5D8EDB2B">
      <w:pPr>
        <w:pStyle w:val="2"/>
        <w:widowControl/>
        <w:spacing w:before="0" w:after="0" w:line="348" w:lineRule="exact"/>
        <w:ind w:firstLine="480"/>
        <w:jc w:val="both"/>
      </w:pPr>
      <w:r>
        <w:rPr>
          <w:rFonts w:ascii="Times New Roman" w:hAnsi="Times New Roman" w:eastAsia="方正仿宋_GBK"/>
          <w:b w:val="0"/>
          <w:sz w:val="24"/>
        </w:rPr>
        <w:t>分布式电源装机渗透率为2.00～3.00时，合并所列持续时间及价格条件，容载比范围为：年最大净负荷平均增长率0.00%～2.00%时为2.00～2.60；年最大净负荷平均增长率＞2.00%～7.00%时为1.90～2.55；年最大净负荷平均增长率＞7.00%～10.00%时为1.82～2.29。具体取值按表内两类投资比及持续时间进一步定位，避免将不同经济条件下的配置混为一个推荐值。</w:t>
      </w:r>
    </w:p>
    <w:p w14:paraId="40E47978">
      <w:pPr>
        <w:pStyle w:val="2"/>
        <w:keepNext/>
        <w:spacing w:before="120" w:after="0" w:line="240" w:lineRule="auto"/>
        <w:ind w:firstLine="0"/>
        <w:jc w:val="center"/>
      </w:pPr>
      <w:r>
        <w:drawing>
          <wp:inline distT="0" distB="0" distL="114300" distR="114300">
            <wp:extent cx="5120640" cy="465518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25"/>
                    <a:stretch>
                      <a:fillRect/>
                    </a:stretch>
                  </pic:blipFill>
                  <pic:spPr>
                    <a:xfrm>
                      <a:off x="0" y="0"/>
                      <a:ext cx="5120640" cy="4655520"/>
                    </a:xfrm>
                    <a:prstGeom prst="rect">
                      <a:avLst/>
                    </a:prstGeom>
                    <a:noFill/>
                    <a:ln w="9525">
                      <a:noFill/>
                    </a:ln>
                  </pic:spPr>
                </pic:pic>
              </a:graphicData>
            </a:graphic>
          </wp:inline>
        </w:drawing>
      </w:r>
    </w:p>
    <w:p w14:paraId="251AA231">
      <w:pPr>
        <w:pStyle w:val="2"/>
        <w:spacing w:before="60" w:after="120" w:line="280" w:lineRule="exact"/>
        <w:ind w:firstLine="0"/>
        <w:jc w:val="center"/>
      </w:pPr>
      <w:r>
        <w:rPr>
          <w:rFonts w:ascii="Times New Roman" w:hAnsi="Times New Roman" w:eastAsia="宋体"/>
          <w:b w:val="0"/>
          <w:sz w:val="21"/>
        </w:rPr>
        <w:t>图5-4 不同线路投资条件下的容载比变化</w:t>
      </w:r>
    </w:p>
    <w:p w14:paraId="47E12024">
      <w:pPr>
        <w:pStyle w:val="2"/>
        <w:widowControl/>
        <w:spacing w:before="0" w:after="0" w:line="348" w:lineRule="exact"/>
        <w:ind w:firstLine="480"/>
        <w:jc w:val="both"/>
      </w:pPr>
      <w:r>
        <w:rPr>
          <w:rFonts w:ascii="Times New Roman" w:hAnsi="Times New Roman" w:eastAsia="方正仿宋_GBK"/>
          <w:b w:val="0"/>
          <w:sz w:val="24"/>
        </w:rPr>
        <w:t>图中分布式电源装机渗透率取1.80，95%峰值持续时间取3 h，储能采用基准价格。四幅子图分别对应两类供电区域与两种负荷分散系数；曲线比较架空为主基准造价与电缆为主两种价格条件下的容载比。重合部分表示所选主变容量相同，分离部分表示线路经济条件改变了配置选择。</w:t>
      </w:r>
    </w:p>
    <w:p w14:paraId="64A10A47">
      <w:pPr>
        <w:pStyle w:val="2"/>
        <w:widowControl/>
        <w:spacing w:before="0" w:after="0" w:line="348" w:lineRule="exact"/>
        <w:ind w:firstLine="480"/>
        <w:jc w:val="both"/>
      </w:pPr>
      <w:r>
        <w:rPr>
          <w:rFonts w:ascii="Times New Roman" w:hAnsi="Times New Roman" w:eastAsia="方正仿宋_GBK"/>
          <w:b w:val="0"/>
          <w:sz w:val="24"/>
        </w:rPr>
        <w:t>全部技术经济情景按供电区域类别、负荷分散系数和线路类型展开，形成1296个包含线路价格条件的基础单元；合并相邻同区间条件后，正文列出186组推荐范围。合并保留各单元的完整计算结果和区间端点，逐点方案与合并前后对应关系见配套工作簿。</w:t>
      </w:r>
    </w:p>
    <w:p w14:paraId="46986C02">
      <w:pPr>
        <w:pStyle w:val="5"/>
        <w:keepNext/>
        <w:numPr>
          <w:ilvl w:val="0"/>
          <w:numId w:val="0"/>
        </w:numPr>
        <w:spacing w:before="160" w:after="120" w:line="390" w:lineRule="exact"/>
        <w:ind w:firstLine="0"/>
      </w:pPr>
      <w:bookmarkStart w:id="266" w:name="参数变化与容载比的关系"/>
      <w:r>
        <w:rPr>
          <w:rFonts w:ascii="Times New Roman" w:hAnsi="Times New Roman" w:eastAsia="方正仿宋_GBK"/>
          <w:b/>
          <w:sz w:val="26"/>
        </w:rPr>
        <w:t>5.6.4 参数变化与容载比的关系</w:t>
      </w:r>
      <w:bookmarkEnd w:id="266"/>
    </w:p>
    <w:p w14:paraId="4F2B131C">
      <w:pPr>
        <w:pStyle w:val="115"/>
        <w:widowControl/>
        <w:spacing w:before="0" w:after="0" w:line="348" w:lineRule="exact"/>
        <w:ind w:firstLine="480"/>
        <w:jc w:val="both"/>
      </w:pPr>
      <w:r>
        <w:rPr>
          <w:rFonts w:ascii="Times New Roman" w:hAnsi="Times New Roman" w:eastAsia="方正仿宋_GBK"/>
          <w:b w:val="0"/>
          <w:sz w:val="24"/>
        </w:rPr>
        <w:t>主变与线路单位功率投资比同时反映主变工程单位容量投资、线路工程造价和可转负荷。下表选取价格变化引起容量配置调整的一组典型条件：B/C类、负荷分散系数1.15、分布式电源装机渗透率1.80、年最大净负荷平均增长率0.00%、95%峰值持续时间3.00 h，储能价格为基准的1.00倍。两类线路保持相同技术能力，分别比较价格变化下的建设规模和费用，展示联络与主变扩容的替代过程。</w:t>
      </w:r>
    </w:p>
    <w:p w14:paraId="7CC25BF4">
      <w:pPr>
        <w:pStyle w:val="2"/>
        <w:keepNext/>
        <w:spacing w:before="120" w:after="80" w:line="280" w:lineRule="exact"/>
        <w:ind w:firstLine="0"/>
        <w:jc w:val="center"/>
      </w:pPr>
      <w:r>
        <w:rPr>
          <w:rFonts w:ascii="Times New Roman" w:hAnsi="Times New Roman" w:eastAsia="宋体"/>
          <w:b w:val="0"/>
          <w:sz w:val="21"/>
        </w:rPr>
        <w:t>表5-75 主变与线路单位功率投资比变化下的典型方案比较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2B127D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2970C63E">
            <w:pPr>
              <w:keepNext/>
              <w:spacing w:before="20" w:after="20" w:line="260" w:lineRule="exact"/>
              <w:ind w:firstLine="0" w:firstLineChars="0"/>
              <w:jc w:val="center"/>
            </w:pPr>
            <w:r>
              <w:rPr>
                <w:rFonts w:ascii="Times New Roman" w:hAnsi="Times New Roman" w:eastAsia="宋体"/>
                <w:b/>
                <w:sz w:val="18"/>
              </w:rPr>
              <w:t>线路类型</w:t>
            </w:r>
          </w:p>
        </w:tc>
        <w:tc>
          <w:tcPr>
            <w:tcW w:w="1054" w:type="dxa"/>
            <w:tcMar>
              <w:left w:w="70" w:type="dxa"/>
              <w:right w:w="70" w:type="dxa"/>
            </w:tcMar>
            <w:vAlign w:val="center"/>
          </w:tcPr>
          <w:p w14:paraId="6EEB6D23">
            <w:pPr>
              <w:keepNext/>
              <w:spacing w:before="20" w:after="20" w:line="260" w:lineRule="exact"/>
              <w:ind w:firstLine="0" w:firstLineChars="0"/>
              <w:jc w:val="center"/>
            </w:pPr>
            <w:r>
              <w:rPr>
                <w:rFonts w:ascii="Times New Roman" w:hAnsi="Times New Roman" w:eastAsia="宋体"/>
                <w:b/>
                <w:sz w:val="18"/>
              </w:rPr>
              <w:t>线路价格倍数</w:t>
            </w:r>
          </w:p>
        </w:tc>
        <w:tc>
          <w:tcPr>
            <w:tcW w:w="868" w:type="dxa"/>
            <w:tcMar>
              <w:left w:w="70" w:type="dxa"/>
              <w:right w:w="70" w:type="dxa"/>
            </w:tcMar>
            <w:vAlign w:val="center"/>
          </w:tcPr>
          <w:p w14:paraId="06425F57">
            <w:pPr>
              <w:keepNext/>
              <w:spacing w:before="20" w:after="20" w:line="260" w:lineRule="exact"/>
              <w:ind w:firstLine="0" w:firstLineChars="0"/>
              <w:jc w:val="center"/>
            </w:pPr>
            <w:r>
              <w:rPr>
                <w:rFonts w:ascii="Times New Roman" w:hAnsi="Times New Roman" w:eastAsia="宋体"/>
                <w:b/>
                <w:sz w:val="18"/>
              </w:rPr>
              <w:t>主变与线路单位功率投资比</w:t>
            </w:r>
          </w:p>
        </w:tc>
        <w:tc>
          <w:tcPr>
            <w:tcW w:w="1551" w:type="dxa"/>
            <w:tcMar>
              <w:left w:w="70" w:type="dxa"/>
              <w:right w:w="70" w:type="dxa"/>
            </w:tcMar>
            <w:vAlign w:val="center"/>
          </w:tcPr>
          <w:p w14:paraId="680EB7C8">
            <w:pPr>
              <w:keepNext/>
              <w:spacing w:before="20" w:after="20" w:line="260" w:lineRule="exact"/>
              <w:ind w:firstLine="0" w:firstLineChars="0"/>
              <w:jc w:val="center"/>
            </w:pPr>
            <w:r>
              <w:rPr>
                <w:rFonts w:ascii="Times New Roman" w:hAnsi="Times New Roman" w:eastAsia="宋体"/>
                <w:b/>
                <w:sz w:val="18"/>
              </w:rPr>
              <w:t>容载比</w:t>
            </w:r>
          </w:p>
        </w:tc>
        <w:tc>
          <w:tcPr>
            <w:tcW w:w="1489" w:type="dxa"/>
            <w:tcMar>
              <w:left w:w="70" w:type="dxa"/>
              <w:right w:w="70" w:type="dxa"/>
            </w:tcMar>
            <w:vAlign w:val="center"/>
          </w:tcPr>
          <w:p w14:paraId="1EC5FFFA">
            <w:pPr>
              <w:keepNext/>
              <w:spacing w:before="20" w:after="20" w:line="260" w:lineRule="exact"/>
              <w:ind w:firstLine="0" w:firstLineChars="0"/>
              <w:jc w:val="center"/>
            </w:pPr>
            <w:r>
              <w:rPr>
                <w:rFonts w:ascii="Times New Roman" w:hAnsi="Times New Roman" w:eastAsia="宋体"/>
                <w:b/>
                <w:sz w:val="18"/>
              </w:rPr>
              <w:t>公用主变总容量/MVA</w:t>
            </w:r>
          </w:p>
        </w:tc>
        <w:tc>
          <w:tcPr>
            <w:tcW w:w="992" w:type="dxa"/>
            <w:tcMar>
              <w:left w:w="70" w:type="dxa"/>
              <w:right w:w="70" w:type="dxa"/>
            </w:tcMar>
            <w:vAlign w:val="center"/>
          </w:tcPr>
          <w:p w14:paraId="1B5C3424">
            <w:pPr>
              <w:keepNext/>
              <w:spacing w:before="20" w:after="20" w:line="260" w:lineRule="exact"/>
              <w:ind w:firstLine="0" w:firstLineChars="0"/>
              <w:jc w:val="center"/>
            </w:pPr>
            <w:r>
              <w:rPr>
                <w:rFonts w:ascii="Times New Roman" w:hAnsi="Times New Roman" w:eastAsia="宋体"/>
                <w:b/>
                <w:sz w:val="18"/>
              </w:rPr>
              <w:t>新增联络项目数/项</w:t>
            </w:r>
          </w:p>
        </w:tc>
        <w:tc>
          <w:tcPr>
            <w:tcW w:w="1427" w:type="dxa"/>
            <w:tcMar>
              <w:left w:w="70" w:type="dxa"/>
              <w:right w:w="70" w:type="dxa"/>
            </w:tcMar>
            <w:vAlign w:val="center"/>
          </w:tcPr>
          <w:p w14:paraId="1C16E520">
            <w:pPr>
              <w:keepNext/>
              <w:spacing w:before="20" w:after="20" w:line="260" w:lineRule="exact"/>
              <w:ind w:firstLine="0" w:firstLineChars="0"/>
              <w:jc w:val="center"/>
            </w:pPr>
            <w:r>
              <w:rPr>
                <w:rFonts w:ascii="Times New Roman" w:hAnsi="Times New Roman" w:eastAsia="宋体"/>
                <w:b/>
                <w:sz w:val="18"/>
              </w:rPr>
              <w:t>评价期费用现值/万元</w:t>
            </w:r>
          </w:p>
        </w:tc>
      </w:tr>
      <w:tr w14:paraId="5B844F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CED6D64">
            <w:pPr>
              <w:keepNext/>
              <w:spacing w:before="20" w:after="20" w:line="260" w:lineRule="exact"/>
              <w:ind w:firstLine="0" w:firstLineChars="0"/>
              <w:jc w:val="center"/>
            </w:pPr>
            <w:r>
              <w:rPr>
                <w:rFonts w:ascii="Times New Roman" w:hAnsi="Times New Roman" w:eastAsia="宋体"/>
                <w:b w:val="0"/>
                <w:sz w:val="18"/>
              </w:rPr>
              <w:t>架空为主</w:t>
            </w:r>
          </w:p>
        </w:tc>
        <w:tc>
          <w:tcPr>
            <w:tcW w:w="1054" w:type="dxa"/>
            <w:tcMar>
              <w:left w:w="70" w:type="dxa"/>
              <w:right w:w="70" w:type="dxa"/>
            </w:tcMar>
            <w:vAlign w:val="center"/>
          </w:tcPr>
          <w:p w14:paraId="4A1E71E3">
            <w:pPr>
              <w:keepNext/>
              <w:spacing w:before="20" w:after="20" w:line="260" w:lineRule="exact"/>
              <w:ind w:firstLine="0" w:firstLineChars="0"/>
              <w:jc w:val="center"/>
            </w:pPr>
            <w:r>
              <w:rPr>
                <w:rFonts w:ascii="Times New Roman" w:hAnsi="Times New Roman" w:eastAsia="宋体"/>
                <w:b w:val="0"/>
                <w:sz w:val="18"/>
              </w:rPr>
              <w:t>0.75</w:t>
            </w:r>
          </w:p>
        </w:tc>
        <w:tc>
          <w:tcPr>
            <w:tcW w:w="868" w:type="dxa"/>
            <w:tcMar>
              <w:left w:w="70" w:type="dxa"/>
              <w:right w:w="70" w:type="dxa"/>
            </w:tcMar>
            <w:vAlign w:val="center"/>
          </w:tcPr>
          <w:p w14:paraId="0C17A8E7">
            <w:pPr>
              <w:keepNext/>
              <w:spacing w:before="20" w:after="20" w:line="260" w:lineRule="exact"/>
              <w:ind w:firstLine="0" w:firstLineChars="0"/>
              <w:jc w:val="center"/>
            </w:pPr>
            <w:r>
              <w:rPr>
                <w:rFonts w:ascii="Times New Roman" w:hAnsi="Times New Roman" w:eastAsia="宋体"/>
                <w:b w:val="0"/>
                <w:sz w:val="18"/>
              </w:rPr>
              <w:t>1.40</w:t>
            </w:r>
          </w:p>
        </w:tc>
        <w:tc>
          <w:tcPr>
            <w:tcW w:w="1551" w:type="dxa"/>
            <w:tcMar>
              <w:left w:w="70" w:type="dxa"/>
              <w:right w:w="70" w:type="dxa"/>
            </w:tcMar>
            <w:vAlign w:val="center"/>
          </w:tcPr>
          <w:p w14:paraId="69A6AFD5">
            <w:pPr>
              <w:keepNext/>
              <w:spacing w:before="20" w:after="20" w:line="260" w:lineRule="exact"/>
              <w:ind w:firstLine="0" w:firstLineChars="0"/>
              <w:jc w:val="center"/>
            </w:pPr>
            <w:r>
              <w:rPr>
                <w:rFonts w:ascii="Times New Roman" w:hAnsi="Times New Roman" w:eastAsia="宋体"/>
                <w:b w:val="0"/>
                <w:sz w:val="18"/>
              </w:rPr>
              <w:t>2.00</w:t>
            </w:r>
          </w:p>
        </w:tc>
        <w:tc>
          <w:tcPr>
            <w:tcW w:w="1489" w:type="dxa"/>
            <w:tcMar>
              <w:left w:w="70" w:type="dxa"/>
              <w:right w:w="70" w:type="dxa"/>
            </w:tcMar>
            <w:vAlign w:val="center"/>
          </w:tcPr>
          <w:p w14:paraId="4B5C9FF5">
            <w:pPr>
              <w:keepNext/>
              <w:spacing w:before="20" w:after="20" w:line="260" w:lineRule="exact"/>
              <w:ind w:firstLine="0" w:firstLineChars="0"/>
              <w:jc w:val="center"/>
            </w:pPr>
            <w:r>
              <w:rPr>
                <w:rFonts w:ascii="Times New Roman" w:hAnsi="Times New Roman" w:eastAsia="宋体"/>
                <w:b w:val="0"/>
                <w:sz w:val="18"/>
              </w:rPr>
              <w:t>400.00</w:t>
            </w:r>
          </w:p>
        </w:tc>
        <w:tc>
          <w:tcPr>
            <w:tcW w:w="992" w:type="dxa"/>
            <w:tcMar>
              <w:left w:w="70" w:type="dxa"/>
              <w:right w:w="70" w:type="dxa"/>
            </w:tcMar>
            <w:vAlign w:val="center"/>
          </w:tcPr>
          <w:p w14:paraId="16CCEC90">
            <w:pPr>
              <w:keepNext/>
              <w:spacing w:before="20" w:after="20" w:line="260" w:lineRule="exact"/>
              <w:ind w:firstLine="0" w:firstLineChars="0"/>
              <w:jc w:val="center"/>
            </w:pPr>
            <w:r>
              <w:rPr>
                <w:rFonts w:ascii="Times New Roman" w:hAnsi="Times New Roman" w:eastAsia="宋体"/>
                <w:b w:val="0"/>
                <w:sz w:val="18"/>
              </w:rPr>
              <w:t>7</w:t>
            </w:r>
          </w:p>
        </w:tc>
        <w:tc>
          <w:tcPr>
            <w:tcW w:w="1427" w:type="dxa"/>
            <w:tcMar>
              <w:left w:w="70" w:type="dxa"/>
              <w:right w:w="70" w:type="dxa"/>
            </w:tcMar>
            <w:vAlign w:val="center"/>
          </w:tcPr>
          <w:p w14:paraId="66C0CED2">
            <w:pPr>
              <w:keepNext/>
              <w:spacing w:before="20" w:after="20" w:line="260" w:lineRule="exact"/>
              <w:ind w:firstLine="0" w:firstLineChars="0"/>
              <w:jc w:val="center"/>
            </w:pPr>
            <w:r>
              <w:rPr>
                <w:rFonts w:ascii="Times New Roman" w:hAnsi="Times New Roman" w:eastAsia="宋体"/>
                <w:b w:val="0"/>
                <w:sz w:val="18"/>
              </w:rPr>
              <w:t>634.36</w:t>
            </w:r>
          </w:p>
        </w:tc>
      </w:tr>
      <w:tr w14:paraId="08EEC8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444B167F">
            <w:pPr>
              <w:keepNext/>
              <w:spacing w:before="20" w:after="20" w:line="260" w:lineRule="exact"/>
              <w:ind w:firstLine="0" w:firstLineChars="0"/>
              <w:jc w:val="center"/>
            </w:pPr>
            <w:r>
              <w:rPr>
                <w:rFonts w:ascii="Times New Roman" w:hAnsi="Times New Roman" w:eastAsia="宋体"/>
                <w:b w:val="0"/>
                <w:sz w:val="18"/>
              </w:rPr>
              <w:t>架空为主</w:t>
            </w:r>
          </w:p>
        </w:tc>
        <w:tc>
          <w:tcPr>
            <w:tcW w:w="1054" w:type="dxa"/>
            <w:tcMar>
              <w:left w:w="70" w:type="dxa"/>
              <w:right w:w="70" w:type="dxa"/>
            </w:tcMar>
            <w:vAlign w:val="center"/>
          </w:tcPr>
          <w:p w14:paraId="39EF4C8D">
            <w:pPr>
              <w:keepNext/>
              <w:spacing w:before="20" w:after="20" w:line="260" w:lineRule="exact"/>
              <w:ind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2DC1C843">
            <w:pPr>
              <w:keepNext/>
              <w:spacing w:before="20" w:after="20" w:line="260" w:lineRule="exact"/>
              <w:ind w:firstLine="0" w:firstLineChars="0"/>
              <w:jc w:val="center"/>
            </w:pPr>
            <w:r>
              <w:rPr>
                <w:rFonts w:ascii="Times New Roman" w:hAnsi="Times New Roman" w:eastAsia="宋体"/>
                <w:b w:val="0"/>
                <w:sz w:val="18"/>
              </w:rPr>
              <w:t>1.05</w:t>
            </w:r>
          </w:p>
        </w:tc>
        <w:tc>
          <w:tcPr>
            <w:tcW w:w="1551" w:type="dxa"/>
            <w:tcMar>
              <w:left w:w="70" w:type="dxa"/>
              <w:right w:w="70" w:type="dxa"/>
            </w:tcMar>
            <w:vAlign w:val="center"/>
          </w:tcPr>
          <w:p w14:paraId="4CA96F2A">
            <w:pPr>
              <w:keepNext/>
              <w:spacing w:before="20" w:after="20" w:line="260" w:lineRule="exact"/>
              <w:ind w:firstLine="0" w:firstLineChars="0"/>
              <w:jc w:val="center"/>
            </w:pPr>
            <w:r>
              <w:rPr>
                <w:rFonts w:ascii="Times New Roman" w:hAnsi="Times New Roman" w:eastAsia="宋体"/>
                <w:b w:val="0"/>
                <w:sz w:val="18"/>
              </w:rPr>
              <w:t>2.00</w:t>
            </w:r>
          </w:p>
        </w:tc>
        <w:tc>
          <w:tcPr>
            <w:tcW w:w="1489" w:type="dxa"/>
            <w:tcMar>
              <w:left w:w="70" w:type="dxa"/>
              <w:right w:w="70" w:type="dxa"/>
            </w:tcMar>
            <w:vAlign w:val="center"/>
          </w:tcPr>
          <w:p w14:paraId="2B234B0B">
            <w:pPr>
              <w:keepNext/>
              <w:spacing w:before="20" w:after="20" w:line="260" w:lineRule="exact"/>
              <w:ind w:firstLine="0" w:firstLineChars="0"/>
              <w:jc w:val="center"/>
            </w:pPr>
            <w:r>
              <w:rPr>
                <w:rFonts w:ascii="Times New Roman" w:hAnsi="Times New Roman" w:eastAsia="宋体"/>
                <w:b w:val="0"/>
                <w:sz w:val="18"/>
              </w:rPr>
              <w:t>400.00</w:t>
            </w:r>
          </w:p>
        </w:tc>
        <w:tc>
          <w:tcPr>
            <w:tcW w:w="992" w:type="dxa"/>
            <w:tcMar>
              <w:left w:w="70" w:type="dxa"/>
              <w:right w:w="70" w:type="dxa"/>
            </w:tcMar>
            <w:vAlign w:val="center"/>
          </w:tcPr>
          <w:p w14:paraId="10AA7FA2">
            <w:pPr>
              <w:keepNext/>
              <w:spacing w:before="20" w:after="20" w:line="260" w:lineRule="exact"/>
              <w:ind w:firstLine="0" w:firstLineChars="0"/>
              <w:jc w:val="center"/>
            </w:pPr>
            <w:r>
              <w:rPr>
                <w:rFonts w:ascii="Times New Roman" w:hAnsi="Times New Roman" w:eastAsia="宋体"/>
                <w:b w:val="0"/>
                <w:sz w:val="18"/>
              </w:rPr>
              <w:t>7</w:t>
            </w:r>
          </w:p>
        </w:tc>
        <w:tc>
          <w:tcPr>
            <w:tcW w:w="1427" w:type="dxa"/>
            <w:tcMar>
              <w:left w:w="70" w:type="dxa"/>
              <w:right w:w="70" w:type="dxa"/>
            </w:tcMar>
            <w:vAlign w:val="center"/>
          </w:tcPr>
          <w:p w14:paraId="5E91C98E">
            <w:pPr>
              <w:keepNext/>
              <w:spacing w:before="20" w:after="20" w:line="260" w:lineRule="exact"/>
              <w:ind w:firstLine="0" w:firstLineChars="0"/>
              <w:jc w:val="center"/>
            </w:pPr>
            <w:r>
              <w:rPr>
                <w:rFonts w:ascii="Times New Roman" w:hAnsi="Times New Roman" w:eastAsia="宋体"/>
                <w:b w:val="0"/>
                <w:sz w:val="18"/>
              </w:rPr>
              <w:t>845.82</w:t>
            </w:r>
          </w:p>
        </w:tc>
      </w:tr>
      <w:tr w14:paraId="11F373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3A75A9A">
            <w:pPr>
              <w:keepNext/>
              <w:spacing w:before="20" w:after="20" w:line="260" w:lineRule="exact"/>
              <w:ind w:firstLine="0" w:firstLineChars="0"/>
              <w:jc w:val="center"/>
            </w:pPr>
            <w:r>
              <w:rPr>
                <w:rFonts w:ascii="Times New Roman" w:hAnsi="Times New Roman" w:eastAsia="宋体"/>
                <w:b w:val="0"/>
                <w:sz w:val="18"/>
              </w:rPr>
              <w:t>架空为主</w:t>
            </w:r>
          </w:p>
        </w:tc>
        <w:tc>
          <w:tcPr>
            <w:tcW w:w="1054" w:type="dxa"/>
            <w:tcMar>
              <w:left w:w="70" w:type="dxa"/>
              <w:right w:w="70" w:type="dxa"/>
            </w:tcMar>
            <w:vAlign w:val="center"/>
          </w:tcPr>
          <w:p w14:paraId="6F9FE286">
            <w:pPr>
              <w:keepNext/>
              <w:spacing w:before="20" w:after="20" w:line="260" w:lineRule="exact"/>
              <w:ind w:firstLine="0" w:firstLineChars="0"/>
              <w:jc w:val="center"/>
            </w:pPr>
            <w:r>
              <w:rPr>
                <w:rFonts w:ascii="Times New Roman" w:hAnsi="Times New Roman" w:eastAsia="宋体"/>
                <w:b w:val="0"/>
                <w:sz w:val="18"/>
              </w:rPr>
              <w:t>1.25</w:t>
            </w:r>
          </w:p>
        </w:tc>
        <w:tc>
          <w:tcPr>
            <w:tcW w:w="868" w:type="dxa"/>
            <w:tcMar>
              <w:left w:w="70" w:type="dxa"/>
              <w:right w:w="70" w:type="dxa"/>
            </w:tcMar>
            <w:vAlign w:val="center"/>
          </w:tcPr>
          <w:p w14:paraId="2B057D72">
            <w:pPr>
              <w:keepNext/>
              <w:spacing w:before="20" w:after="20" w:line="260" w:lineRule="exact"/>
              <w:ind w:firstLine="0" w:firstLineChars="0"/>
              <w:jc w:val="center"/>
            </w:pPr>
            <w:r>
              <w:rPr>
                <w:rFonts w:ascii="Times New Roman" w:hAnsi="Times New Roman" w:eastAsia="宋体"/>
                <w:b w:val="0"/>
                <w:sz w:val="18"/>
              </w:rPr>
              <w:t>0.84</w:t>
            </w:r>
          </w:p>
        </w:tc>
        <w:tc>
          <w:tcPr>
            <w:tcW w:w="1551" w:type="dxa"/>
            <w:tcMar>
              <w:left w:w="70" w:type="dxa"/>
              <w:right w:w="70" w:type="dxa"/>
            </w:tcMar>
            <w:vAlign w:val="center"/>
          </w:tcPr>
          <w:p w14:paraId="2E8A14C7">
            <w:pPr>
              <w:keepNext/>
              <w:spacing w:before="20" w:after="20" w:line="260" w:lineRule="exact"/>
              <w:ind w:firstLine="0" w:firstLineChars="0"/>
              <w:jc w:val="center"/>
            </w:pPr>
            <w:r>
              <w:rPr>
                <w:rFonts w:ascii="Times New Roman" w:hAnsi="Times New Roman" w:eastAsia="宋体"/>
                <w:b w:val="0"/>
                <w:sz w:val="18"/>
              </w:rPr>
              <w:t>2.00</w:t>
            </w:r>
          </w:p>
        </w:tc>
        <w:tc>
          <w:tcPr>
            <w:tcW w:w="1489" w:type="dxa"/>
            <w:tcMar>
              <w:left w:w="70" w:type="dxa"/>
              <w:right w:w="70" w:type="dxa"/>
            </w:tcMar>
            <w:vAlign w:val="center"/>
          </w:tcPr>
          <w:p w14:paraId="314FC73E">
            <w:pPr>
              <w:keepNext/>
              <w:spacing w:before="20" w:after="20" w:line="260" w:lineRule="exact"/>
              <w:ind w:firstLine="0" w:firstLineChars="0"/>
              <w:jc w:val="center"/>
            </w:pPr>
            <w:r>
              <w:rPr>
                <w:rFonts w:ascii="Times New Roman" w:hAnsi="Times New Roman" w:eastAsia="宋体"/>
                <w:b w:val="0"/>
                <w:sz w:val="18"/>
              </w:rPr>
              <w:t>400.00</w:t>
            </w:r>
          </w:p>
        </w:tc>
        <w:tc>
          <w:tcPr>
            <w:tcW w:w="992" w:type="dxa"/>
            <w:tcMar>
              <w:left w:w="70" w:type="dxa"/>
              <w:right w:w="70" w:type="dxa"/>
            </w:tcMar>
            <w:vAlign w:val="center"/>
          </w:tcPr>
          <w:p w14:paraId="3084C32F">
            <w:pPr>
              <w:keepNext/>
              <w:spacing w:before="20" w:after="20" w:line="260" w:lineRule="exact"/>
              <w:ind w:firstLine="0" w:firstLineChars="0"/>
              <w:jc w:val="center"/>
            </w:pPr>
            <w:r>
              <w:rPr>
                <w:rFonts w:ascii="Times New Roman" w:hAnsi="Times New Roman" w:eastAsia="宋体"/>
                <w:b w:val="0"/>
                <w:sz w:val="18"/>
              </w:rPr>
              <w:t>7</w:t>
            </w:r>
          </w:p>
        </w:tc>
        <w:tc>
          <w:tcPr>
            <w:tcW w:w="1427" w:type="dxa"/>
            <w:tcMar>
              <w:left w:w="70" w:type="dxa"/>
              <w:right w:w="70" w:type="dxa"/>
            </w:tcMar>
            <w:vAlign w:val="center"/>
          </w:tcPr>
          <w:p w14:paraId="4C8A35DF">
            <w:pPr>
              <w:keepNext/>
              <w:spacing w:before="20" w:after="20" w:line="260" w:lineRule="exact"/>
              <w:ind w:firstLine="0" w:firstLineChars="0"/>
              <w:jc w:val="center"/>
            </w:pPr>
            <w:r>
              <w:rPr>
                <w:rFonts w:ascii="Times New Roman" w:hAnsi="Times New Roman" w:eastAsia="宋体"/>
                <w:b w:val="0"/>
                <w:sz w:val="18"/>
              </w:rPr>
              <w:t>1057.27</w:t>
            </w:r>
          </w:p>
        </w:tc>
      </w:tr>
      <w:tr w14:paraId="2E7E75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857F018">
            <w:pPr>
              <w:keepNext/>
              <w:spacing w:before="20" w:after="20" w:line="260" w:lineRule="exact"/>
              <w:ind w:firstLine="0" w:firstLineChars="0"/>
              <w:jc w:val="center"/>
            </w:pPr>
            <w:r>
              <w:rPr>
                <w:rFonts w:ascii="Times New Roman" w:hAnsi="Times New Roman" w:eastAsia="宋体"/>
                <w:b w:val="0"/>
                <w:sz w:val="18"/>
              </w:rPr>
              <w:t>电缆为主</w:t>
            </w:r>
          </w:p>
        </w:tc>
        <w:tc>
          <w:tcPr>
            <w:tcW w:w="1054" w:type="dxa"/>
            <w:tcMar>
              <w:left w:w="70" w:type="dxa"/>
              <w:right w:w="70" w:type="dxa"/>
            </w:tcMar>
            <w:vAlign w:val="center"/>
          </w:tcPr>
          <w:p w14:paraId="205840D9">
            <w:pPr>
              <w:keepNext/>
              <w:spacing w:before="20" w:after="20" w:line="260" w:lineRule="exact"/>
              <w:ind w:firstLine="0" w:firstLineChars="0"/>
              <w:jc w:val="center"/>
            </w:pPr>
            <w:r>
              <w:rPr>
                <w:rFonts w:ascii="Times New Roman" w:hAnsi="Times New Roman" w:eastAsia="宋体"/>
                <w:b w:val="0"/>
                <w:sz w:val="18"/>
              </w:rPr>
              <w:t>0.75</w:t>
            </w:r>
          </w:p>
        </w:tc>
        <w:tc>
          <w:tcPr>
            <w:tcW w:w="868" w:type="dxa"/>
            <w:tcMar>
              <w:left w:w="70" w:type="dxa"/>
              <w:right w:w="70" w:type="dxa"/>
            </w:tcMar>
            <w:vAlign w:val="center"/>
          </w:tcPr>
          <w:p w14:paraId="1A217E57">
            <w:pPr>
              <w:keepNext/>
              <w:spacing w:before="20" w:after="20" w:line="260" w:lineRule="exact"/>
              <w:ind w:firstLine="0" w:firstLineChars="0"/>
              <w:jc w:val="center"/>
            </w:pPr>
            <w:r>
              <w:rPr>
                <w:rFonts w:ascii="Times New Roman" w:hAnsi="Times New Roman" w:eastAsia="宋体"/>
                <w:b w:val="0"/>
                <w:sz w:val="18"/>
              </w:rPr>
              <w:t>0.35</w:t>
            </w:r>
          </w:p>
        </w:tc>
        <w:tc>
          <w:tcPr>
            <w:tcW w:w="1551" w:type="dxa"/>
            <w:tcMar>
              <w:left w:w="70" w:type="dxa"/>
              <w:right w:w="70" w:type="dxa"/>
            </w:tcMar>
            <w:vAlign w:val="center"/>
          </w:tcPr>
          <w:p w14:paraId="7463F5B9">
            <w:pPr>
              <w:keepNext/>
              <w:spacing w:before="20" w:after="20" w:line="260" w:lineRule="exact"/>
              <w:ind w:firstLine="0" w:firstLineChars="0"/>
              <w:jc w:val="center"/>
            </w:pPr>
            <w:r>
              <w:rPr>
                <w:rFonts w:ascii="Times New Roman" w:hAnsi="Times New Roman" w:eastAsia="宋体"/>
                <w:b w:val="0"/>
                <w:sz w:val="18"/>
              </w:rPr>
              <w:t>2.00</w:t>
            </w:r>
          </w:p>
        </w:tc>
        <w:tc>
          <w:tcPr>
            <w:tcW w:w="1489" w:type="dxa"/>
            <w:tcMar>
              <w:left w:w="70" w:type="dxa"/>
              <w:right w:w="70" w:type="dxa"/>
            </w:tcMar>
            <w:vAlign w:val="center"/>
          </w:tcPr>
          <w:p w14:paraId="5A4E0E6E">
            <w:pPr>
              <w:keepNext/>
              <w:spacing w:before="20" w:after="20" w:line="260" w:lineRule="exact"/>
              <w:ind w:firstLine="0" w:firstLineChars="0"/>
              <w:jc w:val="center"/>
            </w:pPr>
            <w:r>
              <w:rPr>
                <w:rFonts w:ascii="Times New Roman" w:hAnsi="Times New Roman" w:eastAsia="宋体"/>
                <w:b w:val="0"/>
                <w:sz w:val="18"/>
              </w:rPr>
              <w:t>400.00</w:t>
            </w:r>
          </w:p>
        </w:tc>
        <w:tc>
          <w:tcPr>
            <w:tcW w:w="992" w:type="dxa"/>
            <w:tcMar>
              <w:left w:w="70" w:type="dxa"/>
              <w:right w:w="70" w:type="dxa"/>
            </w:tcMar>
            <w:vAlign w:val="center"/>
          </w:tcPr>
          <w:p w14:paraId="1330294D">
            <w:pPr>
              <w:keepNext/>
              <w:spacing w:before="20" w:after="20" w:line="260" w:lineRule="exact"/>
              <w:ind w:firstLine="0" w:firstLineChars="0"/>
              <w:jc w:val="center"/>
            </w:pPr>
            <w:r>
              <w:rPr>
                <w:rFonts w:ascii="Times New Roman" w:hAnsi="Times New Roman" w:eastAsia="宋体"/>
                <w:b w:val="0"/>
                <w:sz w:val="18"/>
              </w:rPr>
              <w:t>5</w:t>
            </w:r>
          </w:p>
        </w:tc>
        <w:tc>
          <w:tcPr>
            <w:tcW w:w="1427" w:type="dxa"/>
            <w:tcMar>
              <w:left w:w="70" w:type="dxa"/>
              <w:right w:w="70" w:type="dxa"/>
            </w:tcMar>
            <w:vAlign w:val="center"/>
          </w:tcPr>
          <w:p w14:paraId="205144A3">
            <w:pPr>
              <w:keepNext/>
              <w:spacing w:before="20" w:after="20" w:line="260" w:lineRule="exact"/>
              <w:ind w:firstLine="0" w:firstLineChars="0"/>
              <w:jc w:val="center"/>
            </w:pPr>
            <w:r>
              <w:rPr>
                <w:rFonts w:ascii="Times New Roman" w:hAnsi="Times New Roman" w:eastAsia="宋体"/>
                <w:b w:val="0"/>
                <w:sz w:val="18"/>
              </w:rPr>
              <w:t>2246.95</w:t>
            </w:r>
          </w:p>
        </w:tc>
      </w:tr>
      <w:tr w14:paraId="54B61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EB18BC2">
            <w:pPr>
              <w:keepNext/>
              <w:spacing w:before="20" w:after="20" w:line="260" w:lineRule="exact"/>
              <w:ind w:firstLine="0" w:firstLineChars="0"/>
              <w:jc w:val="center"/>
            </w:pPr>
            <w:r>
              <w:rPr>
                <w:rFonts w:ascii="Times New Roman" w:hAnsi="Times New Roman" w:eastAsia="宋体"/>
                <w:b w:val="0"/>
                <w:sz w:val="18"/>
              </w:rPr>
              <w:t>电缆为主</w:t>
            </w:r>
          </w:p>
        </w:tc>
        <w:tc>
          <w:tcPr>
            <w:tcW w:w="1054" w:type="dxa"/>
            <w:tcMar>
              <w:left w:w="70" w:type="dxa"/>
              <w:right w:w="70" w:type="dxa"/>
            </w:tcMar>
            <w:vAlign w:val="center"/>
          </w:tcPr>
          <w:p w14:paraId="434375F0">
            <w:pPr>
              <w:keepNext/>
              <w:spacing w:before="20" w:after="20" w:line="260" w:lineRule="exact"/>
              <w:ind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0A3A96EA">
            <w:pPr>
              <w:keepNext/>
              <w:spacing w:before="20" w:after="20" w:line="260" w:lineRule="exact"/>
              <w:ind w:firstLine="0" w:firstLineChars="0"/>
              <w:jc w:val="center"/>
            </w:pPr>
            <w:r>
              <w:rPr>
                <w:rFonts w:ascii="Times New Roman" w:hAnsi="Times New Roman" w:eastAsia="宋体"/>
                <w:b w:val="0"/>
                <w:sz w:val="18"/>
              </w:rPr>
              <w:t>0.26</w:t>
            </w:r>
          </w:p>
        </w:tc>
        <w:tc>
          <w:tcPr>
            <w:tcW w:w="1551" w:type="dxa"/>
            <w:tcMar>
              <w:left w:w="70" w:type="dxa"/>
              <w:right w:w="70" w:type="dxa"/>
            </w:tcMar>
            <w:vAlign w:val="center"/>
          </w:tcPr>
          <w:p w14:paraId="22BA7DD3">
            <w:pPr>
              <w:keepNext/>
              <w:spacing w:before="20" w:after="20" w:line="260" w:lineRule="exact"/>
              <w:ind w:firstLine="0" w:firstLineChars="0"/>
              <w:jc w:val="center"/>
            </w:pPr>
            <w:r>
              <w:rPr>
                <w:rFonts w:ascii="Times New Roman" w:hAnsi="Times New Roman" w:eastAsia="宋体"/>
                <w:b w:val="0"/>
                <w:sz w:val="18"/>
              </w:rPr>
              <w:t>2.25</w:t>
            </w:r>
          </w:p>
        </w:tc>
        <w:tc>
          <w:tcPr>
            <w:tcW w:w="1489" w:type="dxa"/>
            <w:tcMar>
              <w:left w:w="70" w:type="dxa"/>
              <w:right w:w="70" w:type="dxa"/>
            </w:tcMar>
            <w:vAlign w:val="center"/>
          </w:tcPr>
          <w:p w14:paraId="20410BD8">
            <w:pPr>
              <w:keepNext/>
              <w:spacing w:before="20" w:after="20" w:line="260" w:lineRule="exact"/>
              <w:ind w:firstLine="0" w:firstLineChars="0"/>
              <w:jc w:val="center"/>
            </w:pPr>
            <w:r>
              <w:rPr>
                <w:rFonts w:ascii="Times New Roman" w:hAnsi="Times New Roman" w:eastAsia="宋体"/>
                <w:b w:val="0"/>
                <w:sz w:val="18"/>
              </w:rPr>
              <w:t>450.00</w:t>
            </w:r>
          </w:p>
        </w:tc>
        <w:tc>
          <w:tcPr>
            <w:tcW w:w="992" w:type="dxa"/>
            <w:tcMar>
              <w:left w:w="70" w:type="dxa"/>
              <w:right w:w="70" w:type="dxa"/>
            </w:tcMar>
            <w:vAlign w:val="center"/>
          </w:tcPr>
          <w:p w14:paraId="2C6F87A2">
            <w:pPr>
              <w:keepNext/>
              <w:spacing w:before="20" w:after="20" w:line="260" w:lineRule="exact"/>
              <w:ind w:firstLine="0" w:firstLineChars="0"/>
              <w:jc w:val="center"/>
            </w:pPr>
            <w:r>
              <w:rPr>
                <w:rFonts w:ascii="Times New Roman" w:hAnsi="Times New Roman" w:eastAsia="宋体"/>
                <w:b w:val="0"/>
                <w:sz w:val="18"/>
              </w:rPr>
              <w:t>3</w:t>
            </w:r>
          </w:p>
        </w:tc>
        <w:tc>
          <w:tcPr>
            <w:tcW w:w="1427" w:type="dxa"/>
            <w:tcMar>
              <w:left w:w="70" w:type="dxa"/>
              <w:right w:w="70" w:type="dxa"/>
            </w:tcMar>
            <w:vAlign w:val="center"/>
          </w:tcPr>
          <w:p w14:paraId="7EDC7F7D">
            <w:pPr>
              <w:keepNext/>
              <w:spacing w:before="20" w:after="20" w:line="260" w:lineRule="exact"/>
              <w:ind w:firstLine="0" w:firstLineChars="0"/>
              <w:jc w:val="center"/>
            </w:pPr>
            <w:r>
              <w:rPr>
                <w:rFonts w:ascii="Times New Roman" w:hAnsi="Times New Roman" w:eastAsia="宋体"/>
                <w:b w:val="0"/>
                <w:sz w:val="18"/>
              </w:rPr>
              <w:t>2829.88</w:t>
            </w:r>
          </w:p>
        </w:tc>
      </w:tr>
      <w:tr w14:paraId="2A216F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6B9F8EA">
            <w:pPr>
              <w:keepNext w:val="0"/>
              <w:spacing w:before="20" w:after="20" w:line="260" w:lineRule="exact"/>
              <w:ind w:firstLine="0" w:firstLineChars="0"/>
              <w:jc w:val="center"/>
            </w:pPr>
            <w:r>
              <w:rPr>
                <w:rFonts w:ascii="Times New Roman" w:hAnsi="Times New Roman" w:eastAsia="宋体"/>
                <w:b w:val="0"/>
                <w:sz w:val="18"/>
              </w:rPr>
              <w:t>电缆为主</w:t>
            </w:r>
          </w:p>
        </w:tc>
        <w:tc>
          <w:tcPr>
            <w:tcW w:w="1054" w:type="dxa"/>
            <w:tcMar>
              <w:left w:w="70" w:type="dxa"/>
              <w:right w:w="70" w:type="dxa"/>
            </w:tcMar>
            <w:vAlign w:val="center"/>
          </w:tcPr>
          <w:p w14:paraId="1B7191B2">
            <w:pPr>
              <w:keepNext w:val="0"/>
              <w:spacing w:before="20" w:after="20" w:line="260" w:lineRule="exact"/>
              <w:ind w:firstLine="0" w:firstLineChars="0"/>
              <w:jc w:val="center"/>
            </w:pPr>
            <w:r>
              <w:rPr>
                <w:rFonts w:ascii="Times New Roman" w:hAnsi="Times New Roman" w:eastAsia="宋体"/>
                <w:b w:val="0"/>
                <w:sz w:val="18"/>
              </w:rPr>
              <w:t>1.25</w:t>
            </w:r>
          </w:p>
        </w:tc>
        <w:tc>
          <w:tcPr>
            <w:tcW w:w="868" w:type="dxa"/>
            <w:tcMar>
              <w:left w:w="70" w:type="dxa"/>
              <w:right w:w="70" w:type="dxa"/>
            </w:tcMar>
            <w:vAlign w:val="center"/>
          </w:tcPr>
          <w:p w14:paraId="7A90C327">
            <w:pPr>
              <w:keepNext w:val="0"/>
              <w:spacing w:before="20" w:after="20" w:line="260" w:lineRule="exact"/>
              <w:ind w:firstLine="0" w:firstLineChars="0"/>
              <w:jc w:val="center"/>
            </w:pPr>
            <w:r>
              <w:rPr>
                <w:rFonts w:ascii="Times New Roman" w:hAnsi="Times New Roman" w:eastAsia="宋体"/>
                <w:b w:val="0"/>
                <w:sz w:val="18"/>
              </w:rPr>
              <w:t>0.21</w:t>
            </w:r>
          </w:p>
        </w:tc>
        <w:tc>
          <w:tcPr>
            <w:tcW w:w="1551" w:type="dxa"/>
            <w:tcMar>
              <w:left w:w="70" w:type="dxa"/>
              <w:right w:w="70" w:type="dxa"/>
            </w:tcMar>
            <w:vAlign w:val="center"/>
          </w:tcPr>
          <w:p w14:paraId="5A4CF9CB">
            <w:pPr>
              <w:keepNext w:val="0"/>
              <w:spacing w:before="20" w:after="20" w:line="260" w:lineRule="exact"/>
              <w:ind w:firstLine="0" w:firstLineChars="0"/>
              <w:jc w:val="center"/>
            </w:pPr>
            <w:r>
              <w:rPr>
                <w:rFonts w:ascii="Times New Roman" w:hAnsi="Times New Roman" w:eastAsia="宋体"/>
                <w:b w:val="0"/>
                <w:sz w:val="18"/>
              </w:rPr>
              <w:t>2.25</w:t>
            </w:r>
          </w:p>
        </w:tc>
        <w:tc>
          <w:tcPr>
            <w:tcW w:w="1489" w:type="dxa"/>
            <w:tcMar>
              <w:left w:w="70" w:type="dxa"/>
              <w:right w:w="70" w:type="dxa"/>
            </w:tcMar>
            <w:vAlign w:val="center"/>
          </w:tcPr>
          <w:p w14:paraId="118775CB">
            <w:pPr>
              <w:keepNext w:val="0"/>
              <w:spacing w:before="20" w:after="20" w:line="260" w:lineRule="exact"/>
              <w:ind w:firstLine="0" w:firstLineChars="0"/>
              <w:jc w:val="center"/>
            </w:pPr>
            <w:r>
              <w:rPr>
                <w:rFonts w:ascii="Times New Roman" w:hAnsi="Times New Roman" w:eastAsia="宋体"/>
                <w:b w:val="0"/>
                <w:sz w:val="18"/>
              </w:rPr>
              <w:t>450.00</w:t>
            </w:r>
          </w:p>
        </w:tc>
        <w:tc>
          <w:tcPr>
            <w:tcW w:w="992" w:type="dxa"/>
            <w:tcMar>
              <w:left w:w="70" w:type="dxa"/>
              <w:right w:w="70" w:type="dxa"/>
            </w:tcMar>
            <w:vAlign w:val="center"/>
          </w:tcPr>
          <w:p w14:paraId="3BF35F6D">
            <w:pPr>
              <w:keepNext w:val="0"/>
              <w:spacing w:before="20" w:after="20" w:line="260" w:lineRule="exact"/>
              <w:ind w:firstLine="0" w:firstLineChars="0"/>
              <w:jc w:val="center"/>
            </w:pPr>
            <w:r>
              <w:rPr>
                <w:rFonts w:ascii="Times New Roman" w:hAnsi="Times New Roman" w:eastAsia="宋体"/>
                <w:b w:val="0"/>
                <w:sz w:val="18"/>
              </w:rPr>
              <w:t>3</w:t>
            </w:r>
          </w:p>
        </w:tc>
        <w:tc>
          <w:tcPr>
            <w:tcW w:w="1427" w:type="dxa"/>
            <w:tcMar>
              <w:left w:w="70" w:type="dxa"/>
              <w:right w:w="70" w:type="dxa"/>
            </w:tcMar>
            <w:vAlign w:val="center"/>
          </w:tcPr>
          <w:p w14:paraId="741AF938">
            <w:pPr>
              <w:keepNext w:val="0"/>
              <w:spacing w:before="20" w:after="20" w:line="260" w:lineRule="exact"/>
              <w:ind w:firstLine="0" w:firstLineChars="0"/>
              <w:jc w:val="center"/>
            </w:pPr>
            <w:r>
              <w:rPr>
                <w:rFonts w:ascii="Times New Roman" w:hAnsi="Times New Roman" w:eastAsia="宋体"/>
                <w:b w:val="0"/>
                <w:sz w:val="18"/>
              </w:rPr>
              <w:t>3192.38</w:t>
            </w:r>
          </w:p>
        </w:tc>
      </w:tr>
    </w:tbl>
    <w:p w14:paraId="7F0F9C14">
      <w:pPr>
        <w:pStyle w:val="2"/>
        <w:widowControl/>
        <w:spacing w:before="0" w:after="0" w:line="348" w:lineRule="exact"/>
        <w:ind w:firstLine="480"/>
        <w:jc w:val="both"/>
      </w:pPr>
      <w:r>
        <w:rPr>
          <w:rFonts w:ascii="Times New Roman" w:hAnsi="Times New Roman" w:eastAsia="方正仿宋_GBK"/>
          <w:b w:val="0"/>
          <w:sz w:val="24"/>
        </w:rPr>
        <w:t>主变价格保持不变时，线路价格降低会提高主变与线路单位功率投资比。为保持指标方向一致，配对分析按投资比从小到大列示：架空为主由约0.84增至1.40，电缆为主由约0.21增至0.35，分别对应线路价格由基准的1.25倍降至0.75倍。</w:t>
      </w:r>
    </w:p>
    <w:p w14:paraId="582645E5">
      <w:pPr>
        <w:pStyle w:val="2"/>
        <w:keepNext/>
        <w:spacing w:before="120" w:after="80" w:line="280" w:lineRule="exact"/>
        <w:ind w:firstLine="0"/>
        <w:jc w:val="center"/>
      </w:pPr>
      <w:r>
        <w:rPr>
          <w:rFonts w:ascii="Times New Roman" w:hAnsi="Times New Roman" w:eastAsia="宋体"/>
          <w:b w:val="0"/>
          <w:sz w:val="21"/>
        </w:rPr>
        <w:t>表5-76 主变与线路单位功率投资比提高时的配对结果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9164C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6DBBFA6">
            <w:pPr>
              <w:keepNext/>
              <w:spacing w:before="20" w:after="20" w:line="260" w:lineRule="exact"/>
              <w:ind w:firstLine="0" w:firstLineChars="0"/>
              <w:jc w:val="center"/>
            </w:pPr>
            <w:r>
              <w:rPr>
                <w:rFonts w:ascii="Times New Roman" w:hAnsi="Times New Roman" w:eastAsia="宋体"/>
                <w:b/>
                <w:sz w:val="18"/>
              </w:rPr>
              <w:t>供电区域类别</w:t>
            </w:r>
          </w:p>
        </w:tc>
        <w:tc>
          <w:tcPr>
            <w:tcW w:w="1187" w:type="dxa"/>
            <w:tcMar>
              <w:left w:w="70" w:type="dxa"/>
              <w:right w:w="70" w:type="dxa"/>
            </w:tcMar>
            <w:vAlign w:val="center"/>
          </w:tcPr>
          <w:p w14:paraId="47CD8C0B">
            <w:pPr>
              <w:keepNext/>
              <w:spacing w:before="20" w:after="20" w:line="260" w:lineRule="exact"/>
              <w:ind w:firstLine="0" w:firstLineChars="0"/>
              <w:jc w:val="center"/>
            </w:pPr>
            <w:r>
              <w:rPr>
                <w:rFonts w:ascii="Times New Roman" w:hAnsi="Times New Roman" w:eastAsia="宋体"/>
                <w:b/>
                <w:sz w:val="18"/>
              </w:rPr>
              <w:t>线路类型</w:t>
            </w:r>
          </w:p>
        </w:tc>
        <w:tc>
          <w:tcPr>
            <w:tcW w:w="1187" w:type="dxa"/>
            <w:tcMar>
              <w:left w:w="70" w:type="dxa"/>
              <w:right w:w="70" w:type="dxa"/>
            </w:tcMar>
            <w:vAlign w:val="center"/>
          </w:tcPr>
          <w:p w14:paraId="40120E32">
            <w:pPr>
              <w:keepNext/>
              <w:spacing w:before="20" w:after="20" w:line="260" w:lineRule="exact"/>
              <w:ind w:firstLine="0" w:firstLineChars="0"/>
              <w:jc w:val="center"/>
            </w:pPr>
            <w:r>
              <w:rPr>
                <w:rFonts w:ascii="Times New Roman" w:hAnsi="Times New Roman" w:eastAsia="宋体"/>
                <w:b/>
                <w:sz w:val="18"/>
              </w:rPr>
              <w:t>投资比变化</w:t>
            </w:r>
          </w:p>
        </w:tc>
        <w:tc>
          <w:tcPr>
            <w:tcW w:w="1187" w:type="dxa"/>
            <w:tcMar>
              <w:left w:w="70" w:type="dxa"/>
              <w:right w:w="70" w:type="dxa"/>
            </w:tcMar>
            <w:vAlign w:val="center"/>
          </w:tcPr>
          <w:p w14:paraId="42AF025C">
            <w:pPr>
              <w:keepNext/>
              <w:spacing w:before="20" w:after="20" w:line="260" w:lineRule="exact"/>
              <w:ind w:firstLine="0" w:firstLineChars="0"/>
              <w:jc w:val="center"/>
            </w:pPr>
            <w:r>
              <w:rPr>
                <w:rFonts w:ascii="Times New Roman" w:hAnsi="Times New Roman" w:eastAsia="宋体"/>
                <w:b/>
                <w:sz w:val="18"/>
              </w:rPr>
              <w:t>配对数</w:t>
            </w:r>
          </w:p>
        </w:tc>
        <w:tc>
          <w:tcPr>
            <w:tcW w:w="1187" w:type="dxa"/>
            <w:tcMar>
              <w:left w:w="70" w:type="dxa"/>
              <w:right w:w="70" w:type="dxa"/>
            </w:tcMar>
            <w:vAlign w:val="center"/>
          </w:tcPr>
          <w:p w14:paraId="10D6B057">
            <w:pPr>
              <w:keepNext/>
              <w:spacing w:before="20" w:after="20" w:line="260" w:lineRule="exact"/>
              <w:ind w:firstLine="0" w:firstLineChars="0"/>
              <w:jc w:val="center"/>
            </w:pPr>
            <w:r>
              <w:rPr>
                <w:rFonts w:ascii="Times New Roman" w:hAnsi="Times New Roman" w:eastAsia="宋体"/>
                <w:b/>
                <w:sz w:val="18"/>
              </w:rPr>
              <w:t>容载比平均变化</w:t>
            </w:r>
          </w:p>
        </w:tc>
        <w:tc>
          <w:tcPr>
            <w:tcW w:w="1187" w:type="dxa"/>
            <w:tcMar>
              <w:left w:w="70" w:type="dxa"/>
              <w:right w:w="70" w:type="dxa"/>
            </w:tcMar>
            <w:vAlign w:val="center"/>
          </w:tcPr>
          <w:p w14:paraId="268F8EF7">
            <w:pPr>
              <w:keepNext/>
              <w:spacing w:before="20" w:after="20" w:line="260" w:lineRule="exact"/>
              <w:ind w:firstLine="0" w:firstLineChars="0"/>
              <w:jc w:val="center"/>
            </w:pPr>
            <w:r>
              <w:rPr>
                <w:rFonts w:ascii="Times New Roman" w:hAnsi="Times New Roman" w:eastAsia="宋体"/>
                <w:b/>
                <w:sz w:val="18"/>
              </w:rPr>
              <w:t>容载比变化情景占比</w:t>
            </w:r>
          </w:p>
        </w:tc>
        <w:tc>
          <w:tcPr>
            <w:tcW w:w="1187" w:type="dxa"/>
            <w:tcMar>
              <w:left w:w="70" w:type="dxa"/>
              <w:right w:w="70" w:type="dxa"/>
            </w:tcMar>
            <w:vAlign w:val="center"/>
          </w:tcPr>
          <w:p w14:paraId="5B92D2F3">
            <w:pPr>
              <w:keepNext/>
              <w:spacing w:before="20" w:after="20" w:line="260" w:lineRule="exact"/>
              <w:ind w:firstLine="0" w:firstLineChars="0"/>
              <w:jc w:val="center"/>
            </w:pPr>
            <w:r>
              <w:rPr>
                <w:rFonts w:ascii="Times New Roman" w:hAnsi="Times New Roman" w:eastAsia="宋体"/>
                <w:b/>
                <w:sz w:val="18"/>
              </w:rPr>
              <w:t>费用现值平均变化/万元</w:t>
            </w:r>
          </w:p>
        </w:tc>
      </w:tr>
      <w:tr w14:paraId="5D08BC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24B4FF">
            <w:pPr>
              <w:keepNext/>
              <w:spacing w:before="20" w:after="20" w:line="260" w:lineRule="exact"/>
              <w:ind w:firstLine="0" w:firstLineChars="0"/>
              <w:jc w:val="center"/>
            </w:pPr>
            <w:r>
              <w:rPr>
                <w:rFonts w:ascii="Times New Roman" w:hAnsi="Times New Roman" w:eastAsia="宋体"/>
                <w:b w:val="0"/>
                <w:sz w:val="18"/>
              </w:rPr>
              <w:t>A类</w:t>
            </w:r>
          </w:p>
        </w:tc>
        <w:tc>
          <w:tcPr>
            <w:tcW w:w="1187" w:type="dxa"/>
            <w:tcMar>
              <w:left w:w="70" w:type="dxa"/>
              <w:right w:w="70" w:type="dxa"/>
            </w:tcMar>
            <w:vAlign w:val="center"/>
          </w:tcPr>
          <w:p w14:paraId="14F89F44">
            <w:pPr>
              <w:keepNext/>
              <w:spacing w:before="20" w:after="20" w:line="260" w:lineRule="exact"/>
              <w:ind w:firstLine="0" w:firstLineChars="0"/>
              <w:jc w:val="center"/>
            </w:pPr>
            <w:r>
              <w:rPr>
                <w:rFonts w:ascii="Times New Roman" w:hAnsi="Times New Roman" w:eastAsia="宋体"/>
                <w:b w:val="0"/>
                <w:sz w:val="18"/>
              </w:rPr>
              <w:t>架空为主</w:t>
            </w:r>
          </w:p>
        </w:tc>
        <w:tc>
          <w:tcPr>
            <w:tcW w:w="1187" w:type="dxa"/>
            <w:tcMar>
              <w:left w:w="70" w:type="dxa"/>
              <w:right w:w="70" w:type="dxa"/>
            </w:tcMar>
            <w:vAlign w:val="center"/>
          </w:tcPr>
          <w:p w14:paraId="08768EE9">
            <w:pPr>
              <w:keepNext/>
              <w:spacing w:before="20" w:after="20" w:line="260" w:lineRule="exact"/>
              <w:ind w:firstLine="0" w:firstLineChars="0"/>
              <w:jc w:val="center"/>
            </w:pPr>
            <w:r>
              <w:rPr>
                <w:rFonts w:ascii="Times New Roman" w:hAnsi="Times New Roman" w:eastAsia="宋体"/>
                <w:b w:val="0"/>
                <w:sz w:val="18"/>
              </w:rPr>
              <w:t>0.84→1.40</w:t>
            </w:r>
          </w:p>
        </w:tc>
        <w:tc>
          <w:tcPr>
            <w:tcW w:w="1187" w:type="dxa"/>
            <w:tcMar>
              <w:left w:w="70" w:type="dxa"/>
              <w:right w:w="70" w:type="dxa"/>
            </w:tcMar>
            <w:vAlign w:val="center"/>
          </w:tcPr>
          <w:p w14:paraId="25E96DF1">
            <w:pPr>
              <w:keepNext/>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10B16816">
            <w:pPr>
              <w:keepNext/>
              <w:spacing w:before="20" w:after="20" w:line="260" w:lineRule="exact"/>
              <w:ind w:firstLine="0" w:firstLineChars="0"/>
              <w:jc w:val="center"/>
            </w:pPr>
            <w:r>
              <w:rPr>
                <w:rFonts w:ascii="Times New Roman" w:hAnsi="Times New Roman" w:eastAsia="宋体"/>
                <w:b w:val="0"/>
                <w:sz w:val="18"/>
              </w:rPr>
              <w:t>-0.01</w:t>
            </w:r>
          </w:p>
        </w:tc>
        <w:tc>
          <w:tcPr>
            <w:tcW w:w="1187" w:type="dxa"/>
            <w:tcMar>
              <w:left w:w="70" w:type="dxa"/>
              <w:right w:w="70" w:type="dxa"/>
            </w:tcMar>
            <w:vAlign w:val="center"/>
          </w:tcPr>
          <w:p w14:paraId="444DB9AF">
            <w:pPr>
              <w:keepNext/>
              <w:spacing w:before="20" w:after="20" w:line="260" w:lineRule="exact"/>
              <w:ind w:firstLine="0" w:firstLineChars="0"/>
              <w:jc w:val="center"/>
            </w:pPr>
            <w:r>
              <w:rPr>
                <w:rFonts w:ascii="Times New Roman" w:hAnsi="Times New Roman" w:eastAsia="宋体"/>
                <w:b w:val="0"/>
                <w:sz w:val="18"/>
              </w:rPr>
              <w:t>7.14%</w:t>
            </w:r>
          </w:p>
        </w:tc>
        <w:tc>
          <w:tcPr>
            <w:tcW w:w="1187" w:type="dxa"/>
            <w:tcMar>
              <w:left w:w="70" w:type="dxa"/>
              <w:right w:w="70" w:type="dxa"/>
            </w:tcMar>
            <w:vAlign w:val="center"/>
          </w:tcPr>
          <w:p w14:paraId="641B2EEA">
            <w:pPr>
              <w:keepNext/>
              <w:spacing w:before="20" w:after="20" w:line="260" w:lineRule="exact"/>
              <w:ind w:firstLine="0" w:firstLineChars="0"/>
              <w:jc w:val="center"/>
            </w:pPr>
            <w:r>
              <w:rPr>
                <w:rFonts w:ascii="Times New Roman" w:hAnsi="Times New Roman" w:eastAsia="宋体"/>
                <w:b w:val="0"/>
                <w:sz w:val="18"/>
              </w:rPr>
              <w:t>-242.68</w:t>
            </w:r>
          </w:p>
        </w:tc>
      </w:tr>
      <w:tr w14:paraId="6E0339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675EC81">
            <w:pPr>
              <w:keepNext/>
              <w:spacing w:before="20" w:after="20" w:line="260" w:lineRule="exact"/>
              <w:ind w:firstLine="0" w:firstLineChars="0"/>
              <w:jc w:val="center"/>
            </w:pPr>
            <w:r>
              <w:rPr>
                <w:rFonts w:ascii="Times New Roman" w:hAnsi="Times New Roman" w:eastAsia="宋体"/>
                <w:b w:val="0"/>
                <w:sz w:val="18"/>
              </w:rPr>
              <w:t>A类</w:t>
            </w:r>
          </w:p>
        </w:tc>
        <w:tc>
          <w:tcPr>
            <w:tcW w:w="1187" w:type="dxa"/>
            <w:tcMar>
              <w:left w:w="70" w:type="dxa"/>
              <w:right w:w="70" w:type="dxa"/>
            </w:tcMar>
            <w:vAlign w:val="center"/>
          </w:tcPr>
          <w:p w14:paraId="26BB6F64">
            <w:pPr>
              <w:keepNext/>
              <w:spacing w:before="20" w:after="20" w:line="260" w:lineRule="exact"/>
              <w:ind w:firstLine="0" w:firstLineChars="0"/>
              <w:jc w:val="center"/>
            </w:pPr>
            <w:r>
              <w:rPr>
                <w:rFonts w:ascii="Times New Roman" w:hAnsi="Times New Roman" w:eastAsia="宋体"/>
                <w:b w:val="0"/>
                <w:sz w:val="18"/>
              </w:rPr>
              <w:t>电缆为主</w:t>
            </w:r>
          </w:p>
        </w:tc>
        <w:tc>
          <w:tcPr>
            <w:tcW w:w="1187" w:type="dxa"/>
            <w:tcMar>
              <w:left w:w="70" w:type="dxa"/>
              <w:right w:w="70" w:type="dxa"/>
            </w:tcMar>
            <w:vAlign w:val="center"/>
          </w:tcPr>
          <w:p w14:paraId="41B3EA79">
            <w:pPr>
              <w:keepNext/>
              <w:spacing w:before="20" w:after="20" w:line="260" w:lineRule="exact"/>
              <w:ind w:firstLine="0" w:firstLineChars="0"/>
              <w:jc w:val="center"/>
            </w:pPr>
            <w:r>
              <w:rPr>
                <w:rFonts w:ascii="Times New Roman" w:hAnsi="Times New Roman" w:eastAsia="宋体"/>
                <w:b w:val="0"/>
                <w:sz w:val="18"/>
              </w:rPr>
              <w:t>0.21→0.35</w:t>
            </w:r>
          </w:p>
        </w:tc>
        <w:tc>
          <w:tcPr>
            <w:tcW w:w="1187" w:type="dxa"/>
            <w:tcMar>
              <w:left w:w="70" w:type="dxa"/>
              <w:right w:w="70" w:type="dxa"/>
            </w:tcMar>
            <w:vAlign w:val="center"/>
          </w:tcPr>
          <w:p w14:paraId="6989B735">
            <w:pPr>
              <w:keepNext/>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79EF86AA">
            <w:pPr>
              <w:keepNext/>
              <w:spacing w:before="20" w:after="20" w:line="260" w:lineRule="exact"/>
              <w:ind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4988A874">
            <w:pPr>
              <w:keepNext/>
              <w:spacing w:before="20" w:after="20" w:line="260" w:lineRule="exact"/>
              <w:ind w:firstLine="0" w:firstLineChars="0"/>
              <w:jc w:val="center"/>
            </w:pPr>
            <w:r>
              <w:rPr>
                <w:rFonts w:ascii="Times New Roman" w:hAnsi="Times New Roman" w:eastAsia="宋体"/>
                <w:b w:val="0"/>
                <w:sz w:val="18"/>
              </w:rPr>
              <w:t>16.05%</w:t>
            </w:r>
          </w:p>
        </w:tc>
        <w:tc>
          <w:tcPr>
            <w:tcW w:w="1187" w:type="dxa"/>
            <w:tcMar>
              <w:left w:w="70" w:type="dxa"/>
              <w:right w:w="70" w:type="dxa"/>
            </w:tcMar>
            <w:vAlign w:val="center"/>
          </w:tcPr>
          <w:p w14:paraId="08E7AF82">
            <w:pPr>
              <w:keepNext/>
              <w:spacing w:before="20" w:after="20" w:line="260" w:lineRule="exact"/>
              <w:ind w:firstLine="0" w:firstLineChars="0"/>
              <w:jc w:val="center"/>
            </w:pPr>
            <w:r>
              <w:rPr>
                <w:rFonts w:ascii="Times New Roman" w:hAnsi="Times New Roman" w:eastAsia="宋体"/>
                <w:b w:val="0"/>
                <w:sz w:val="18"/>
              </w:rPr>
              <w:t>-730.83</w:t>
            </w:r>
          </w:p>
        </w:tc>
      </w:tr>
      <w:tr w14:paraId="225ECA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B039E3E">
            <w:pPr>
              <w:keepNext/>
              <w:spacing w:before="20" w:after="20" w:line="260" w:lineRule="exact"/>
              <w:ind w:firstLine="0" w:firstLineChars="0"/>
              <w:jc w:val="center"/>
            </w:pPr>
            <w:r>
              <w:rPr>
                <w:rFonts w:ascii="Times New Roman" w:hAnsi="Times New Roman" w:eastAsia="宋体"/>
                <w:b w:val="0"/>
                <w:sz w:val="18"/>
              </w:rPr>
              <w:t>B/C类</w:t>
            </w:r>
          </w:p>
        </w:tc>
        <w:tc>
          <w:tcPr>
            <w:tcW w:w="1187" w:type="dxa"/>
            <w:tcMar>
              <w:left w:w="70" w:type="dxa"/>
              <w:right w:w="70" w:type="dxa"/>
            </w:tcMar>
            <w:vAlign w:val="center"/>
          </w:tcPr>
          <w:p w14:paraId="51ABED4F">
            <w:pPr>
              <w:keepNext/>
              <w:spacing w:before="20" w:after="20" w:line="260" w:lineRule="exact"/>
              <w:ind w:firstLine="0" w:firstLineChars="0"/>
              <w:jc w:val="center"/>
            </w:pPr>
            <w:r>
              <w:rPr>
                <w:rFonts w:ascii="Times New Roman" w:hAnsi="Times New Roman" w:eastAsia="宋体"/>
                <w:b w:val="0"/>
                <w:sz w:val="18"/>
              </w:rPr>
              <w:t>架空为主</w:t>
            </w:r>
          </w:p>
        </w:tc>
        <w:tc>
          <w:tcPr>
            <w:tcW w:w="1187" w:type="dxa"/>
            <w:tcMar>
              <w:left w:w="70" w:type="dxa"/>
              <w:right w:w="70" w:type="dxa"/>
            </w:tcMar>
            <w:vAlign w:val="center"/>
          </w:tcPr>
          <w:p w14:paraId="1E8BBE07">
            <w:pPr>
              <w:keepNext/>
              <w:spacing w:before="20" w:after="20" w:line="260" w:lineRule="exact"/>
              <w:ind w:firstLine="0" w:firstLineChars="0"/>
              <w:jc w:val="center"/>
            </w:pPr>
            <w:r>
              <w:rPr>
                <w:rFonts w:ascii="Times New Roman" w:hAnsi="Times New Roman" w:eastAsia="宋体"/>
                <w:b w:val="0"/>
                <w:sz w:val="18"/>
              </w:rPr>
              <w:t>0.84→1.40</w:t>
            </w:r>
          </w:p>
        </w:tc>
        <w:tc>
          <w:tcPr>
            <w:tcW w:w="1187" w:type="dxa"/>
            <w:tcMar>
              <w:left w:w="70" w:type="dxa"/>
              <w:right w:w="70" w:type="dxa"/>
            </w:tcMar>
            <w:vAlign w:val="center"/>
          </w:tcPr>
          <w:p w14:paraId="691A9530">
            <w:pPr>
              <w:keepNext/>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1EE53EDE">
            <w:pPr>
              <w:keepNext/>
              <w:spacing w:before="20" w:after="20" w:line="260" w:lineRule="exact"/>
              <w:ind w:firstLine="0" w:firstLineChars="0"/>
              <w:jc w:val="center"/>
            </w:pPr>
            <w:r>
              <w:rPr>
                <w:rFonts w:ascii="Times New Roman" w:hAnsi="Times New Roman" w:eastAsia="宋体"/>
                <w:b w:val="0"/>
                <w:sz w:val="18"/>
              </w:rPr>
              <w:t>-0.01</w:t>
            </w:r>
          </w:p>
        </w:tc>
        <w:tc>
          <w:tcPr>
            <w:tcW w:w="1187" w:type="dxa"/>
            <w:tcMar>
              <w:left w:w="70" w:type="dxa"/>
              <w:right w:w="70" w:type="dxa"/>
            </w:tcMar>
            <w:vAlign w:val="center"/>
          </w:tcPr>
          <w:p w14:paraId="532B43EA">
            <w:pPr>
              <w:keepNext/>
              <w:spacing w:before="20" w:after="20" w:line="260" w:lineRule="exact"/>
              <w:ind w:firstLine="0" w:firstLineChars="0"/>
              <w:jc w:val="center"/>
            </w:pPr>
            <w:r>
              <w:rPr>
                <w:rFonts w:ascii="Times New Roman" w:hAnsi="Times New Roman" w:eastAsia="宋体"/>
                <w:b w:val="0"/>
                <w:sz w:val="18"/>
              </w:rPr>
              <w:t>6.90%</w:t>
            </w:r>
          </w:p>
        </w:tc>
        <w:tc>
          <w:tcPr>
            <w:tcW w:w="1187" w:type="dxa"/>
            <w:tcMar>
              <w:left w:w="70" w:type="dxa"/>
              <w:right w:w="70" w:type="dxa"/>
            </w:tcMar>
            <w:vAlign w:val="center"/>
          </w:tcPr>
          <w:p w14:paraId="4804BB82">
            <w:pPr>
              <w:keepNext/>
              <w:spacing w:before="20" w:after="20" w:line="260" w:lineRule="exact"/>
              <w:ind w:firstLine="0" w:firstLineChars="0"/>
              <w:jc w:val="center"/>
            </w:pPr>
            <w:r>
              <w:rPr>
                <w:rFonts w:ascii="Times New Roman" w:hAnsi="Times New Roman" w:eastAsia="宋体"/>
                <w:b w:val="0"/>
                <w:sz w:val="18"/>
              </w:rPr>
              <w:t>-232.19</w:t>
            </w:r>
          </w:p>
        </w:tc>
      </w:tr>
      <w:tr w14:paraId="25743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BACEDC">
            <w:pPr>
              <w:keepNext w:val="0"/>
              <w:spacing w:before="20" w:after="20" w:line="260" w:lineRule="exact"/>
              <w:ind w:firstLine="0" w:firstLineChars="0"/>
              <w:jc w:val="center"/>
            </w:pPr>
            <w:r>
              <w:rPr>
                <w:rFonts w:ascii="Times New Roman" w:hAnsi="Times New Roman" w:eastAsia="宋体"/>
                <w:b w:val="0"/>
                <w:sz w:val="18"/>
              </w:rPr>
              <w:t>B/C类</w:t>
            </w:r>
          </w:p>
        </w:tc>
        <w:tc>
          <w:tcPr>
            <w:tcW w:w="1187" w:type="dxa"/>
            <w:tcMar>
              <w:left w:w="70" w:type="dxa"/>
              <w:right w:w="70" w:type="dxa"/>
            </w:tcMar>
            <w:vAlign w:val="center"/>
          </w:tcPr>
          <w:p w14:paraId="53538887">
            <w:pPr>
              <w:keepNext w:val="0"/>
              <w:spacing w:before="20" w:after="20" w:line="260" w:lineRule="exact"/>
              <w:ind w:firstLine="0" w:firstLineChars="0"/>
              <w:jc w:val="center"/>
            </w:pPr>
            <w:r>
              <w:rPr>
                <w:rFonts w:ascii="Times New Roman" w:hAnsi="Times New Roman" w:eastAsia="宋体"/>
                <w:b w:val="0"/>
                <w:sz w:val="18"/>
              </w:rPr>
              <w:t>电缆为主</w:t>
            </w:r>
          </w:p>
        </w:tc>
        <w:tc>
          <w:tcPr>
            <w:tcW w:w="1187" w:type="dxa"/>
            <w:tcMar>
              <w:left w:w="70" w:type="dxa"/>
              <w:right w:w="70" w:type="dxa"/>
            </w:tcMar>
            <w:vAlign w:val="center"/>
          </w:tcPr>
          <w:p w14:paraId="3299E3B1">
            <w:pPr>
              <w:keepNext w:val="0"/>
              <w:spacing w:before="20" w:after="20" w:line="260" w:lineRule="exact"/>
              <w:ind w:firstLine="0" w:firstLineChars="0"/>
              <w:jc w:val="center"/>
            </w:pPr>
            <w:r>
              <w:rPr>
                <w:rFonts w:ascii="Times New Roman" w:hAnsi="Times New Roman" w:eastAsia="宋体"/>
                <w:b w:val="0"/>
                <w:sz w:val="18"/>
              </w:rPr>
              <w:t>0.21→0.35</w:t>
            </w:r>
          </w:p>
        </w:tc>
        <w:tc>
          <w:tcPr>
            <w:tcW w:w="1187" w:type="dxa"/>
            <w:tcMar>
              <w:left w:w="70" w:type="dxa"/>
              <w:right w:w="70" w:type="dxa"/>
            </w:tcMar>
            <w:vAlign w:val="center"/>
          </w:tcPr>
          <w:p w14:paraId="3762CA9A">
            <w:pPr>
              <w:keepNext w:val="0"/>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444E16AF">
            <w:pPr>
              <w:keepNext w:val="0"/>
              <w:spacing w:before="20" w:after="20" w:line="260" w:lineRule="exact"/>
              <w:ind w:firstLine="0" w:firstLineChars="0"/>
              <w:jc w:val="center"/>
            </w:pPr>
            <w:r>
              <w:rPr>
                <w:rFonts w:ascii="Times New Roman" w:hAnsi="Times New Roman" w:eastAsia="宋体"/>
                <w:b w:val="0"/>
                <w:sz w:val="18"/>
              </w:rPr>
              <w:t>-0.04</w:t>
            </w:r>
          </w:p>
        </w:tc>
        <w:tc>
          <w:tcPr>
            <w:tcW w:w="1187" w:type="dxa"/>
            <w:tcMar>
              <w:left w:w="70" w:type="dxa"/>
              <w:right w:w="70" w:type="dxa"/>
            </w:tcMar>
            <w:vAlign w:val="center"/>
          </w:tcPr>
          <w:p w14:paraId="7544F78E">
            <w:pPr>
              <w:keepNext w:val="0"/>
              <w:spacing w:before="20" w:after="20" w:line="260" w:lineRule="exact"/>
              <w:ind w:firstLine="0" w:firstLineChars="0"/>
              <w:jc w:val="center"/>
            </w:pPr>
            <w:r>
              <w:rPr>
                <w:rFonts w:ascii="Times New Roman" w:hAnsi="Times New Roman" w:eastAsia="宋体"/>
                <w:b w:val="0"/>
                <w:sz w:val="18"/>
              </w:rPr>
              <w:t>20.81%</w:t>
            </w:r>
          </w:p>
        </w:tc>
        <w:tc>
          <w:tcPr>
            <w:tcW w:w="1187" w:type="dxa"/>
            <w:tcMar>
              <w:left w:w="70" w:type="dxa"/>
              <w:right w:w="70" w:type="dxa"/>
            </w:tcMar>
            <w:vAlign w:val="center"/>
          </w:tcPr>
          <w:p w14:paraId="2B4FD6B7">
            <w:pPr>
              <w:keepNext w:val="0"/>
              <w:spacing w:before="20" w:after="20" w:line="260" w:lineRule="exact"/>
              <w:ind w:firstLine="0" w:firstLineChars="0"/>
              <w:jc w:val="center"/>
            </w:pPr>
            <w:r>
              <w:rPr>
                <w:rFonts w:ascii="Times New Roman" w:hAnsi="Times New Roman" w:eastAsia="宋体"/>
                <w:b w:val="0"/>
                <w:sz w:val="18"/>
              </w:rPr>
              <w:t>-698.00</w:t>
            </w:r>
          </w:p>
        </w:tc>
      </w:tr>
    </w:tbl>
    <w:p w14:paraId="32FC216D">
      <w:pPr>
        <w:pStyle w:val="2"/>
        <w:widowControl/>
        <w:spacing w:before="0" w:after="0" w:line="348" w:lineRule="exact"/>
        <w:ind w:firstLine="480"/>
        <w:jc w:val="both"/>
      </w:pPr>
      <w:r>
        <w:rPr>
          <w:rFonts w:ascii="Times New Roman" w:hAnsi="Times New Roman" w:eastAsia="方正仿宋_GBK"/>
          <w:b w:val="0"/>
          <w:sz w:val="24"/>
        </w:rPr>
        <w:t>架空为主条件下，线路价格由基准的0.75倍升至1.25倍，新增联络由7项变为7项，公用主变总容量由400.00 MVA变为400.00 MVA，容载比由2.00变为2.00。电缆为主条件下，线路价格由基准的0.75倍升至1.25倍，新增联络由5项变为3项，公用主变总容量由400.00 MVA变为450.00 MVA，容载比由2.00变为2.25。联络造价提高后，利用邻站余量所需的新增线路费用上升，本地增容可能成为较经济的选择。上表用于说明配置发生切换时的工程关系，全部情景的响应比例见配对统计。</w:t>
      </w:r>
    </w:p>
    <w:p w14:paraId="149299F4">
      <w:pPr>
        <w:pStyle w:val="2"/>
        <w:keepNext/>
        <w:spacing w:before="120" w:after="80" w:line="280" w:lineRule="exact"/>
        <w:ind w:firstLine="0"/>
        <w:jc w:val="center"/>
      </w:pPr>
      <w:r>
        <w:rPr>
          <w:rFonts w:ascii="Times New Roman" w:hAnsi="Times New Roman" w:eastAsia="宋体"/>
          <w:b w:val="0"/>
          <w:sz w:val="21"/>
        </w:rPr>
        <w:t>表5-77 固定其他条件时单参数端点变化的影响</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79835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7232300">
            <w:pPr>
              <w:keepNext/>
              <w:spacing w:before="20" w:after="20" w:line="260" w:lineRule="exact"/>
              <w:ind w:firstLine="0" w:firstLineChars="0"/>
              <w:jc w:val="center"/>
            </w:pPr>
            <w:r>
              <w:rPr>
                <w:rFonts w:ascii="Times New Roman" w:hAnsi="Times New Roman" w:eastAsia="宋体"/>
                <w:b/>
                <w:sz w:val="18"/>
              </w:rPr>
              <w:t>变化参数</w:t>
            </w:r>
          </w:p>
        </w:tc>
        <w:tc>
          <w:tcPr>
            <w:tcW w:w="1385" w:type="dxa"/>
            <w:tcMar>
              <w:left w:w="70" w:type="dxa"/>
              <w:right w:w="70" w:type="dxa"/>
            </w:tcMar>
            <w:vAlign w:val="center"/>
          </w:tcPr>
          <w:p w14:paraId="649B6C97">
            <w:pPr>
              <w:keepNext/>
              <w:spacing w:before="20" w:after="20" w:line="260" w:lineRule="exact"/>
              <w:ind w:firstLine="0" w:firstLineChars="0"/>
              <w:jc w:val="center"/>
            </w:pPr>
            <w:r>
              <w:rPr>
                <w:rFonts w:ascii="Times New Roman" w:hAnsi="Times New Roman" w:eastAsia="宋体"/>
                <w:b/>
                <w:sz w:val="18"/>
              </w:rPr>
              <w:t>配对数</w:t>
            </w:r>
          </w:p>
        </w:tc>
        <w:tc>
          <w:tcPr>
            <w:tcW w:w="1385" w:type="dxa"/>
            <w:tcMar>
              <w:left w:w="70" w:type="dxa"/>
              <w:right w:w="70" w:type="dxa"/>
            </w:tcMar>
            <w:vAlign w:val="center"/>
          </w:tcPr>
          <w:p w14:paraId="10083076">
            <w:pPr>
              <w:keepNext/>
              <w:spacing w:before="20" w:after="20" w:line="260" w:lineRule="exact"/>
              <w:ind w:firstLine="0" w:firstLineChars="0"/>
              <w:jc w:val="center"/>
            </w:pPr>
            <w:r>
              <w:rPr>
                <w:rFonts w:ascii="Times New Roman" w:hAnsi="Times New Roman" w:eastAsia="宋体"/>
                <w:b/>
                <w:sz w:val="18"/>
              </w:rPr>
              <w:t>容载比平均变化</w:t>
            </w:r>
          </w:p>
        </w:tc>
        <w:tc>
          <w:tcPr>
            <w:tcW w:w="1385" w:type="dxa"/>
            <w:tcMar>
              <w:left w:w="70" w:type="dxa"/>
              <w:right w:w="70" w:type="dxa"/>
            </w:tcMar>
            <w:vAlign w:val="center"/>
          </w:tcPr>
          <w:p w14:paraId="616C1BF3">
            <w:pPr>
              <w:keepNext/>
              <w:spacing w:before="20" w:after="20" w:line="260" w:lineRule="exact"/>
              <w:ind w:firstLine="0" w:firstLineChars="0"/>
              <w:jc w:val="center"/>
            </w:pPr>
            <w:r>
              <w:rPr>
                <w:rFonts w:ascii="Times New Roman" w:hAnsi="Times New Roman" w:eastAsia="宋体"/>
                <w:b/>
                <w:sz w:val="18"/>
              </w:rPr>
              <w:t>最大绝对变化</w:t>
            </w:r>
          </w:p>
        </w:tc>
        <w:tc>
          <w:tcPr>
            <w:tcW w:w="1385" w:type="dxa"/>
            <w:tcMar>
              <w:left w:w="70" w:type="dxa"/>
              <w:right w:w="70" w:type="dxa"/>
            </w:tcMar>
            <w:vAlign w:val="center"/>
          </w:tcPr>
          <w:p w14:paraId="3F74C3AB">
            <w:pPr>
              <w:keepNext/>
              <w:spacing w:before="20" w:after="20" w:line="260" w:lineRule="exact"/>
              <w:ind w:firstLine="0" w:firstLineChars="0"/>
              <w:jc w:val="center"/>
            </w:pPr>
            <w:r>
              <w:rPr>
                <w:rFonts w:ascii="Times New Roman" w:hAnsi="Times New Roman" w:eastAsia="宋体"/>
                <w:b/>
                <w:sz w:val="18"/>
              </w:rPr>
              <w:t>容载比变化情景占比</w:t>
            </w:r>
          </w:p>
        </w:tc>
        <w:tc>
          <w:tcPr>
            <w:tcW w:w="1385" w:type="dxa"/>
            <w:tcMar>
              <w:left w:w="70" w:type="dxa"/>
              <w:right w:w="70" w:type="dxa"/>
            </w:tcMar>
            <w:vAlign w:val="center"/>
          </w:tcPr>
          <w:p w14:paraId="41E0A95A">
            <w:pPr>
              <w:keepNext/>
              <w:spacing w:before="20" w:after="20" w:line="260" w:lineRule="exact"/>
              <w:ind w:firstLine="0" w:firstLineChars="0"/>
              <w:jc w:val="center"/>
            </w:pPr>
            <w:r>
              <w:rPr>
                <w:rFonts w:ascii="Times New Roman" w:hAnsi="Times New Roman" w:eastAsia="宋体"/>
                <w:b/>
                <w:sz w:val="18"/>
              </w:rPr>
              <w:t>费用平均变化/万元</w:t>
            </w:r>
          </w:p>
        </w:tc>
      </w:tr>
      <w:tr w14:paraId="151FDC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8BE368">
            <w:pPr>
              <w:keepNext/>
              <w:spacing w:before="20" w:after="20" w:line="260" w:lineRule="exact"/>
              <w:ind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0BD17CD3">
            <w:pPr>
              <w:keepNext/>
              <w:spacing w:before="20" w:after="20" w:line="260" w:lineRule="exact"/>
              <w:ind w:firstLine="0" w:firstLineChars="0"/>
              <w:jc w:val="center"/>
            </w:pPr>
            <w:r>
              <w:rPr>
                <w:rFonts w:ascii="Times New Roman" w:hAnsi="Times New Roman" w:eastAsia="宋体"/>
                <w:b w:val="0"/>
                <w:sz w:val="18"/>
              </w:rPr>
              <w:t>2520</w:t>
            </w:r>
          </w:p>
        </w:tc>
        <w:tc>
          <w:tcPr>
            <w:tcW w:w="1385" w:type="dxa"/>
            <w:tcMar>
              <w:left w:w="70" w:type="dxa"/>
              <w:right w:w="70" w:type="dxa"/>
            </w:tcMar>
            <w:vAlign w:val="center"/>
          </w:tcPr>
          <w:p w14:paraId="75820B48">
            <w:pPr>
              <w:keepNext/>
              <w:spacing w:before="20" w:after="20" w:line="260" w:lineRule="exact"/>
              <w:ind w:firstLine="0" w:firstLineChars="0"/>
              <w:jc w:val="center"/>
            </w:pPr>
            <w:r>
              <w:rPr>
                <w:rFonts w:ascii="Times New Roman" w:hAnsi="Times New Roman" w:eastAsia="宋体"/>
                <w:b w:val="0"/>
                <w:sz w:val="18"/>
              </w:rPr>
              <w:t>0.40</w:t>
            </w:r>
          </w:p>
        </w:tc>
        <w:tc>
          <w:tcPr>
            <w:tcW w:w="1385" w:type="dxa"/>
            <w:tcMar>
              <w:left w:w="70" w:type="dxa"/>
              <w:right w:w="70" w:type="dxa"/>
            </w:tcMar>
            <w:vAlign w:val="center"/>
          </w:tcPr>
          <w:p w14:paraId="67D6C786">
            <w:pPr>
              <w:keepNext/>
              <w:spacing w:before="20" w:after="20" w:line="260" w:lineRule="exact"/>
              <w:ind w:firstLine="0" w:firstLineChars="0"/>
              <w:jc w:val="center"/>
            </w:pPr>
            <w:r>
              <w:rPr>
                <w:rFonts w:ascii="Times New Roman" w:hAnsi="Times New Roman" w:eastAsia="宋体"/>
                <w:b w:val="0"/>
                <w:sz w:val="18"/>
              </w:rPr>
              <w:t>0.84</w:t>
            </w:r>
          </w:p>
        </w:tc>
        <w:tc>
          <w:tcPr>
            <w:tcW w:w="1385" w:type="dxa"/>
            <w:tcMar>
              <w:left w:w="70" w:type="dxa"/>
              <w:right w:w="70" w:type="dxa"/>
            </w:tcMar>
            <w:vAlign w:val="center"/>
          </w:tcPr>
          <w:p w14:paraId="18A5C88C">
            <w:pPr>
              <w:keepNext/>
              <w:spacing w:before="20" w:after="20" w:line="260" w:lineRule="exact"/>
              <w:ind w:firstLine="0" w:firstLineChars="0"/>
              <w:jc w:val="center"/>
            </w:pPr>
            <w:r>
              <w:rPr>
                <w:rFonts w:ascii="Times New Roman" w:hAnsi="Times New Roman" w:eastAsia="宋体"/>
                <w:b w:val="0"/>
                <w:sz w:val="18"/>
              </w:rPr>
              <w:t>100.00%</w:t>
            </w:r>
          </w:p>
        </w:tc>
        <w:tc>
          <w:tcPr>
            <w:tcW w:w="1385" w:type="dxa"/>
            <w:tcMar>
              <w:left w:w="70" w:type="dxa"/>
              <w:right w:w="70" w:type="dxa"/>
            </w:tcMar>
            <w:vAlign w:val="center"/>
          </w:tcPr>
          <w:p w14:paraId="1E5CDDE4">
            <w:pPr>
              <w:keepNext/>
              <w:spacing w:before="20" w:after="20" w:line="260" w:lineRule="exact"/>
              <w:ind w:firstLine="0" w:firstLineChars="0"/>
              <w:jc w:val="center"/>
            </w:pPr>
            <w:r>
              <w:rPr>
                <w:rFonts w:ascii="Times New Roman" w:hAnsi="Times New Roman" w:eastAsia="宋体"/>
                <w:b w:val="0"/>
                <w:sz w:val="18"/>
              </w:rPr>
              <w:t>13122.80</w:t>
            </w:r>
          </w:p>
        </w:tc>
      </w:tr>
      <w:tr w14:paraId="55DDB6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D1B540">
            <w:pPr>
              <w:keepNext/>
              <w:spacing w:before="20" w:after="20" w:line="260" w:lineRule="exact"/>
              <w:ind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638DC2E2">
            <w:pPr>
              <w:keepNext/>
              <w:spacing w:before="20" w:after="20" w:line="260" w:lineRule="exact"/>
              <w:ind w:firstLine="0" w:firstLineChars="0"/>
              <w:jc w:val="center"/>
            </w:pPr>
            <w:r>
              <w:rPr>
                <w:rFonts w:ascii="Times New Roman" w:hAnsi="Times New Roman" w:eastAsia="宋体"/>
                <w:b w:val="0"/>
                <w:sz w:val="18"/>
              </w:rPr>
              <w:t>3600</w:t>
            </w:r>
          </w:p>
        </w:tc>
        <w:tc>
          <w:tcPr>
            <w:tcW w:w="1385" w:type="dxa"/>
            <w:tcMar>
              <w:left w:w="70" w:type="dxa"/>
              <w:right w:w="70" w:type="dxa"/>
            </w:tcMar>
            <w:vAlign w:val="center"/>
          </w:tcPr>
          <w:p w14:paraId="455E2C8A">
            <w:pPr>
              <w:keepNext/>
              <w:spacing w:before="20" w:after="20" w:line="260" w:lineRule="exact"/>
              <w:ind w:firstLine="0" w:firstLineChars="0"/>
              <w:jc w:val="center"/>
            </w:pPr>
            <w:r>
              <w:rPr>
                <w:rFonts w:ascii="Times New Roman" w:hAnsi="Times New Roman" w:eastAsia="宋体"/>
                <w:b w:val="0"/>
                <w:sz w:val="18"/>
              </w:rPr>
              <w:t>-0.27</w:t>
            </w:r>
          </w:p>
        </w:tc>
        <w:tc>
          <w:tcPr>
            <w:tcW w:w="1385" w:type="dxa"/>
            <w:tcMar>
              <w:left w:w="70" w:type="dxa"/>
              <w:right w:w="70" w:type="dxa"/>
            </w:tcMar>
            <w:vAlign w:val="center"/>
          </w:tcPr>
          <w:p w14:paraId="2F7FE164">
            <w:pPr>
              <w:keepNext/>
              <w:spacing w:before="20" w:after="20" w:line="260" w:lineRule="exact"/>
              <w:ind w:firstLine="0" w:firstLineChars="0"/>
              <w:jc w:val="center"/>
            </w:pPr>
            <w:r>
              <w:rPr>
                <w:rFonts w:ascii="Times New Roman" w:hAnsi="Times New Roman" w:eastAsia="宋体"/>
                <w:b w:val="0"/>
                <w:sz w:val="18"/>
              </w:rPr>
              <w:t>0.59</w:t>
            </w:r>
          </w:p>
        </w:tc>
        <w:tc>
          <w:tcPr>
            <w:tcW w:w="1385" w:type="dxa"/>
            <w:tcMar>
              <w:left w:w="70" w:type="dxa"/>
              <w:right w:w="70" w:type="dxa"/>
            </w:tcMar>
            <w:vAlign w:val="center"/>
          </w:tcPr>
          <w:p w14:paraId="1EE13E5F">
            <w:pPr>
              <w:keepNext/>
              <w:spacing w:before="20" w:after="20" w:line="260" w:lineRule="exact"/>
              <w:ind w:firstLine="0" w:firstLineChars="0"/>
              <w:jc w:val="center"/>
            </w:pPr>
            <w:r>
              <w:rPr>
                <w:rFonts w:ascii="Times New Roman" w:hAnsi="Times New Roman" w:eastAsia="宋体"/>
                <w:b w:val="0"/>
                <w:sz w:val="18"/>
              </w:rPr>
              <w:t>100.00%</w:t>
            </w:r>
          </w:p>
        </w:tc>
        <w:tc>
          <w:tcPr>
            <w:tcW w:w="1385" w:type="dxa"/>
            <w:tcMar>
              <w:left w:w="70" w:type="dxa"/>
              <w:right w:w="70" w:type="dxa"/>
            </w:tcMar>
            <w:vAlign w:val="center"/>
          </w:tcPr>
          <w:p w14:paraId="0E1FEAE8">
            <w:pPr>
              <w:keepNext/>
              <w:spacing w:before="20" w:after="20" w:line="260" w:lineRule="exact"/>
              <w:ind w:firstLine="0" w:firstLineChars="0"/>
              <w:jc w:val="center"/>
            </w:pPr>
            <w:r>
              <w:rPr>
                <w:rFonts w:ascii="Times New Roman" w:hAnsi="Times New Roman" w:eastAsia="宋体"/>
                <w:b w:val="0"/>
                <w:sz w:val="18"/>
              </w:rPr>
              <w:t>8319.37</w:t>
            </w:r>
          </w:p>
        </w:tc>
      </w:tr>
      <w:tr w14:paraId="60AE49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C658732">
            <w:pPr>
              <w:keepNext/>
              <w:spacing w:before="20" w:after="20" w:line="260" w:lineRule="exact"/>
              <w:ind w:firstLine="0" w:firstLineChars="0"/>
              <w:jc w:val="center"/>
            </w:pPr>
            <w:r>
              <w:rPr>
                <w:rFonts w:ascii="Times New Roman" w:hAnsi="Times New Roman" w:eastAsia="宋体"/>
                <w:b w:val="0"/>
                <w:sz w:val="18"/>
              </w:rPr>
              <w:t>95%峰值持续时间/h</w:t>
            </w:r>
          </w:p>
        </w:tc>
        <w:tc>
          <w:tcPr>
            <w:tcW w:w="1385" w:type="dxa"/>
            <w:tcMar>
              <w:left w:w="70" w:type="dxa"/>
              <w:right w:w="70" w:type="dxa"/>
            </w:tcMar>
            <w:vAlign w:val="center"/>
          </w:tcPr>
          <w:p w14:paraId="6E062A34">
            <w:pPr>
              <w:keepNext/>
              <w:spacing w:before="20" w:after="20" w:line="260" w:lineRule="exact"/>
              <w:ind w:firstLine="0" w:firstLineChars="0"/>
              <w:jc w:val="center"/>
            </w:pPr>
            <w:r>
              <w:rPr>
                <w:rFonts w:ascii="Times New Roman" w:hAnsi="Times New Roman" w:eastAsia="宋体"/>
                <w:b w:val="0"/>
                <w:sz w:val="18"/>
              </w:rPr>
              <w:t>5040</w:t>
            </w:r>
          </w:p>
        </w:tc>
        <w:tc>
          <w:tcPr>
            <w:tcW w:w="1385" w:type="dxa"/>
            <w:tcMar>
              <w:left w:w="70" w:type="dxa"/>
              <w:right w:w="70" w:type="dxa"/>
            </w:tcMar>
            <w:vAlign w:val="center"/>
          </w:tcPr>
          <w:p w14:paraId="59F3CE74">
            <w:pPr>
              <w:keepNext/>
              <w:spacing w:before="20" w:after="20" w:line="260" w:lineRule="exact"/>
              <w:ind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4E36D188">
            <w:pPr>
              <w:keepNext/>
              <w:spacing w:before="20" w:after="20" w:line="260" w:lineRule="exact"/>
              <w:ind w:firstLine="0" w:firstLineChars="0"/>
              <w:jc w:val="center"/>
            </w:pPr>
            <w:r>
              <w:rPr>
                <w:rFonts w:ascii="Times New Roman" w:hAnsi="Times New Roman" w:eastAsia="宋体"/>
                <w:b w:val="0"/>
                <w:sz w:val="18"/>
              </w:rPr>
              <w:t>0.25</w:t>
            </w:r>
          </w:p>
        </w:tc>
        <w:tc>
          <w:tcPr>
            <w:tcW w:w="1385" w:type="dxa"/>
            <w:tcMar>
              <w:left w:w="70" w:type="dxa"/>
              <w:right w:w="70" w:type="dxa"/>
            </w:tcMar>
            <w:vAlign w:val="center"/>
          </w:tcPr>
          <w:p w14:paraId="6FA8C7EF">
            <w:pPr>
              <w:keepNext/>
              <w:spacing w:before="20" w:after="20" w:line="260" w:lineRule="exact"/>
              <w:ind w:firstLine="0" w:firstLineChars="0"/>
              <w:jc w:val="center"/>
            </w:pPr>
            <w:r>
              <w:rPr>
                <w:rFonts w:ascii="Times New Roman" w:hAnsi="Times New Roman" w:eastAsia="宋体"/>
                <w:b w:val="0"/>
                <w:sz w:val="18"/>
              </w:rPr>
              <w:t>10.26%</w:t>
            </w:r>
          </w:p>
        </w:tc>
        <w:tc>
          <w:tcPr>
            <w:tcW w:w="1385" w:type="dxa"/>
            <w:tcMar>
              <w:left w:w="70" w:type="dxa"/>
              <w:right w:w="70" w:type="dxa"/>
            </w:tcMar>
            <w:vAlign w:val="center"/>
          </w:tcPr>
          <w:p w14:paraId="7345C243">
            <w:pPr>
              <w:keepNext/>
              <w:spacing w:before="20" w:after="20" w:line="260" w:lineRule="exact"/>
              <w:ind w:firstLine="0" w:firstLineChars="0"/>
              <w:jc w:val="center"/>
            </w:pPr>
            <w:r>
              <w:rPr>
                <w:rFonts w:ascii="Times New Roman" w:hAnsi="Times New Roman" w:eastAsia="宋体"/>
                <w:b w:val="0"/>
                <w:sz w:val="18"/>
              </w:rPr>
              <w:t>1763.29</w:t>
            </w:r>
          </w:p>
        </w:tc>
      </w:tr>
      <w:tr w14:paraId="148D16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2B584CA">
            <w:pPr>
              <w:keepNext/>
              <w:spacing w:before="20" w:after="20" w:line="260" w:lineRule="exact"/>
              <w:ind w:firstLine="0" w:firstLineChars="0"/>
              <w:jc w:val="center"/>
            </w:pPr>
            <w:r>
              <w:rPr>
                <w:rFonts w:ascii="Times New Roman" w:hAnsi="Times New Roman" w:eastAsia="宋体"/>
                <w:b w:val="0"/>
                <w:sz w:val="18"/>
              </w:rPr>
              <w:t>线路价格倍数</w:t>
            </w:r>
          </w:p>
        </w:tc>
        <w:tc>
          <w:tcPr>
            <w:tcW w:w="1385" w:type="dxa"/>
            <w:tcMar>
              <w:left w:w="70" w:type="dxa"/>
              <w:right w:w="70" w:type="dxa"/>
            </w:tcMar>
            <w:vAlign w:val="center"/>
          </w:tcPr>
          <w:p w14:paraId="0DD82E60">
            <w:pPr>
              <w:keepNext/>
              <w:spacing w:before="20" w:after="20" w:line="260" w:lineRule="exact"/>
              <w:ind w:firstLine="0" w:firstLineChars="0"/>
              <w:jc w:val="center"/>
            </w:pPr>
            <w:r>
              <w:rPr>
                <w:rFonts w:ascii="Times New Roman" w:hAnsi="Times New Roman" w:eastAsia="宋体"/>
                <w:b w:val="0"/>
                <w:sz w:val="18"/>
              </w:rPr>
              <w:t>8400</w:t>
            </w:r>
          </w:p>
        </w:tc>
        <w:tc>
          <w:tcPr>
            <w:tcW w:w="1385" w:type="dxa"/>
            <w:tcMar>
              <w:left w:w="70" w:type="dxa"/>
              <w:right w:w="70" w:type="dxa"/>
            </w:tcMar>
            <w:vAlign w:val="center"/>
          </w:tcPr>
          <w:p w14:paraId="3EC5029F">
            <w:pPr>
              <w:keepNext/>
              <w:spacing w:before="20" w:after="20" w:line="260" w:lineRule="exact"/>
              <w:ind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5732A53B">
            <w:pPr>
              <w:keepNext/>
              <w:spacing w:before="20" w:after="20" w:line="260" w:lineRule="exact"/>
              <w:ind w:firstLine="0" w:firstLineChars="0"/>
              <w:jc w:val="center"/>
            </w:pPr>
            <w:r>
              <w:rPr>
                <w:rFonts w:ascii="Times New Roman" w:hAnsi="Times New Roman" w:eastAsia="宋体"/>
                <w:b w:val="0"/>
                <w:sz w:val="18"/>
              </w:rPr>
              <w:t>0.25</w:t>
            </w:r>
          </w:p>
        </w:tc>
        <w:tc>
          <w:tcPr>
            <w:tcW w:w="1385" w:type="dxa"/>
            <w:tcMar>
              <w:left w:w="70" w:type="dxa"/>
              <w:right w:w="70" w:type="dxa"/>
            </w:tcMar>
            <w:vAlign w:val="center"/>
          </w:tcPr>
          <w:p w14:paraId="00C25B25">
            <w:pPr>
              <w:keepNext/>
              <w:spacing w:before="20" w:after="20" w:line="260" w:lineRule="exact"/>
              <w:ind w:firstLine="0" w:firstLineChars="0"/>
              <w:jc w:val="center"/>
            </w:pPr>
            <w:r>
              <w:rPr>
                <w:rFonts w:ascii="Times New Roman" w:hAnsi="Times New Roman" w:eastAsia="宋体"/>
                <w:b w:val="0"/>
                <w:sz w:val="18"/>
              </w:rPr>
              <w:t>12.73%</w:t>
            </w:r>
          </w:p>
        </w:tc>
        <w:tc>
          <w:tcPr>
            <w:tcW w:w="1385" w:type="dxa"/>
            <w:tcMar>
              <w:left w:w="70" w:type="dxa"/>
              <w:right w:w="70" w:type="dxa"/>
            </w:tcMar>
            <w:vAlign w:val="center"/>
          </w:tcPr>
          <w:p w14:paraId="0126BAD4">
            <w:pPr>
              <w:keepNext/>
              <w:spacing w:before="20" w:after="20" w:line="260" w:lineRule="exact"/>
              <w:ind w:firstLine="0" w:firstLineChars="0"/>
              <w:jc w:val="center"/>
            </w:pPr>
            <w:r>
              <w:rPr>
                <w:rFonts w:ascii="Times New Roman" w:hAnsi="Times New Roman" w:eastAsia="宋体"/>
                <w:b w:val="0"/>
                <w:sz w:val="18"/>
              </w:rPr>
              <w:t>475.93</w:t>
            </w:r>
          </w:p>
        </w:tc>
      </w:tr>
      <w:tr w14:paraId="20EB0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A701C3">
            <w:pPr>
              <w:keepNext/>
              <w:spacing w:before="20" w:after="20" w:line="260" w:lineRule="exact"/>
              <w:ind w:firstLine="0" w:firstLineChars="0"/>
              <w:jc w:val="center"/>
            </w:pPr>
            <w:r>
              <w:rPr>
                <w:rFonts w:ascii="Times New Roman" w:hAnsi="Times New Roman" w:eastAsia="宋体"/>
                <w:b w:val="0"/>
                <w:sz w:val="18"/>
              </w:rPr>
              <w:t>储能价格倍数</w:t>
            </w:r>
          </w:p>
        </w:tc>
        <w:tc>
          <w:tcPr>
            <w:tcW w:w="1385" w:type="dxa"/>
            <w:tcMar>
              <w:left w:w="70" w:type="dxa"/>
              <w:right w:w="70" w:type="dxa"/>
            </w:tcMar>
            <w:vAlign w:val="center"/>
          </w:tcPr>
          <w:p w14:paraId="3975203D">
            <w:pPr>
              <w:keepNext/>
              <w:spacing w:before="20" w:after="20" w:line="260" w:lineRule="exact"/>
              <w:ind w:firstLine="0" w:firstLineChars="0"/>
              <w:jc w:val="center"/>
            </w:pPr>
            <w:r>
              <w:rPr>
                <w:rFonts w:ascii="Times New Roman" w:hAnsi="Times New Roman" w:eastAsia="宋体"/>
                <w:b w:val="0"/>
                <w:sz w:val="18"/>
              </w:rPr>
              <w:t>8400</w:t>
            </w:r>
          </w:p>
        </w:tc>
        <w:tc>
          <w:tcPr>
            <w:tcW w:w="1385" w:type="dxa"/>
            <w:tcMar>
              <w:left w:w="70" w:type="dxa"/>
              <w:right w:w="70" w:type="dxa"/>
            </w:tcMar>
            <w:vAlign w:val="center"/>
          </w:tcPr>
          <w:p w14:paraId="386BAB57">
            <w:pPr>
              <w:keepNext/>
              <w:spacing w:before="20" w:after="20" w:line="260" w:lineRule="exact"/>
              <w:ind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78F753EA">
            <w:pPr>
              <w:keepNext/>
              <w:spacing w:before="20" w:after="20" w:line="260" w:lineRule="exact"/>
              <w:ind w:firstLine="0" w:firstLineChars="0"/>
              <w:jc w:val="center"/>
            </w:pPr>
            <w:r>
              <w:rPr>
                <w:rFonts w:ascii="Times New Roman" w:hAnsi="Times New Roman" w:eastAsia="宋体"/>
                <w:b w:val="0"/>
                <w:sz w:val="18"/>
              </w:rPr>
              <w:t>0.25</w:t>
            </w:r>
          </w:p>
        </w:tc>
        <w:tc>
          <w:tcPr>
            <w:tcW w:w="1385" w:type="dxa"/>
            <w:tcMar>
              <w:left w:w="70" w:type="dxa"/>
              <w:right w:w="70" w:type="dxa"/>
            </w:tcMar>
            <w:vAlign w:val="center"/>
          </w:tcPr>
          <w:p w14:paraId="29D457C8">
            <w:pPr>
              <w:keepNext/>
              <w:spacing w:before="20" w:after="20" w:line="260" w:lineRule="exact"/>
              <w:ind w:firstLine="0" w:firstLineChars="0"/>
              <w:jc w:val="center"/>
            </w:pPr>
            <w:r>
              <w:rPr>
                <w:rFonts w:ascii="Times New Roman" w:hAnsi="Times New Roman" w:eastAsia="宋体"/>
                <w:b w:val="0"/>
                <w:sz w:val="18"/>
              </w:rPr>
              <w:t>11.01%</w:t>
            </w:r>
          </w:p>
        </w:tc>
        <w:tc>
          <w:tcPr>
            <w:tcW w:w="1385" w:type="dxa"/>
            <w:tcMar>
              <w:left w:w="70" w:type="dxa"/>
              <w:right w:w="70" w:type="dxa"/>
            </w:tcMar>
            <w:vAlign w:val="center"/>
          </w:tcPr>
          <w:p w14:paraId="610C072A">
            <w:pPr>
              <w:keepNext/>
              <w:spacing w:before="20" w:after="20" w:line="260" w:lineRule="exact"/>
              <w:ind w:firstLine="0" w:firstLineChars="0"/>
              <w:jc w:val="center"/>
            </w:pPr>
            <w:r>
              <w:rPr>
                <w:rFonts w:ascii="Times New Roman" w:hAnsi="Times New Roman" w:eastAsia="宋体"/>
                <w:b w:val="0"/>
                <w:sz w:val="18"/>
              </w:rPr>
              <w:t>1326.30</w:t>
            </w:r>
          </w:p>
        </w:tc>
      </w:tr>
      <w:tr w14:paraId="00296D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005ABD">
            <w:pPr>
              <w:keepNext w:val="0"/>
              <w:spacing w:before="20" w:after="20" w:line="260" w:lineRule="exact"/>
              <w:ind w:firstLine="0" w:firstLineChars="0"/>
              <w:jc w:val="center"/>
            </w:pPr>
            <w:r>
              <w:rPr>
                <w:rFonts w:ascii="Times New Roman" w:hAnsi="Times New Roman" w:eastAsia="宋体"/>
                <w:b w:val="0"/>
                <w:sz w:val="18"/>
              </w:rPr>
              <w:t>线路类型</w:t>
            </w:r>
          </w:p>
        </w:tc>
        <w:tc>
          <w:tcPr>
            <w:tcW w:w="1385" w:type="dxa"/>
            <w:tcMar>
              <w:left w:w="70" w:type="dxa"/>
              <w:right w:w="70" w:type="dxa"/>
            </w:tcMar>
            <w:vAlign w:val="center"/>
          </w:tcPr>
          <w:p w14:paraId="18D253CF">
            <w:pPr>
              <w:keepNext w:val="0"/>
              <w:spacing w:before="20" w:after="20" w:line="260" w:lineRule="exact"/>
              <w:ind w:firstLine="0" w:firstLineChars="0"/>
              <w:jc w:val="center"/>
            </w:pPr>
            <w:r>
              <w:rPr>
                <w:rFonts w:ascii="Times New Roman" w:hAnsi="Times New Roman" w:eastAsia="宋体"/>
                <w:b w:val="0"/>
                <w:sz w:val="18"/>
              </w:rPr>
              <w:t>12600</w:t>
            </w:r>
          </w:p>
        </w:tc>
        <w:tc>
          <w:tcPr>
            <w:tcW w:w="1385" w:type="dxa"/>
            <w:tcMar>
              <w:left w:w="70" w:type="dxa"/>
              <w:right w:w="70" w:type="dxa"/>
            </w:tcMar>
            <w:vAlign w:val="center"/>
          </w:tcPr>
          <w:p w14:paraId="5E44CF33">
            <w:pPr>
              <w:keepNext w:val="0"/>
              <w:spacing w:before="20" w:after="20" w:line="260" w:lineRule="exact"/>
              <w:ind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3D9564A8">
            <w:pPr>
              <w:keepNext w:val="0"/>
              <w:spacing w:before="20" w:after="20" w:line="260" w:lineRule="exact"/>
              <w:ind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4295F3A1">
            <w:pPr>
              <w:keepNext w:val="0"/>
              <w:spacing w:before="20" w:after="20" w:line="260" w:lineRule="exact"/>
              <w:ind w:firstLine="0" w:firstLineChars="0"/>
              <w:jc w:val="center"/>
            </w:pPr>
            <w:r>
              <w:rPr>
                <w:rFonts w:ascii="Times New Roman" w:hAnsi="Times New Roman" w:eastAsia="宋体"/>
                <w:b w:val="0"/>
                <w:sz w:val="18"/>
              </w:rPr>
              <w:t>30.29%</w:t>
            </w:r>
          </w:p>
        </w:tc>
        <w:tc>
          <w:tcPr>
            <w:tcW w:w="1385" w:type="dxa"/>
            <w:tcMar>
              <w:left w:w="70" w:type="dxa"/>
              <w:right w:w="70" w:type="dxa"/>
            </w:tcMar>
            <w:vAlign w:val="center"/>
          </w:tcPr>
          <w:p w14:paraId="20219DF1">
            <w:pPr>
              <w:keepNext w:val="0"/>
              <w:spacing w:before="20" w:after="20" w:line="260" w:lineRule="exact"/>
              <w:ind w:firstLine="0" w:firstLineChars="0"/>
              <w:jc w:val="center"/>
            </w:pPr>
            <w:r>
              <w:rPr>
                <w:rFonts w:ascii="Times New Roman" w:hAnsi="Times New Roman" w:eastAsia="宋体"/>
                <w:b w:val="0"/>
                <w:sz w:val="18"/>
              </w:rPr>
              <w:t>1244.26</w:t>
            </w:r>
          </w:p>
        </w:tc>
      </w:tr>
    </w:tbl>
    <w:p w14:paraId="7E6CB61B">
      <w:pPr>
        <w:pStyle w:val="2"/>
        <w:widowControl/>
        <w:spacing w:before="0" w:after="0" w:line="348" w:lineRule="exact"/>
        <w:ind w:firstLine="480"/>
        <w:jc w:val="both"/>
      </w:pPr>
      <w:r>
        <w:rPr>
          <w:rFonts w:ascii="Times New Roman" w:hAnsi="Times New Roman" w:eastAsia="方正仿宋_GBK"/>
          <w:b w:val="0"/>
          <w:sz w:val="24"/>
        </w:rPr>
        <w:t>参数作用采用端点配对分析，固定其余条件，仅比较该参数最小值与最大值，线路类型则比较电缆为主与架空为主。数值输入按全组合交叉设置；供电区域类别同时关联初始主变规格与站间可转负荷上限，二者的影响在本次分类条件下共同体现。源荷比与分布式电源电量渗透率保留换算关系。表中平均变化为全部配对的端点差值均值，不能解读为每增加一个参数步长的响应或全过程单调变化。</w:t>
      </w:r>
    </w:p>
    <w:p w14:paraId="5F9F81E5">
      <w:pPr>
        <w:pStyle w:val="2"/>
        <w:widowControl/>
        <w:spacing w:before="0" w:after="0" w:line="348" w:lineRule="exact"/>
        <w:ind w:firstLine="480"/>
        <w:jc w:val="both"/>
      </w:pPr>
      <w:r>
        <w:rPr>
          <w:rFonts w:ascii="Times New Roman" w:hAnsi="Times New Roman" w:eastAsia="方正仿宋_GBK"/>
          <w:b w:val="0"/>
          <w:sz w:val="24"/>
        </w:rPr>
        <w:t>分布式电源装机渗透率增加后，反向净负荷可能成为主变或储能的约束条件。反向压力的变化还取决于本地用户负荷和电源分布，矩阵保留不同站群与空间分配的计算结果。</w:t>
      </w:r>
    </w:p>
    <w:p w14:paraId="34DE1642">
      <w:pPr>
        <w:pStyle w:val="2"/>
        <w:widowControl/>
        <w:spacing w:before="0" w:after="0" w:line="348" w:lineRule="exact"/>
        <w:ind w:firstLine="480"/>
        <w:jc w:val="both"/>
      </w:pPr>
      <w:r>
        <w:rPr>
          <w:rFonts w:ascii="Times New Roman" w:hAnsi="Times New Roman" w:eastAsia="方正仿宋_GBK"/>
          <w:b w:val="0"/>
          <w:sz w:val="24"/>
        </w:rPr>
        <w:t>配对结果中，分布式电源装机渗透率从0.00增至3.00，容载比平均变化为0.40；年最大净负荷平均增长率从0.00%增至10.00%，对应平均变化为-0.27。95%峰值持续时间和储能价格的端点变化分别使10.26%和11.01%的配对容载比发生变化。负荷增长同时扩大容载比分母，容量需求需结合主变在役规模共同分析。</w:t>
      </w:r>
    </w:p>
    <w:p w14:paraId="70DEE53A">
      <w:pPr>
        <w:pStyle w:val="2"/>
        <w:widowControl/>
        <w:spacing w:before="0" w:after="0" w:line="348" w:lineRule="exact"/>
        <w:ind w:firstLine="480"/>
        <w:jc w:val="both"/>
      </w:pPr>
      <w:r>
        <w:rPr>
          <w:rFonts w:ascii="Times New Roman" w:hAnsi="Times New Roman" w:eastAsia="方正仿宋_GBK"/>
          <w:b w:val="0"/>
          <w:sz w:val="24"/>
        </w:rPr>
        <w:t>线路价格从0.75倍提高至1.25倍，有12.73%的配对容载比发生变化，最大绝对变化为0.25；线路由架空为主改为电缆为主时，变化比例为30.29%。相对投资影响配置的条件主要出现在本地存在容量缺口、邻站能够承接且新增线路与增容费用相近的组合中。当主变主要受反向功率约束，或已选线路与主变组合在所考察价格范围内仍具有费用优势时，价格变化可能只改变费用或保持原配置。</w:t>
      </w:r>
    </w:p>
    <w:p w14:paraId="11C921DB">
      <w:pPr>
        <w:pStyle w:val="2"/>
        <w:widowControl/>
        <w:spacing w:before="0" w:after="0" w:line="348" w:lineRule="exact"/>
        <w:ind w:firstLine="480"/>
        <w:jc w:val="both"/>
      </w:pPr>
      <w:r>
        <w:rPr>
          <w:rFonts w:ascii="Times New Roman" w:hAnsi="Times New Roman" w:eastAsia="方正仿宋_GBK"/>
          <w:b w:val="0"/>
          <w:sz w:val="24"/>
        </w:rPr>
        <w:t>在能量受限时，峰值持续时间延长会降低储能柜可持续的充放电功率，使储能与主变的相对经济性改变。新建联络提升转供能力时，转出站、承接站的容量及已建线路能力共同约束可转负荷。</w:t>
      </w:r>
    </w:p>
    <w:p w14:paraId="242772B1">
      <w:pPr>
        <w:pStyle w:val="2"/>
        <w:widowControl/>
        <w:spacing w:before="0" w:after="0" w:line="348" w:lineRule="exact"/>
        <w:ind w:firstLine="480"/>
        <w:jc w:val="both"/>
      </w:pPr>
      <w:r>
        <w:rPr>
          <w:rFonts w:ascii="Times New Roman" w:hAnsi="Times New Roman" w:eastAsia="方正仿宋_GBK"/>
          <w:b w:val="0"/>
          <w:sz w:val="24"/>
        </w:rPr>
        <w:t>负荷增长一方面降低既有容量对应的容载比，另一方面触发新的容量配置。增长档位、主变离散规格及建设时序共同决定最终值。矩阵按增长参数分档，案例则以逐年结果解释这些变化。</w:t>
      </w:r>
    </w:p>
    <w:p w14:paraId="1CCEC923">
      <w:pPr>
        <w:pStyle w:val="5"/>
        <w:keepNext/>
        <w:numPr>
          <w:ilvl w:val="0"/>
          <w:numId w:val="0"/>
        </w:numPr>
        <w:spacing w:before="160" w:after="120" w:line="390" w:lineRule="exact"/>
        <w:ind w:firstLine="0"/>
      </w:pPr>
      <w:bookmarkStart w:id="267" w:name="分布式电源装机规模与双向容量需求"/>
      <w:r>
        <w:rPr>
          <w:rFonts w:ascii="Times New Roman" w:hAnsi="Times New Roman" w:eastAsia="方正仿宋_GBK"/>
          <w:b/>
          <w:sz w:val="26"/>
        </w:rPr>
        <w:t>5.6.5 分布式电源装机规模与双向容量需求</w:t>
      </w:r>
      <w:bookmarkEnd w:id="267"/>
    </w:p>
    <w:p w14:paraId="1BDEF72B">
      <w:pPr>
        <w:pStyle w:val="115"/>
        <w:widowControl/>
        <w:spacing w:before="0" w:after="0" w:line="348" w:lineRule="exact"/>
        <w:ind w:firstLine="480"/>
        <w:jc w:val="both"/>
      </w:pPr>
      <w:r>
        <w:rPr>
          <w:rFonts w:ascii="Times New Roman" w:hAnsi="Times New Roman" w:eastAsia="方正仿宋_GBK"/>
          <w:b w:val="0"/>
          <w:sz w:val="24"/>
        </w:rPr>
        <w:t>分布式电源装机渗透率直接联系电源装机规模和用户最大负荷。分类推荐表将相邻装机水平合并为便于查阅的范围，本节进一步列出离散计算点，观察装机规模增加后主变、储能及费用的变化。为便于比较，年最大净负荷平均增长率统一取4.00%，95%峰值持续时间取3 h，线路采用架空为主，线路与储能均取基准价格。各组只改变分布式电源装机渗透率，供电区域类别与负荷分散系数分别列示。</w:t>
      </w:r>
    </w:p>
    <w:p w14:paraId="58CF04A2">
      <w:pPr>
        <w:pStyle w:val="2"/>
        <w:widowControl/>
        <w:spacing w:before="0" w:after="0" w:line="348" w:lineRule="exact"/>
        <w:ind w:firstLine="480"/>
        <w:jc w:val="both"/>
      </w:pPr>
      <w:r>
        <w:rPr>
          <w:rFonts w:ascii="Times New Roman" w:hAnsi="Times New Roman" w:eastAsia="方正仿宋_GBK"/>
          <w:b w:val="0"/>
          <w:sz w:val="24"/>
        </w:rPr>
        <w:t>电源规模较小时，夜间正向负荷和主变N-1通常是容量配置的重要条件。光伏装机增加后，日间用户负荷能够吸收部分本地出力，其余电量需经主变反向输送。当反向功率幅值超过已有设备及储能能够承担的水平时，建设组合可能改变。不同站点电源和负荷的分配不完全相同，因此区域分布式电源装机渗透率相同仍可能出现不同的局部容量需求。</w:t>
      </w:r>
    </w:p>
    <w:p w14:paraId="64FB5185">
      <w:pPr>
        <w:pStyle w:val="7"/>
        <w:keepNext/>
        <w:numPr>
          <w:ilvl w:val="0"/>
          <w:numId w:val="0"/>
        </w:numPr>
        <w:spacing w:before="160" w:after="120" w:line="360" w:lineRule="exact"/>
        <w:ind w:firstLine="0"/>
      </w:pPr>
      <w:bookmarkStart w:id="268" w:name="a类供电区域负荷分散系数1.00"/>
      <w:r>
        <w:rPr>
          <w:rFonts w:ascii="Times New Roman" w:hAnsi="Times New Roman" w:eastAsia="方正仿宋_GBK"/>
          <w:b/>
          <w:sz w:val="24"/>
        </w:rPr>
        <w:t>A类供电区域，负荷分散系数1.00</w:t>
      </w:r>
      <w:bookmarkEnd w:id="268"/>
    </w:p>
    <w:p w14:paraId="6DDC253D">
      <w:pPr>
        <w:pStyle w:val="115"/>
        <w:keepNext/>
        <w:spacing w:before="120" w:after="80" w:line="280" w:lineRule="exact"/>
        <w:ind w:firstLine="0"/>
        <w:jc w:val="center"/>
      </w:pPr>
      <w:r>
        <w:rPr>
          <w:rFonts w:ascii="Times New Roman" w:hAnsi="Times New Roman" w:eastAsia="宋体"/>
          <w:b w:val="0"/>
          <w:sz w:val="21"/>
        </w:rPr>
        <w:t>表5-78 A类、负荷分散系数1.00的光伏装机情景比较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50B7C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DEDF133">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7C55E2F8">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09C2DDE">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3687098D">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06334FD4">
            <w:pPr>
              <w:keepNext/>
              <w:spacing w:before="20" w:after="20" w:line="260" w:lineRule="exact"/>
              <w:ind w:firstLine="0" w:firstLineChars="0"/>
              <w:jc w:val="center"/>
            </w:pPr>
            <w:r>
              <w:rPr>
                <w:rFonts w:ascii="Times New Roman" w:hAnsi="Times New Roman" w:eastAsia="宋体"/>
                <w:b/>
                <w:sz w:val="18"/>
              </w:rPr>
              <w:t>转接负荷合计/MW</w:t>
            </w:r>
          </w:p>
        </w:tc>
        <w:tc>
          <w:tcPr>
            <w:tcW w:w="1385" w:type="dxa"/>
            <w:tcMar>
              <w:left w:w="70" w:type="dxa"/>
              <w:right w:w="70" w:type="dxa"/>
            </w:tcMar>
            <w:vAlign w:val="center"/>
          </w:tcPr>
          <w:p w14:paraId="2B575263">
            <w:pPr>
              <w:keepNext/>
              <w:spacing w:before="20" w:after="20" w:line="260" w:lineRule="exact"/>
              <w:ind w:firstLine="0" w:firstLineChars="0"/>
              <w:jc w:val="center"/>
            </w:pPr>
            <w:r>
              <w:rPr>
                <w:rFonts w:ascii="Times New Roman" w:hAnsi="Times New Roman" w:eastAsia="宋体"/>
                <w:b/>
                <w:sz w:val="18"/>
              </w:rPr>
              <w:t>评价期费用现值/万元</w:t>
            </w:r>
          </w:p>
        </w:tc>
      </w:tr>
      <w:tr w14:paraId="0AA0A9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E20E9DC">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692F25">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5710D57C">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7E27A2B0">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A4F470E">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72649AA">
            <w:pPr>
              <w:keepNext w:val="0"/>
              <w:spacing w:before="20" w:after="20" w:line="260" w:lineRule="exact"/>
              <w:ind w:firstLine="0" w:firstLineChars="0"/>
              <w:jc w:val="center"/>
            </w:pPr>
            <w:r>
              <w:rPr>
                <w:rFonts w:ascii="Times New Roman" w:hAnsi="Times New Roman" w:eastAsia="宋体"/>
                <w:b w:val="0"/>
                <w:sz w:val="18"/>
              </w:rPr>
              <w:t>604.16</w:t>
            </w:r>
          </w:p>
        </w:tc>
      </w:tr>
      <w:tr w14:paraId="0879B7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A24F8D">
            <w:pPr>
              <w:keepNext w:val="0"/>
              <w:spacing w:before="20" w:after="20" w:line="260" w:lineRule="exact"/>
              <w:ind w:firstLine="0" w:firstLineChars="0"/>
              <w:jc w:val="center"/>
            </w:pPr>
            <w:r>
              <w:rPr>
                <w:rFonts w:ascii="Times New Roman" w:hAnsi="Times New Roman" w:eastAsia="宋体"/>
                <w:b w:val="0"/>
                <w:sz w:val="18"/>
              </w:rPr>
              <w:t>0.30</w:t>
            </w:r>
          </w:p>
        </w:tc>
        <w:tc>
          <w:tcPr>
            <w:tcW w:w="1385" w:type="dxa"/>
            <w:tcMar>
              <w:left w:w="70" w:type="dxa"/>
              <w:right w:w="70" w:type="dxa"/>
            </w:tcMar>
            <w:vAlign w:val="center"/>
          </w:tcPr>
          <w:p w14:paraId="5E57CBC1">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169491B8">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43C8642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977E00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FB14C22">
            <w:pPr>
              <w:keepNext w:val="0"/>
              <w:spacing w:before="20" w:after="20" w:line="260" w:lineRule="exact"/>
              <w:ind w:firstLine="0" w:firstLineChars="0"/>
              <w:jc w:val="center"/>
            </w:pPr>
            <w:r>
              <w:rPr>
                <w:rFonts w:ascii="Times New Roman" w:hAnsi="Times New Roman" w:eastAsia="宋体"/>
                <w:b w:val="0"/>
                <w:sz w:val="18"/>
              </w:rPr>
              <w:t>604.16</w:t>
            </w:r>
          </w:p>
        </w:tc>
      </w:tr>
      <w:tr w14:paraId="00D320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74C7E16">
            <w:pPr>
              <w:keepNext w:val="0"/>
              <w:spacing w:before="20" w:after="20" w:line="260" w:lineRule="exact"/>
              <w:ind w:firstLine="0" w:firstLineChars="0"/>
              <w:jc w:val="center"/>
            </w:pPr>
            <w:r>
              <w:rPr>
                <w:rFonts w:ascii="Times New Roman" w:hAnsi="Times New Roman" w:eastAsia="宋体"/>
                <w:b w:val="0"/>
                <w:sz w:val="18"/>
              </w:rPr>
              <w:t>0.80</w:t>
            </w:r>
          </w:p>
        </w:tc>
        <w:tc>
          <w:tcPr>
            <w:tcW w:w="1385" w:type="dxa"/>
            <w:tcMar>
              <w:left w:w="70" w:type="dxa"/>
              <w:right w:w="70" w:type="dxa"/>
            </w:tcMar>
            <w:vAlign w:val="center"/>
          </w:tcPr>
          <w:p w14:paraId="242C5593">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55037E6D">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4121CBD1">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D9947D0">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85CFE71">
            <w:pPr>
              <w:keepNext w:val="0"/>
              <w:spacing w:before="20" w:after="20" w:line="260" w:lineRule="exact"/>
              <w:ind w:firstLine="0" w:firstLineChars="0"/>
              <w:jc w:val="center"/>
            </w:pPr>
            <w:r>
              <w:rPr>
                <w:rFonts w:ascii="Times New Roman" w:hAnsi="Times New Roman" w:eastAsia="宋体"/>
                <w:b w:val="0"/>
                <w:sz w:val="18"/>
              </w:rPr>
              <w:t>604.16</w:t>
            </w:r>
          </w:p>
        </w:tc>
      </w:tr>
      <w:tr w14:paraId="126312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2B01A9">
            <w:pPr>
              <w:keepNext w:val="0"/>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6520CC9">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0B228D41">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595B0956">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25742BF">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A050535">
            <w:pPr>
              <w:keepNext w:val="0"/>
              <w:spacing w:before="20" w:after="20" w:line="260" w:lineRule="exact"/>
              <w:ind w:firstLine="0" w:firstLineChars="0"/>
              <w:jc w:val="center"/>
            </w:pPr>
            <w:r>
              <w:rPr>
                <w:rFonts w:ascii="Times New Roman" w:hAnsi="Times New Roman" w:eastAsia="宋体"/>
                <w:b w:val="0"/>
                <w:sz w:val="18"/>
              </w:rPr>
              <w:t>604.16</w:t>
            </w:r>
          </w:p>
        </w:tc>
      </w:tr>
      <w:tr w14:paraId="3CD36B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95CB7D">
            <w:pPr>
              <w:keepNext w:val="0"/>
              <w:spacing w:before="20" w:after="20" w:line="260" w:lineRule="exact"/>
              <w:ind w:firstLine="0" w:firstLineChars="0"/>
              <w:jc w:val="center"/>
            </w:pPr>
            <w:r>
              <w:rPr>
                <w:rFonts w:ascii="Times New Roman" w:hAnsi="Times New Roman" w:eastAsia="宋体"/>
                <w:b w:val="0"/>
                <w:sz w:val="18"/>
              </w:rPr>
              <w:t>1.30</w:t>
            </w:r>
          </w:p>
        </w:tc>
        <w:tc>
          <w:tcPr>
            <w:tcW w:w="1385" w:type="dxa"/>
            <w:tcMar>
              <w:left w:w="70" w:type="dxa"/>
              <w:right w:w="70" w:type="dxa"/>
            </w:tcMar>
            <w:vAlign w:val="center"/>
          </w:tcPr>
          <w:p w14:paraId="4DDC08B9">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61BE6BAD">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67C88808">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D7DC14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350D4A5">
            <w:pPr>
              <w:keepNext w:val="0"/>
              <w:spacing w:before="20" w:after="20" w:line="260" w:lineRule="exact"/>
              <w:ind w:firstLine="0" w:firstLineChars="0"/>
              <w:jc w:val="center"/>
            </w:pPr>
            <w:r>
              <w:rPr>
                <w:rFonts w:ascii="Times New Roman" w:hAnsi="Times New Roman" w:eastAsia="宋体"/>
                <w:b w:val="0"/>
                <w:sz w:val="18"/>
              </w:rPr>
              <w:t>604.16</w:t>
            </w:r>
          </w:p>
        </w:tc>
      </w:tr>
      <w:tr w14:paraId="517B9A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47224F">
            <w:pPr>
              <w:keepNext w:val="0"/>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55EF60A4">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4ED8EC81">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DF5EDB6">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B4A5482">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18BF93">
            <w:pPr>
              <w:keepNext w:val="0"/>
              <w:spacing w:before="20" w:after="20" w:line="260" w:lineRule="exact"/>
              <w:ind w:firstLine="0" w:firstLineChars="0"/>
              <w:jc w:val="center"/>
            </w:pPr>
            <w:r>
              <w:rPr>
                <w:rFonts w:ascii="Times New Roman" w:hAnsi="Times New Roman" w:eastAsia="宋体"/>
                <w:b w:val="0"/>
                <w:sz w:val="18"/>
              </w:rPr>
              <w:t>1742.40</w:t>
            </w:r>
          </w:p>
        </w:tc>
      </w:tr>
      <w:tr w14:paraId="2AC3F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77E891">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1373F25D">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60DE4D3">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FF56526">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1F321B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F519DB">
            <w:pPr>
              <w:keepNext w:val="0"/>
              <w:spacing w:before="20" w:after="20" w:line="260" w:lineRule="exact"/>
              <w:ind w:firstLine="0" w:firstLineChars="0"/>
              <w:jc w:val="center"/>
            </w:pPr>
            <w:r>
              <w:rPr>
                <w:rFonts w:ascii="Times New Roman" w:hAnsi="Times New Roman" w:eastAsia="宋体"/>
                <w:b w:val="0"/>
                <w:sz w:val="18"/>
              </w:rPr>
              <w:t>1742.40</w:t>
            </w:r>
          </w:p>
        </w:tc>
      </w:tr>
      <w:tr w14:paraId="24972C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3127D7">
            <w:pPr>
              <w:keepNext w:val="0"/>
              <w:spacing w:before="20" w:after="20" w:line="260" w:lineRule="exact"/>
              <w:ind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50D3EA4C">
            <w:pPr>
              <w:keepNext w:val="0"/>
              <w:spacing w:before="20" w:after="20" w:line="260" w:lineRule="exact"/>
              <w:ind w:firstLine="0" w:firstLineChars="0"/>
              <w:jc w:val="center"/>
            </w:pPr>
            <w:r>
              <w:rPr>
                <w:rFonts w:ascii="Times New Roman" w:hAnsi="Times New Roman" w:eastAsia="宋体"/>
                <w:b w:val="0"/>
                <w:sz w:val="18"/>
              </w:rPr>
              <w:t>1.97</w:t>
            </w:r>
          </w:p>
        </w:tc>
        <w:tc>
          <w:tcPr>
            <w:tcW w:w="1385" w:type="dxa"/>
            <w:tcMar>
              <w:left w:w="70" w:type="dxa"/>
              <w:right w:w="70" w:type="dxa"/>
            </w:tcMar>
            <w:vAlign w:val="center"/>
          </w:tcPr>
          <w:p w14:paraId="51D5256B">
            <w:pPr>
              <w:keepNext w:val="0"/>
              <w:spacing w:before="20" w:after="20" w:line="260" w:lineRule="exact"/>
              <w:ind w:firstLine="0" w:firstLineChars="0"/>
              <w:jc w:val="center"/>
            </w:pPr>
            <w:r>
              <w:rPr>
                <w:rFonts w:ascii="Times New Roman" w:hAnsi="Times New Roman" w:eastAsia="宋体"/>
                <w:b w:val="0"/>
                <w:sz w:val="18"/>
              </w:rPr>
              <w:t>576.00</w:t>
            </w:r>
          </w:p>
        </w:tc>
        <w:tc>
          <w:tcPr>
            <w:tcW w:w="1385" w:type="dxa"/>
            <w:tcMar>
              <w:left w:w="70" w:type="dxa"/>
              <w:right w:w="70" w:type="dxa"/>
            </w:tcMar>
            <w:vAlign w:val="center"/>
          </w:tcPr>
          <w:p w14:paraId="02409EF5">
            <w:pPr>
              <w:keepNext w:val="0"/>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50CD18B">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445A52A">
            <w:pPr>
              <w:keepNext w:val="0"/>
              <w:spacing w:before="20" w:after="20" w:line="260" w:lineRule="exact"/>
              <w:ind w:firstLine="0" w:firstLineChars="0"/>
              <w:jc w:val="center"/>
            </w:pPr>
            <w:r>
              <w:rPr>
                <w:rFonts w:ascii="Times New Roman" w:hAnsi="Times New Roman" w:eastAsia="宋体"/>
                <w:b w:val="0"/>
                <w:sz w:val="18"/>
              </w:rPr>
              <w:t>4315.79</w:t>
            </w:r>
          </w:p>
        </w:tc>
      </w:tr>
      <w:tr w14:paraId="0F76A9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9145B32">
            <w:pPr>
              <w:keepNext w:val="0"/>
              <w:spacing w:before="20" w:after="20" w:line="260" w:lineRule="exact"/>
              <w:ind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48B269D1">
            <w:pPr>
              <w:keepNext w:val="0"/>
              <w:spacing w:before="20" w:after="20" w:line="260" w:lineRule="exact"/>
              <w:ind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7F8A0D2D">
            <w:pPr>
              <w:keepNext w:val="0"/>
              <w:spacing w:before="20" w:after="20" w:line="260" w:lineRule="exact"/>
              <w:ind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15EAD36B">
            <w:pPr>
              <w:keepNext w:val="0"/>
              <w:spacing w:before="20" w:after="20" w:line="260" w:lineRule="exact"/>
              <w:ind w:firstLine="0" w:firstLineChars="0"/>
              <w:jc w:val="center"/>
            </w:pPr>
            <w:r>
              <w:rPr>
                <w:rFonts w:ascii="Times New Roman" w:hAnsi="Times New Roman" w:eastAsia="宋体"/>
                <w:b w:val="0"/>
                <w:sz w:val="18"/>
              </w:rPr>
              <w:t>37.30</w:t>
            </w:r>
          </w:p>
        </w:tc>
        <w:tc>
          <w:tcPr>
            <w:tcW w:w="1385" w:type="dxa"/>
            <w:tcMar>
              <w:left w:w="70" w:type="dxa"/>
              <w:right w:w="70" w:type="dxa"/>
            </w:tcMar>
            <w:vAlign w:val="center"/>
          </w:tcPr>
          <w:p w14:paraId="3753E398">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8B47478">
            <w:pPr>
              <w:keepNext w:val="0"/>
              <w:spacing w:before="20" w:after="20" w:line="260" w:lineRule="exact"/>
              <w:ind w:firstLine="0" w:firstLineChars="0"/>
              <w:jc w:val="center"/>
            </w:pPr>
            <w:r>
              <w:rPr>
                <w:rFonts w:ascii="Times New Roman" w:hAnsi="Times New Roman" w:eastAsia="宋体"/>
                <w:b w:val="0"/>
                <w:sz w:val="18"/>
              </w:rPr>
              <w:t>13460.72</w:t>
            </w:r>
          </w:p>
        </w:tc>
      </w:tr>
      <w:tr w14:paraId="1CE4EA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E21ECA">
            <w:pPr>
              <w:keepNext w:val="0"/>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3A0C0EBA">
            <w:pPr>
              <w:keepNext w:val="0"/>
              <w:spacing w:before="20" w:after="20" w:line="260" w:lineRule="exact"/>
              <w:ind w:firstLine="0" w:firstLineChars="0"/>
              <w:jc w:val="center"/>
            </w:pPr>
            <w:r>
              <w:rPr>
                <w:rFonts w:ascii="Times New Roman" w:hAnsi="Times New Roman" w:eastAsia="宋体"/>
                <w:b w:val="0"/>
                <w:sz w:val="18"/>
              </w:rPr>
              <w:t>2.18</w:t>
            </w:r>
          </w:p>
        </w:tc>
        <w:tc>
          <w:tcPr>
            <w:tcW w:w="1385" w:type="dxa"/>
            <w:tcMar>
              <w:left w:w="70" w:type="dxa"/>
              <w:right w:w="70" w:type="dxa"/>
            </w:tcMar>
            <w:vAlign w:val="center"/>
          </w:tcPr>
          <w:p w14:paraId="17590A77">
            <w:pPr>
              <w:keepNext w:val="0"/>
              <w:spacing w:before="20" w:after="20" w:line="260" w:lineRule="exact"/>
              <w:ind w:firstLine="0" w:firstLineChars="0"/>
              <w:jc w:val="center"/>
            </w:pPr>
            <w:r>
              <w:rPr>
                <w:rFonts w:ascii="Times New Roman" w:hAnsi="Times New Roman" w:eastAsia="宋体"/>
                <w:b w:val="0"/>
                <w:sz w:val="18"/>
              </w:rPr>
              <w:t>639.00</w:t>
            </w:r>
          </w:p>
        </w:tc>
        <w:tc>
          <w:tcPr>
            <w:tcW w:w="1385" w:type="dxa"/>
            <w:tcMar>
              <w:left w:w="70" w:type="dxa"/>
              <w:right w:w="70" w:type="dxa"/>
            </w:tcMar>
            <w:vAlign w:val="center"/>
          </w:tcPr>
          <w:p w14:paraId="6FDA7823">
            <w:pPr>
              <w:keepNext w:val="0"/>
              <w:spacing w:before="20" w:after="20" w:line="260" w:lineRule="exact"/>
              <w:ind w:firstLine="0" w:firstLineChars="0"/>
              <w:jc w:val="center"/>
            </w:pPr>
            <w:r>
              <w:rPr>
                <w:rFonts w:ascii="Times New Roman" w:hAnsi="Times New Roman" w:eastAsia="宋体"/>
                <w:b w:val="0"/>
                <w:sz w:val="18"/>
              </w:rPr>
              <w:t>62.50</w:t>
            </w:r>
          </w:p>
        </w:tc>
        <w:tc>
          <w:tcPr>
            <w:tcW w:w="1385" w:type="dxa"/>
            <w:tcMar>
              <w:left w:w="70" w:type="dxa"/>
              <w:right w:w="70" w:type="dxa"/>
            </w:tcMar>
            <w:vAlign w:val="center"/>
          </w:tcPr>
          <w:p w14:paraId="2E5D7A4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12B2CFB">
            <w:pPr>
              <w:keepNext w:val="0"/>
              <w:spacing w:before="20" w:after="20" w:line="260" w:lineRule="exact"/>
              <w:ind w:firstLine="0" w:firstLineChars="0"/>
              <w:jc w:val="center"/>
            </w:pPr>
            <w:r>
              <w:rPr>
                <w:rFonts w:ascii="Times New Roman" w:hAnsi="Times New Roman" w:eastAsia="宋体"/>
                <w:b w:val="0"/>
                <w:sz w:val="18"/>
              </w:rPr>
              <w:t>20113.26</w:t>
            </w:r>
          </w:p>
        </w:tc>
      </w:tr>
    </w:tbl>
    <w:p w14:paraId="45083B85">
      <w:pPr>
        <w:pStyle w:val="2"/>
        <w:widowControl/>
        <w:spacing w:before="0" w:after="0" w:line="348" w:lineRule="exact"/>
        <w:ind w:firstLine="480"/>
        <w:jc w:val="both"/>
      </w:pPr>
      <w:r>
        <w:rPr>
          <w:rFonts w:ascii="Times New Roman" w:hAnsi="Times New Roman" w:eastAsia="方正仿宋_GBK"/>
          <w:b w:val="0"/>
          <w:sz w:val="24"/>
        </w:rPr>
        <w:t>分布式电源装机渗透率由0.00增加到3.00，容载比由1.71变为2.18；公用主变总容量由500.00 MVA变为639.00 MVA。储能额定功率分别为0.00 MW和62.50 MW，评价期费用现值由604.16万元变为20113.26万元。增长率固定，容载比分母保持一致，差异来自容量配置调整。</w:t>
      </w:r>
    </w:p>
    <w:p w14:paraId="5558139C">
      <w:pPr>
        <w:pStyle w:val="2"/>
        <w:widowControl/>
        <w:spacing w:before="0" w:after="0" w:line="348" w:lineRule="exact"/>
        <w:ind w:firstLine="480"/>
        <w:jc w:val="both"/>
      </w:pPr>
      <w:r>
        <w:rPr>
          <w:rFonts w:ascii="Times New Roman" w:hAnsi="Times New Roman" w:eastAsia="方正仿宋_GBK"/>
          <w:b w:val="0"/>
          <w:sz w:val="24"/>
        </w:rPr>
        <w:t>各计算点按同一设备候选和经济评价方法进行比选。容量配置是否变化，取决于当前措施能否继续满足正常运行、主变停运和反向功率要求。既有设备仍有余量时，参数变化可以不增加主变容量；需要新增措施时，则同时比较增容、储能及联络建设的费用。</w:t>
      </w:r>
    </w:p>
    <w:p w14:paraId="4DD4C8FA">
      <w:pPr>
        <w:pStyle w:val="2"/>
        <w:widowControl/>
        <w:spacing w:before="0" w:after="0" w:line="348" w:lineRule="exact"/>
        <w:ind w:firstLine="480"/>
        <w:jc w:val="both"/>
      </w:pPr>
      <w:r>
        <w:rPr>
          <w:rFonts w:ascii="Times New Roman" w:hAnsi="Times New Roman" w:eastAsia="方正仿宋_GBK"/>
          <w:b w:val="0"/>
          <w:sz w:val="24"/>
        </w:rPr>
        <w:t>该组结果用于分析电源规模变化对应的设备需求。对光伏增长较快的片区，容量安排应联系实际并网规模、日间用电水平和反向功率所在站点。相同的新增光伏装机若分布在本地消纳条件不同的站点，产生的反向输送要求也不同；地区容量储备宜与这些站点的主变增容或储能配置对应。</w:t>
      </w:r>
    </w:p>
    <w:p w14:paraId="4BB57B54">
      <w:pPr>
        <w:pStyle w:val="7"/>
        <w:keepNext/>
        <w:numPr>
          <w:ilvl w:val="0"/>
          <w:numId w:val="0"/>
        </w:numPr>
        <w:spacing w:before="160" w:after="120" w:line="360" w:lineRule="exact"/>
        <w:ind w:firstLine="0"/>
      </w:pPr>
      <w:bookmarkStart w:id="269" w:name="a类供电区域负荷分散系数1.15"/>
      <w:r>
        <w:rPr>
          <w:rFonts w:ascii="Times New Roman" w:hAnsi="Times New Roman" w:eastAsia="方正仿宋_GBK"/>
          <w:b/>
          <w:sz w:val="24"/>
        </w:rPr>
        <w:t>A类供电区域，负荷分散系数1.15</w:t>
      </w:r>
      <w:bookmarkEnd w:id="269"/>
    </w:p>
    <w:p w14:paraId="79A38B6C">
      <w:pPr>
        <w:pStyle w:val="115"/>
        <w:keepNext/>
        <w:spacing w:before="120" w:after="80" w:line="280" w:lineRule="exact"/>
        <w:ind w:firstLine="0"/>
        <w:jc w:val="center"/>
      </w:pPr>
      <w:r>
        <w:rPr>
          <w:rFonts w:ascii="Times New Roman" w:hAnsi="Times New Roman" w:eastAsia="宋体"/>
          <w:b w:val="0"/>
          <w:sz w:val="21"/>
        </w:rPr>
        <w:t>表5-79 A类、负荷分散系数1.15的光伏装机情景比较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F453E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5EC9E3C">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14D73135">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372BB748">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1F9676B4">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7E9E7F8D">
            <w:pPr>
              <w:keepNext/>
              <w:spacing w:before="20" w:after="20" w:line="260" w:lineRule="exact"/>
              <w:ind w:firstLine="0" w:firstLineChars="0"/>
              <w:jc w:val="center"/>
            </w:pPr>
            <w:r>
              <w:rPr>
                <w:rFonts w:ascii="Times New Roman" w:hAnsi="Times New Roman" w:eastAsia="宋体"/>
                <w:b/>
                <w:sz w:val="18"/>
              </w:rPr>
              <w:t>转接负荷合计/MW</w:t>
            </w:r>
          </w:p>
        </w:tc>
        <w:tc>
          <w:tcPr>
            <w:tcW w:w="1385" w:type="dxa"/>
            <w:tcMar>
              <w:left w:w="70" w:type="dxa"/>
              <w:right w:w="70" w:type="dxa"/>
            </w:tcMar>
            <w:vAlign w:val="center"/>
          </w:tcPr>
          <w:p w14:paraId="264506AF">
            <w:pPr>
              <w:keepNext/>
              <w:spacing w:before="20" w:after="20" w:line="260" w:lineRule="exact"/>
              <w:ind w:firstLine="0" w:firstLineChars="0"/>
              <w:jc w:val="center"/>
            </w:pPr>
            <w:r>
              <w:rPr>
                <w:rFonts w:ascii="Times New Roman" w:hAnsi="Times New Roman" w:eastAsia="宋体"/>
                <w:b/>
                <w:sz w:val="18"/>
              </w:rPr>
              <w:t>评价期费用现值/万元</w:t>
            </w:r>
          </w:p>
        </w:tc>
      </w:tr>
      <w:tr w14:paraId="34E42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3DC27F">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788CAED">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75FD2B43">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5D3109BB">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57D1F90">
            <w:pPr>
              <w:keepNext w:val="0"/>
              <w:spacing w:before="20" w:after="20" w:line="260" w:lineRule="exact"/>
              <w:ind w:firstLine="0" w:firstLineChars="0"/>
              <w:jc w:val="center"/>
            </w:pPr>
            <w:r>
              <w:rPr>
                <w:rFonts w:ascii="Times New Roman" w:hAnsi="Times New Roman" w:eastAsia="宋体"/>
                <w:b w:val="0"/>
                <w:sz w:val="18"/>
              </w:rPr>
              <w:t>24.08</w:t>
            </w:r>
          </w:p>
        </w:tc>
        <w:tc>
          <w:tcPr>
            <w:tcW w:w="1385" w:type="dxa"/>
            <w:tcMar>
              <w:left w:w="70" w:type="dxa"/>
              <w:right w:w="70" w:type="dxa"/>
            </w:tcMar>
            <w:vAlign w:val="center"/>
          </w:tcPr>
          <w:p w14:paraId="334DFF21">
            <w:pPr>
              <w:keepNext w:val="0"/>
              <w:spacing w:before="20" w:after="20" w:line="260" w:lineRule="exact"/>
              <w:ind w:firstLine="0" w:firstLineChars="0"/>
              <w:jc w:val="center"/>
            </w:pPr>
            <w:r>
              <w:rPr>
                <w:rFonts w:ascii="Times New Roman" w:hAnsi="Times New Roman" w:eastAsia="宋体"/>
                <w:b w:val="0"/>
                <w:sz w:val="18"/>
              </w:rPr>
              <w:t>1329.14</w:t>
            </w:r>
          </w:p>
        </w:tc>
      </w:tr>
      <w:tr w14:paraId="3DAE6C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05859C">
            <w:pPr>
              <w:keepNext w:val="0"/>
              <w:spacing w:before="20" w:after="20" w:line="260" w:lineRule="exact"/>
              <w:ind w:firstLine="0" w:firstLineChars="0"/>
              <w:jc w:val="center"/>
            </w:pPr>
            <w:r>
              <w:rPr>
                <w:rFonts w:ascii="Times New Roman" w:hAnsi="Times New Roman" w:eastAsia="宋体"/>
                <w:b w:val="0"/>
                <w:sz w:val="18"/>
              </w:rPr>
              <w:t>0.30</w:t>
            </w:r>
          </w:p>
        </w:tc>
        <w:tc>
          <w:tcPr>
            <w:tcW w:w="1385" w:type="dxa"/>
            <w:tcMar>
              <w:left w:w="70" w:type="dxa"/>
              <w:right w:w="70" w:type="dxa"/>
            </w:tcMar>
            <w:vAlign w:val="center"/>
          </w:tcPr>
          <w:p w14:paraId="4897F255">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08EC809C">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43A10B85">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6AF3B7">
            <w:pPr>
              <w:keepNext w:val="0"/>
              <w:spacing w:before="20" w:after="20" w:line="260" w:lineRule="exact"/>
              <w:ind w:firstLine="0" w:firstLineChars="0"/>
              <w:jc w:val="center"/>
            </w:pPr>
            <w:r>
              <w:rPr>
                <w:rFonts w:ascii="Times New Roman" w:hAnsi="Times New Roman" w:eastAsia="宋体"/>
                <w:b w:val="0"/>
                <w:sz w:val="18"/>
              </w:rPr>
              <w:t>24.08</w:t>
            </w:r>
          </w:p>
        </w:tc>
        <w:tc>
          <w:tcPr>
            <w:tcW w:w="1385" w:type="dxa"/>
            <w:tcMar>
              <w:left w:w="70" w:type="dxa"/>
              <w:right w:w="70" w:type="dxa"/>
            </w:tcMar>
            <w:vAlign w:val="center"/>
          </w:tcPr>
          <w:p w14:paraId="7F36D403">
            <w:pPr>
              <w:keepNext w:val="0"/>
              <w:spacing w:before="20" w:after="20" w:line="260" w:lineRule="exact"/>
              <w:ind w:firstLine="0" w:firstLineChars="0"/>
              <w:jc w:val="center"/>
            </w:pPr>
            <w:r>
              <w:rPr>
                <w:rFonts w:ascii="Times New Roman" w:hAnsi="Times New Roman" w:eastAsia="宋体"/>
                <w:b w:val="0"/>
                <w:sz w:val="18"/>
              </w:rPr>
              <w:t>1329.14</w:t>
            </w:r>
          </w:p>
        </w:tc>
      </w:tr>
      <w:tr w14:paraId="108F07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680F1F1">
            <w:pPr>
              <w:keepNext w:val="0"/>
              <w:spacing w:before="20" w:after="20" w:line="260" w:lineRule="exact"/>
              <w:ind w:firstLine="0" w:firstLineChars="0"/>
              <w:jc w:val="center"/>
            </w:pPr>
            <w:r>
              <w:rPr>
                <w:rFonts w:ascii="Times New Roman" w:hAnsi="Times New Roman" w:eastAsia="宋体"/>
                <w:b w:val="0"/>
                <w:sz w:val="18"/>
              </w:rPr>
              <w:t>0.80</w:t>
            </w:r>
          </w:p>
        </w:tc>
        <w:tc>
          <w:tcPr>
            <w:tcW w:w="1385" w:type="dxa"/>
            <w:tcMar>
              <w:left w:w="70" w:type="dxa"/>
              <w:right w:w="70" w:type="dxa"/>
            </w:tcMar>
            <w:vAlign w:val="center"/>
          </w:tcPr>
          <w:p w14:paraId="4BF7F3E7">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2D41937A">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4E98C093">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3F86E84">
            <w:pPr>
              <w:keepNext w:val="0"/>
              <w:spacing w:before="20" w:after="20" w:line="260" w:lineRule="exact"/>
              <w:ind w:firstLine="0" w:firstLineChars="0"/>
              <w:jc w:val="center"/>
            </w:pPr>
            <w:r>
              <w:rPr>
                <w:rFonts w:ascii="Times New Roman" w:hAnsi="Times New Roman" w:eastAsia="宋体"/>
                <w:b w:val="0"/>
                <w:sz w:val="18"/>
              </w:rPr>
              <w:t>21.70</w:t>
            </w:r>
          </w:p>
        </w:tc>
        <w:tc>
          <w:tcPr>
            <w:tcW w:w="1385" w:type="dxa"/>
            <w:tcMar>
              <w:left w:w="70" w:type="dxa"/>
              <w:right w:w="70" w:type="dxa"/>
            </w:tcMar>
            <w:vAlign w:val="center"/>
          </w:tcPr>
          <w:p w14:paraId="5DA56E8F">
            <w:pPr>
              <w:keepNext w:val="0"/>
              <w:spacing w:before="20" w:after="20" w:line="260" w:lineRule="exact"/>
              <w:ind w:firstLine="0" w:firstLineChars="0"/>
              <w:jc w:val="center"/>
            </w:pPr>
            <w:r>
              <w:rPr>
                <w:rFonts w:ascii="Times New Roman" w:hAnsi="Times New Roman" w:eastAsia="宋体"/>
                <w:b w:val="0"/>
                <w:sz w:val="18"/>
              </w:rPr>
              <w:t>1329.14</w:t>
            </w:r>
          </w:p>
        </w:tc>
      </w:tr>
      <w:tr w14:paraId="2368BF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901B71">
            <w:pPr>
              <w:keepNext w:val="0"/>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32A33F0">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76C4FA63">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0DAF61F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517E6A8">
            <w:pPr>
              <w:keepNext w:val="0"/>
              <w:spacing w:before="20" w:after="20" w:line="260" w:lineRule="exact"/>
              <w:ind w:firstLine="0" w:firstLineChars="0"/>
              <w:jc w:val="center"/>
            </w:pPr>
            <w:r>
              <w:rPr>
                <w:rFonts w:ascii="Times New Roman" w:hAnsi="Times New Roman" w:eastAsia="宋体"/>
                <w:b w:val="0"/>
                <w:sz w:val="18"/>
              </w:rPr>
              <w:t>24.08</w:t>
            </w:r>
          </w:p>
        </w:tc>
        <w:tc>
          <w:tcPr>
            <w:tcW w:w="1385" w:type="dxa"/>
            <w:tcMar>
              <w:left w:w="70" w:type="dxa"/>
              <w:right w:w="70" w:type="dxa"/>
            </w:tcMar>
            <w:vAlign w:val="center"/>
          </w:tcPr>
          <w:p w14:paraId="7E294F6C">
            <w:pPr>
              <w:keepNext w:val="0"/>
              <w:spacing w:before="20" w:after="20" w:line="260" w:lineRule="exact"/>
              <w:ind w:firstLine="0" w:firstLineChars="0"/>
              <w:jc w:val="center"/>
            </w:pPr>
            <w:r>
              <w:rPr>
                <w:rFonts w:ascii="Times New Roman" w:hAnsi="Times New Roman" w:eastAsia="宋体"/>
                <w:b w:val="0"/>
                <w:sz w:val="18"/>
              </w:rPr>
              <w:t>1329.14</w:t>
            </w:r>
          </w:p>
        </w:tc>
      </w:tr>
      <w:tr w14:paraId="4B0426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52925E">
            <w:pPr>
              <w:keepNext w:val="0"/>
              <w:spacing w:before="20" w:after="20" w:line="260" w:lineRule="exact"/>
              <w:ind w:firstLine="0" w:firstLineChars="0"/>
              <w:jc w:val="center"/>
            </w:pPr>
            <w:r>
              <w:rPr>
                <w:rFonts w:ascii="Times New Roman" w:hAnsi="Times New Roman" w:eastAsia="宋体"/>
                <w:b w:val="0"/>
                <w:sz w:val="18"/>
              </w:rPr>
              <w:t>1.30</w:t>
            </w:r>
          </w:p>
        </w:tc>
        <w:tc>
          <w:tcPr>
            <w:tcW w:w="1385" w:type="dxa"/>
            <w:tcMar>
              <w:left w:w="70" w:type="dxa"/>
              <w:right w:w="70" w:type="dxa"/>
            </w:tcMar>
            <w:vAlign w:val="center"/>
          </w:tcPr>
          <w:p w14:paraId="78E8EEAA">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324E4EC7">
            <w:pPr>
              <w:keepNext w:val="0"/>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7AE3DFEE">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C1D7211">
            <w:pPr>
              <w:keepNext w:val="0"/>
              <w:spacing w:before="20" w:after="20" w:line="260" w:lineRule="exact"/>
              <w:ind w:firstLine="0" w:firstLineChars="0"/>
              <w:jc w:val="center"/>
            </w:pPr>
            <w:r>
              <w:rPr>
                <w:rFonts w:ascii="Times New Roman" w:hAnsi="Times New Roman" w:eastAsia="宋体"/>
                <w:b w:val="0"/>
                <w:sz w:val="18"/>
              </w:rPr>
              <w:t>20.01</w:t>
            </w:r>
          </w:p>
        </w:tc>
        <w:tc>
          <w:tcPr>
            <w:tcW w:w="1385" w:type="dxa"/>
            <w:tcMar>
              <w:left w:w="70" w:type="dxa"/>
              <w:right w:w="70" w:type="dxa"/>
            </w:tcMar>
            <w:vAlign w:val="center"/>
          </w:tcPr>
          <w:p w14:paraId="1C6E0FF7">
            <w:pPr>
              <w:keepNext w:val="0"/>
              <w:spacing w:before="20" w:after="20" w:line="260" w:lineRule="exact"/>
              <w:ind w:firstLine="0" w:firstLineChars="0"/>
              <w:jc w:val="center"/>
            </w:pPr>
            <w:r>
              <w:rPr>
                <w:rFonts w:ascii="Times New Roman" w:hAnsi="Times New Roman" w:eastAsia="宋体"/>
                <w:b w:val="0"/>
                <w:sz w:val="18"/>
              </w:rPr>
              <w:t>1329.14</w:t>
            </w:r>
          </w:p>
        </w:tc>
      </w:tr>
      <w:tr w14:paraId="743940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184A84">
            <w:pPr>
              <w:keepNext w:val="0"/>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266365AD">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1702DD9E">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9A7DA7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6D54BF9">
            <w:pPr>
              <w:keepNext w:val="0"/>
              <w:spacing w:before="20" w:after="20" w:line="260" w:lineRule="exact"/>
              <w:ind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28CAEEE9">
            <w:pPr>
              <w:keepNext w:val="0"/>
              <w:spacing w:before="20" w:after="20" w:line="260" w:lineRule="exact"/>
              <w:ind w:firstLine="0" w:firstLineChars="0"/>
              <w:jc w:val="center"/>
            </w:pPr>
            <w:r>
              <w:rPr>
                <w:rFonts w:ascii="Times New Roman" w:hAnsi="Times New Roman" w:eastAsia="宋体"/>
                <w:b w:val="0"/>
                <w:sz w:val="18"/>
              </w:rPr>
              <w:t>2104.89</w:t>
            </w:r>
          </w:p>
        </w:tc>
      </w:tr>
      <w:tr w14:paraId="27E3E0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DA420F1">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721DFFEA">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5AB5172">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C9651B9">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C85CEFC">
            <w:pPr>
              <w:keepNext w:val="0"/>
              <w:spacing w:before="20" w:after="20" w:line="260" w:lineRule="exact"/>
              <w:ind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14A4160">
            <w:pPr>
              <w:keepNext w:val="0"/>
              <w:spacing w:before="20" w:after="20" w:line="260" w:lineRule="exact"/>
              <w:ind w:firstLine="0" w:firstLineChars="0"/>
              <w:jc w:val="center"/>
            </w:pPr>
            <w:r>
              <w:rPr>
                <w:rFonts w:ascii="Times New Roman" w:hAnsi="Times New Roman" w:eastAsia="宋体"/>
                <w:b w:val="0"/>
                <w:sz w:val="18"/>
              </w:rPr>
              <w:t>2104.89</w:t>
            </w:r>
          </w:p>
        </w:tc>
      </w:tr>
      <w:tr w14:paraId="47F72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2AE0319">
            <w:pPr>
              <w:keepNext w:val="0"/>
              <w:spacing w:before="20" w:after="20" w:line="260" w:lineRule="exact"/>
              <w:ind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7B943FDE">
            <w:pPr>
              <w:keepNext w:val="0"/>
              <w:spacing w:before="20" w:after="20" w:line="260" w:lineRule="exact"/>
              <w:ind w:firstLine="0" w:firstLineChars="0"/>
              <w:jc w:val="center"/>
            </w:pPr>
            <w:r>
              <w:rPr>
                <w:rFonts w:ascii="Times New Roman" w:hAnsi="Times New Roman" w:eastAsia="宋体"/>
                <w:b w:val="0"/>
                <w:sz w:val="18"/>
              </w:rPr>
              <w:t>2.05</w:t>
            </w:r>
          </w:p>
        </w:tc>
        <w:tc>
          <w:tcPr>
            <w:tcW w:w="1385" w:type="dxa"/>
            <w:tcMar>
              <w:left w:w="70" w:type="dxa"/>
              <w:right w:w="70" w:type="dxa"/>
            </w:tcMar>
            <w:vAlign w:val="center"/>
          </w:tcPr>
          <w:p w14:paraId="476E2C06">
            <w:pPr>
              <w:keepNext w:val="0"/>
              <w:spacing w:before="20" w:after="20" w:line="260" w:lineRule="exact"/>
              <w:ind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26773DF7">
            <w:pPr>
              <w:keepNext w:val="0"/>
              <w:spacing w:before="20" w:after="20" w:line="260" w:lineRule="exact"/>
              <w:ind w:firstLine="0" w:firstLineChars="0"/>
              <w:jc w:val="center"/>
            </w:pPr>
            <w:r>
              <w:rPr>
                <w:rFonts w:ascii="Times New Roman" w:hAnsi="Times New Roman" w:eastAsia="宋体"/>
                <w:b w:val="0"/>
                <w:sz w:val="18"/>
              </w:rPr>
              <w:t>5.40</w:t>
            </w:r>
          </w:p>
        </w:tc>
        <w:tc>
          <w:tcPr>
            <w:tcW w:w="1385" w:type="dxa"/>
            <w:tcMar>
              <w:left w:w="70" w:type="dxa"/>
              <w:right w:w="70" w:type="dxa"/>
            </w:tcMar>
            <w:vAlign w:val="center"/>
          </w:tcPr>
          <w:p w14:paraId="6200521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BE0B9FB">
            <w:pPr>
              <w:keepNext w:val="0"/>
              <w:spacing w:before="20" w:after="20" w:line="260" w:lineRule="exact"/>
              <w:ind w:firstLine="0" w:firstLineChars="0"/>
              <w:jc w:val="center"/>
            </w:pPr>
            <w:r>
              <w:rPr>
                <w:rFonts w:ascii="Times New Roman" w:hAnsi="Times New Roman" w:eastAsia="宋体"/>
                <w:b w:val="0"/>
                <w:sz w:val="18"/>
              </w:rPr>
              <w:t>4295.41</w:t>
            </w:r>
          </w:p>
        </w:tc>
      </w:tr>
      <w:tr w14:paraId="395CF2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5F0BCB">
            <w:pPr>
              <w:keepNext w:val="0"/>
              <w:spacing w:before="20" w:after="20" w:line="260" w:lineRule="exact"/>
              <w:ind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449B676B">
            <w:pPr>
              <w:keepNext w:val="0"/>
              <w:spacing w:before="20" w:after="20" w:line="260" w:lineRule="exact"/>
              <w:ind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28E63820">
            <w:pPr>
              <w:keepNext w:val="0"/>
              <w:spacing w:before="20" w:after="20" w:line="260" w:lineRule="exact"/>
              <w:ind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330EBF4E">
            <w:pPr>
              <w:keepNext w:val="0"/>
              <w:spacing w:before="20" w:after="20" w:line="260" w:lineRule="exact"/>
              <w:ind w:firstLine="0" w:firstLineChars="0"/>
              <w:jc w:val="center"/>
            </w:pPr>
            <w:r>
              <w:rPr>
                <w:rFonts w:ascii="Times New Roman" w:hAnsi="Times New Roman" w:eastAsia="宋体"/>
                <w:b w:val="0"/>
                <w:sz w:val="18"/>
              </w:rPr>
              <w:t>24.50</w:t>
            </w:r>
          </w:p>
        </w:tc>
        <w:tc>
          <w:tcPr>
            <w:tcW w:w="1385" w:type="dxa"/>
            <w:tcMar>
              <w:left w:w="70" w:type="dxa"/>
              <w:right w:w="70" w:type="dxa"/>
            </w:tcMar>
            <w:vAlign w:val="center"/>
          </w:tcPr>
          <w:p w14:paraId="018F58C1">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970DD12">
            <w:pPr>
              <w:keepNext w:val="0"/>
              <w:spacing w:before="20" w:after="20" w:line="260" w:lineRule="exact"/>
              <w:ind w:firstLine="0" w:firstLineChars="0"/>
              <w:jc w:val="center"/>
            </w:pPr>
            <w:r>
              <w:rPr>
                <w:rFonts w:ascii="Times New Roman" w:hAnsi="Times New Roman" w:eastAsia="宋体"/>
                <w:b w:val="0"/>
                <w:sz w:val="18"/>
              </w:rPr>
              <w:t>10800.86</w:t>
            </w:r>
          </w:p>
        </w:tc>
      </w:tr>
      <w:tr w14:paraId="42C48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F9F9F81">
            <w:pPr>
              <w:keepNext w:val="0"/>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19D4456C">
            <w:pPr>
              <w:keepNext w:val="0"/>
              <w:spacing w:before="20" w:after="20" w:line="260" w:lineRule="exact"/>
              <w:ind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056576E7">
            <w:pPr>
              <w:keepNext w:val="0"/>
              <w:spacing w:before="20" w:after="20" w:line="260" w:lineRule="exact"/>
              <w:ind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7CD9E07D">
            <w:pPr>
              <w:keepNext w:val="0"/>
              <w:spacing w:before="20" w:after="20" w:line="260" w:lineRule="exact"/>
              <w:ind w:firstLine="0" w:firstLineChars="0"/>
              <w:jc w:val="center"/>
            </w:pPr>
            <w:r>
              <w:rPr>
                <w:rFonts w:ascii="Times New Roman" w:hAnsi="Times New Roman" w:eastAsia="宋体"/>
                <w:b w:val="0"/>
                <w:sz w:val="18"/>
              </w:rPr>
              <w:t>50.50</w:t>
            </w:r>
          </w:p>
        </w:tc>
        <w:tc>
          <w:tcPr>
            <w:tcW w:w="1385" w:type="dxa"/>
            <w:tcMar>
              <w:left w:w="70" w:type="dxa"/>
              <w:right w:w="70" w:type="dxa"/>
            </w:tcMar>
            <w:vAlign w:val="center"/>
          </w:tcPr>
          <w:p w14:paraId="705788A1">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BEF72B1">
            <w:pPr>
              <w:keepNext w:val="0"/>
              <w:spacing w:before="20" w:after="20" w:line="260" w:lineRule="exact"/>
              <w:ind w:firstLine="0" w:firstLineChars="0"/>
              <w:jc w:val="center"/>
            </w:pPr>
            <w:r>
              <w:rPr>
                <w:rFonts w:ascii="Times New Roman" w:hAnsi="Times New Roman" w:eastAsia="宋体"/>
                <w:b w:val="0"/>
                <w:sz w:val="18"/>
              </w:rPr>
              <w:t>16449.13</w:t>
            </w:r>
          </w:p>
        </w:tc>
      </w:tr>
    </w:tbl>
    <w:p w14:paraId="7442832C">
      <w:pPr>
        <w:pStyle w:val="2"/>
        <w:widowControl/>
        <w:spacing w:before="0" w:after="0" w:line="348" w:lineRule="exact"/>
        <w:ind w:firstLine="480"/>
        <w:jc w:val="both"/>
      </w:pPr>
      <w:r>
        <w:rPr>
          <w:rFonts w:ascii="Times New Roman" w:hAnsi="Times New Roman" w:eastAsia="方正仿宋_GBK"/>
          <w:b w:val="0"/>
          <w:sz w:val="24"/>
        </w:rPr>
        <w:t>分布式电源装机渗透率由0.00增加到3.00，容载比由1.71变为2.14；公用主变总容量由500.00 MVA变为626.00 MVA。储能额定功率分别为0.00 MW和50.50 MW，评价期费用现值由1329.14万元变为16449.13万元。增长率固定，容载比分母保持一致，差异来自容量配置调整。</w:t>
      </w:r>
    </w:p>
    <w:p w14:paraId="77BDDD0B">
      <w:pPr>
        <w:pStyle w:val="2"/>
        <w:widowControl/>
        <w:spacing w:before="0" w:after="0" w:line="348" w:lineRule="exact"/>
        <w:ind w:firstLine="480"/>
        <w:jc w:val="both"/>
      </w:pPr>
      <w:r>
        <w:rPr>
          <w:rFonts w:ascii="Times New Roman" w:hAnsi="Times New Roman" w:eastAsia="方正仿宋_GBK"/>
          <w:b w:val="0"/>
          <w:sz w:val="24"/>
        </w:rPr>
        <w:t>各计算点按同一设备候选和经济评价方法进行比选。容量配置是否变化，取决于当前措施能否继续满足正常运行、主变停运和反向功率要求。既有设备仍有余量时，参数变化可以不增加主变容量；需要新增措施时，则同时比较增容、储能及联络建设的费用。</w:t>
      </w:r>
    </w:p>
    <w:p w14:paraId="1397BDEC">
      <w:pPr>
        <w:pStyle w:val="2"/>
        <w:widowControl/>
        <w:spacing w:before="0" w:after="0" w:line="348" w:lineRule="exact"/>
        <w:ind w:firstLine="480"/>
        <w:jc w:val="both"/>
      </w:pPr>
      <w:r>
        <w:rPr>
          <w:rFonts w:ascii="Times New Roman" w:hAnsi="Times New Roman" w:eastAsia="方正仿宋_GBK"/>
          <w:b w:val="0"/>
          <w:sz w:val="24"/>
        </w:rPr>
        <w:t>该组结果用于分析电源规模变化对应的设备需求。对光伏增长较快的片区，容量安排应联系实际并网规模、日间用电水平和反向功率所在站点。相同的新增光伏装机若分布在本地消纳条件不同的站点，产生的反向输送要求也不同；地区容量储备宜与这些站点的主变增容或储能配置对应。</w:t>
      </w:r>
    </w:p>
    <w:p w14:paraId="7CC695B9">
      <w:pPr>
        <w:pStyle w:val="7"/>
        <w:keepNext/>
        <w:numPr>
          <w:ilvl w:val="0"/>
          <w:numId w:val="0"/>
        </w:numPr>
        <w:spacing w:before="160" w:after="120" w:line="360" w:lineRule="exact"/>
        <w:ind w:firstLine="0"/>
      </w:pPr>
      <w:bookmarkStart w:id="270" w:name="bc类供电区域负荷分散系数1.00"/>
      <w:r>
        <w:rPr>
          <w:rFonts w:ascii="Times New Roman" w:hAnsi="Times New Roman" w:eastAsia="方正仿宋_GBK"/>
          <w:b/>
          <w:sz w:val="24"/>
        </w:rPr>
        <w:t>B/C类供电区域，负荷分散系数1.00</w:t>
      </w:r>
      <w:bookmarkEnd w:id="270"/>
    </w:p>
    <w:p w14:paraId="4AB702C3">
      <w:pPr>
        <w:pStyle w:val="115"/>
        <w:keepNext/>
        <w:spacing w:before="120" w:after="80" w:line="280" w:lineRule="exact"/>
        <w:ind w:firstLine="0"/>
        <w:jc w:val="center"/>
      </w:pPr>
      <w:r>
        <w:rPr>
          <w:rFonts w:ascii="Times New Roman" w:hAnsi="Times New Roman" w:eastAsia="宋体"/>
          <w:b w:val="0"/>
          <w:sz w:val="21"/>
        </w:rPr>
        <w:t>表5-80 B/C类、负荷分散系数1.00的光伏装机情景比较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5F8D1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5B966D">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117593F2">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30A8163">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0D37C8E2">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DA41EF2">
            <w:pPr>
              <w:keepNext/>
              <w:spacing w:before="20" w:after="20" w:line="260" w:lineRule="exact"/>
              <w:ind w:firstLine="0" w:firstLineChars="0"/>
              <w:jc w:val="center"/>
            </w:pPr>
            <w:r>
              <w:rPr>
                <w:rFonts w:ascii="Times New Roman" w:hAnsi="Times New Roman" w:eastAsia="宋体"/>
                <w:b/>
                <w:sz w:val="18"/>
              </w:rPr>
              <w:t>转接负荷合计/MW</w:t>
            </w:r>
          </w:p>
        </w:tc>
        <w:tc>
          <w:tcPr>
            <w:tcW w:w="1385" w:type="dxa"/>
            <w:tcMar>
              <w:left w:w="70" w:type="dxa"/>
              <w:right w:w="70" w:type="dxa"/>
            </w:tcMar>
            <w:vAlign w:val="center"/>
          </w:tcPr>
          <w:p w14:paraId="5FCA7F04">
            <w:pPr>
              <w:keepNext/>
              <w:spacing w:before="20" w:after="20" w:line="260" w:lineRule="exact"/>
              <w:ind w:firstLine="0" w:firstLineChars="0"/>
              <w:jc w:val="center"/>
            </w:pPr>
            <w:r>
              <w:rPr>
                <w:rFonts w:ascii="Times New Roman" w:hAnsi="Times New Roman" w:eastAsia="宋体"/>
                <w:b/>
                <w:sz w:val="18"/>
              </w:rPr>
              <w:t>评价期费用现值/万元</w:t>
            </w:r>
          </w:p>
        </w:tc>
      </w:tr>
      <w:tr w14:paraId="6A4837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55E1123">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25848F0">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7E3AC28B">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23322B8A">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3E77E1C">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9C1189A">
            <w:pPr>
              <w:keepNext w:val="0"/>
              <w:spacing w:before="20" w:after="20" w:line="260" w:lineRule="exact"/>
              <w:ind w:firstLine="0" w:firstLineChars="0"/>
              <w:jc w:val="center"/>
            </w:pPr>
            <w:r>
              <w:rPr>
                <w:rFonts w:ascii="Times New Roman" w:hAnsi="Times New Roman" w:eastAsia="宋体"/>
                <w:b w:val="0"/>
                <w:sz w:val="18"/>
              </w:rPr>
              <w:t>483.33</w:t>
            </w:r>
          </w:p>
        </w:tc>
      </w:tr>
      <w:tr w14:paraId="2AF3DC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181D29">
            <w:pPr>
              <w:keepNext w:val="0"/>
              <w:spacing w:before="20" w:after="20" w:line="260" w:lineRule="exact"/>
              <w:ind w:firstLine="0" w:firstLineChars="0"/>
              <w:jc w:val="center"/>
            </w:pPr>
            <w:r>
              <w:rPr>
                <w:rFonts w:ascii="Times New Roman" w:hAnsi="Times New Roman" w:eastAsia="宋体"/>
                <w:b w:val="0"/>
                <w:sz w:val="18"/>
              </w:rPr>
              <w:t>0.30</w:t>
            </w:r>
          </w:p>
        </w:tc>
        <w:tc>
          <w:tcPr>
            <w:tcW w:w="1385" w:type="dxa"/>
            <w:tcMar>
              <w:left w:w="70" w:type="dxa"/>
              <w:right w:w="70" w:type="dxa"/>
            </w:tcMar>
            <w:vAlign w:val="center"/>
          </w:tcPr>
          <w:p w14:paraId="0871C6EF">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27BEFE2B">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7A324272">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BB893AB">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50B7480">
            <w:pPr>
              <w:keepNext w:val="0"/>
              <w:spacing w:before="20" w:after="20" w:line="260" w:lineRule="exact"/>
              <w:ind w:firstLine="0" w:firstLineChars="0"/>
              <w:jc w:val="center"/>
            </w:pPr>
            <w:r>
              <w:rPr>
                <w:rFonts w:ascii="Times New Roman" w:hAnsi="Times New Roman" w:eastAsia="宋体"/>
                <w:b w:val="0"/>
                <w:sz w:val="18"/>
              </w:rPr>
              <w:t>483.33</w:t>
            </w:r>
          </w:p>
        </w:tc>
      </w:tr>
      <w:tr w14:paraId="7E57CE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56C0F5A">
            <w:pPr>
              <w:keepNext w:val="0"/>
              <w:spacing w:before="20" w:after="20" w:line="260" w:lineRule="exact"/>
              <w:ind w:firstLine="0" w:firstLineChars="0"/>
              <w:jc w:val="center"/>
            </w:pPr>
            <w:r>
              <w:rPr>
                <w:rFonts w:ascii="Times New Roman" w:hAnsi="Times New Roman" w:eastAsia="宋体"/>
                <w:b w:val="0"/>
                <w:sz w:val="18"/>
              </w:rPr>
              <w:t>0.80</w:t>
            </w:r>
          </w:p>
        </w:tc>
        <w:tc>
          <w:tcPr>
            <w:tcW w:w="1385" w:type="dxa"/>
            <w:tcMar>
              <w:left w:w="70" w:type="dxa"/>
              <w:right w:w="70" w:type="dxa"/>
            </w:tcMar>
            <w:vAlign w:val="center"/>
          </w:tcPr>
          <w:p w14:paraId="4D95094C">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3A2E00DD">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2344F8AE">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0DBE1E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FD46C12">
            <w:pPr>
              <w:keepNext w:val="0"/>
              <w:spacing w:before="20" w:after="20" w:line="260" w:lineRule="exact"/>
              <w:ind w:firstLine="0" w:firstLineChars="0"/>
              <w:jc w:val="center"/>
            </w:pPr>
            <w:r>
              <w:rPr>
                <w:rFonts w:ascii="Times New Roman" w:hAnsi="Times New Roman" w:eastAsia="宋体"/>
                <w:b w:val="0"/>
                <w:sz w:val="18"/>
              </w:rPr>
              <w:t>483.33</w:t>
            </w:r>
          </w:p>
        </w:tc>
      </w:tr>
      <w:tr w14:paraId="1F6E9E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6E25052">
            <w:pPr>
              <w:keepNext w:val="0"/>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B9BFB45">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00FCF1DD">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56B4AD3C">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DD760F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74C2922">
            <w:pPr>
              <w:keepNext w:val="0"/>
              <w:spacing w:before="20" w:after="20" w:line="260" w:lineRule="exact"/>
              <w:ind w:firstLine="0" w:firstLineChars="0"/>
              <w:jc w:val="center"/>
            </w:pPr>
            <w:r>
              <w:rPr>
                <w:rFonts w:ascii="Times New Roman" w:hAnsi="Times New Roman" w:eastAsia="宋体"/>
                <w:b w:val="0"/>
                <w:sz w:val="18"/>
              </w:rPr>
              <w:t>483.33</w:t>
            </w:r>
          </w:p>
        </w:tc>
      </w:tr>
      <w:tr w14:paraId="38C529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77F3D6">
            <w:pPr>
              <w:keepNext w:val="0"/>
              <w:spacing w:before="20" w:after="20" w:line="260" w:lineRule="exact"/>
              <w:ind w:firstLine="0" w:firstLineChars="0"/>
              <w:jc w:val="center"/>
            </w:pPr>
            <w:r>
              <w:rPr>
                <w:rFonts w:ascii="Times New Roman" w:hAnsi="Times New Roman" w:eastAsia="宋体"/>
                <w:b w:val="0"/>
                <w:sz w:val="18"/>
              </w:rPr>
              <w:t>1.30</w:t>
            </w:r>
          </w:p>
        </w:tc>
        <w:tc>
          <w:tcPr>
            <w:tcW w:w="1385" w:type="dxa"/>
            <w:tcMar>
              <w:left w:w="70" w:type="dxa"/>
              <w:right w:w="70" w:type="dxa"/>
            </w:tcMar>
            <w:vAlign w:val="center"/>
          </w:tcPr>
          <w:p w14:paraId="2CF516D9">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251C7333">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47EC5659">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A86B8B3">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14FAA36">
            <w:pPr>
              <w:keepNext w:val="0"/>
              <w:spacing w:before="20" w:after="20" w:line="260" w:lineRule="exact"/>
              <w:ind w:firstLine="0" w:firstLineChars="0"/>
              <w:jc w:val="center"/>
            </w:pPr>
            <w:r>
              <w:rPr>
                <w:rFonts w:ascii="Times New Roman" w:hAnsi="Times New Roman" w:eastAsia="宋体"/>
                <w:b w:val="0"/>
                <w:sz w:val="18"/>
              </w:rPr>
              <w:t>483.33</w:t>
            </w:r>
          </w:p>
        </w:tc>
      </w:tr>
      <w:tr w14:paraId="71A2E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5FD006">
            <w:pPr>
              <w:keepNext w:val="0"/>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69BC9755">
            <w:pPr>
              <w:keepNext w:val="0"/>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4B8AD34A">
            <w:pPr>
              <w:keepNext w:val="0"/>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703E4C1C">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93A8B1">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3A06805">
            <w:pPr>
              <w:keepNext w:val="0"/>
              <w:spacing w:before="20" w:after="20" w:line="260" w:lineRule="exact"/>
              <w:ind w:firstLine="0" w:firstLineChars="0"/>
              <w:jc w:val="center"/>
            </w:pPr>
            <w:r>
              <w:rPr>
                <w:rFonts w:ascii="Times New Roman" w:hAnsi="Times New Roman" w:eastAsia="宋体"/>
                <w:b w:val="0"/>
                <w:sz w:val="18"/>
              </w:rPr>
              <w:t>1661.40</w:t>
            </w:r>
          </w:p>
        </w:tc>
      </w:tr>
      <w:tr w14:paraId="3F526C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9FFCAC0">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366CFFFB">
            <w:pPr>
              <w:keepNext w:val="0"/>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2ED32CE5">
            <w:pPr>
              <w:keepNext w:val="0"/>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6EB1476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1B94AAD">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B1D30BE">
            <w:pPr>
              <w:keepNext w:val="0"/>
              <w:spacing w:before="20" w:after="20" w:line="260" w:lineRule="exact"/>
              <w:ind w:firstLine="0" w:firstLineChars="0"/>
              <w:jc w:val="center"/>
            </w:pPr>
            <w:r>
              <w:rPr>
                <w:rFonts w:ascii="Times New Roman" w:hAnsi="Times New Roman" w:eastAsia="宋体"/>
                <w:b w:val="0"/>
                <w:sz w:val="18"/>
              </w:rPr>
              <w:t>1742.40</w:t>
            </w:r>
          </w:p>
        </w:tc>
      </w:tr>
      <w:tr w14:paraId="3B21FA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10C529">
            <w:pPr>
              <w:keepNext w:val="0"/>
              <w:spacing w:before="20" w:after="20" w:line="260" w:lineRule="exact"/>
              <w:ind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1F787665">
            <w:pPr>
              <w:keepNext w:val="0"/>
              <w:spacing w:before="20" w:after="20" w:line="260" w:lineRule="exact"/>
              <w:ind w:firstLine="0" w:firstLineChars="0"/>
              <w:jc w:val="center"/>
            </w:pPr>
            <w:r>
              <w:rPr>
                <w:rFonts w:ascii="Times New Roman" w:hAnsi="Times New Roman" w:eastAsia="宋体"/>
                <w:b w:val="0"/>
                <w:sz w:val="18"/>
              </w:rPr>
              <w:t>1.97</w:t>
            </w:r>
          </w:p>
        </w:tc>
        <w:tc>
          <w:tcPr>
            <w:tcW w:w="1385" w:type="dxa"/>
            <w:tcMar>
              <w:left w:w="70" w:type="dxa"/>
              <w:right w:w="70" w:type="dxa"/>
            </w:tcMar>
            <w:vAlign w:val="center"/>
          </w:tcPr>
          <w:p w14:paraId="4DF776FC">
            <w:pPr>
              <w:keepNext w:val="0"/>
              <w:spacing w:before="20" w:after="20" w:line="260" w:lineRule="exact"/>
              <w:ind w:firstLine="0" w:firstLineChars="0"/>
              <w:jc w:val="center"/>
            </w:pPr>
            <w:r>
              <w:rPr>
                <w:rFonts w:ascii="Times New Roman" w:hAnsi="Times New Roman" w:eastAsia="宋体"/>
                <w:b w:val="0"/>
                <w:sz w:val="18"/>
              </w:rPr>
              <w:t>460.00</w:t>
            </w:r>
          </w:p>
        </w:tc>
        <w:tc>
          <w:tcPr>
            <w:tcW w:w="1385" w:type="dxa"/>
            <w:tcMar>
              <w:left w:w="70" w:type="dxa"/>
              <w:right w:w="70" w:type="dxa"/>
            </w:tcMar>
            <w:vAlign w:val="center"/>
          </w:tcPr>
          <w:p w14:paraId="7CA4CA2C">
            <w:pPr>
              <w:keepNext w:val="0"/>
              <w:spacing w:before="20" w:after="20" w:line="260" w:lineRule="exact"/>
              <w:ind w:firstLine="0" w:firstLineChars="0"/>
              <w:jc w:val="center"/>
            </w:pPr>
            <w:r>
              <w:rPr>
                <w:rFonts w:ascii="Times New Roman" w:hAnsi="Times New Roman" w:eastAsia="宋体"/>
                <w:b w:val="0"/>
                <w:sz w:val="18"/>
              </w:rPr>
              <w:t>1.30</w:t>
            </w:r>
          </w:p>
        </w:tc>
        <w:tc>
          <w:tcPr>
            <w:tcW w:w="1385" w:type="dxa"/>
            <w:tcMar>
              <w:left w:w="70" w:type="dxa"/>
              <w:right w:w="70" w:type="dxa"/>
            </w:tcMar>
            <w:vAlign w:val="center"/>
          </w:tcPr>
          <w:p w14:paraId="4D10E018">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38AA5C">
            <w:pPr>
              <w:keepNext w:val="0"/>
              <w:spacing w:before="20" w:after="20" w:line="260" w:lineRule="exact"/>
              <w:ind w:firstLine="0" w:firstLineChars="0"/>
              <w:jc w:val="center"/>
            </w:pPr>
            <w:r>
              <w:rPr>
                <w:rFonts w:ascii="Times New Roman" w:hAnsi="Times New Roman" w:eastAsia="宋体"/>
                <w:b w:val="0"/>
                <w:sz w:val="18"/>
              </w:rPr>
              <w:t>2959.79</w:t>
            </w:r>
          </w:p>
        </w:tc>
      </w:tr>
      <w:tr w14:paraId="46DD81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F7DF64">
            <w:pPr>
              <w:keepNext w:val="0"/>
              <w:spacing w:before="20" w:after="20" w:line="260" w:lineRule="exact"/>
              <w:ind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6FF000AC">
            <w:pPr>
              <w:keepNext w:val="0"/>
              <w:spacing w:before="20" w:after="20" w:line="260" w:lineRule="exact"/>
              <w:ind w:firstLine="0" w:firstLineChars="0"/>
              <w:jc w:val="center"/>
            </w:pPr>
            <w:r>
              <w:rPr>
                <w:rFonts w:ascii="Times New Roman" w:hAnsi="Times New Roman" w:eastAsia="宋体"/>
                <w:b w:val="0"/>
                <w:sz w:val="18"/>
              </w:rPr>
              <w:t>2.28</w:t>
            </w:r>
          </w:p>
        </w:tc>
        <w:tc>
          <w:tcPr>
            <w:tcW w:w="1385" w:type="dxa"/>
            <w:tcMar>
              <w:left w:w="70" w:type="dxa"/>
              <w:right w:w="70" w:type="dxa"/>
            </w:tcMar>
            <w:vAlign w:val="center"/>
          </w:tcPr>
          <w:p w14:paraId="234183AB">
            <w:pPr>
              <w:keepNext w:val="0"/>
              <w:spacing w:before="20" w:after="20" w:line="260" w:lineRule="exact"/>
              <w:ind w:firstLine="0" w:firstLineChars="0"/>
              <w:jc w:val="center"/>
            </w:pPr>
            <w:r>
              <w:rPr>
                <w:rFonts w:ascii="Times New Roman" w:hAnsi="Times New Roman" w:eastAsia="宋体"/>
                <w:b w:val="0"/>
                <w:sz w:val="18"/>
              </w:rPr>
              <w:t>533.00</w:t>
            </w:r>
          </w:p>
        </w:tc>
        <w:tc>
          <w:tcPr>
            <w:tcW w:w="1385" w:type="dxa"/>
            <w:tcMar>
              <w:left w:w="70" w:type="dxa"/>
              <w:right w:w="70" w:type="dxa"/>
            </w:tcMar>
            <w:vAlign w:val="center"/>
          </w:tcPr>
          <w:p w14:paraId="153A516F">
            <w:pPr>
              <w:keepNext w:val="0"/>
              <w:spacing w:before="20" w:after="20" w:line="260" w:lineRule="exact"/>
              <w:ind w:firstLine="0" w:firstLineChars="0"/>
              <w:jc w:val="center"/>
            </w:pPr>
            <w:r>
              <w:rPr>
                <w:rFonts w:ascii="Times New Roman" w:hAnsi="Times New Roman" w:eastAsia="宋体"/>
                <w:b w:val="0"/>
                <w:sz w:val="18"/>
              </w:rPr>
              <w:t>0.40</w:t>
            </w:r>
          </w:p>
        </w:tc>
        <w:tc>
          <w:tcPr>
            <w:tcW w:w="1385" w:type="dxa"/>
            <w:tcMar>
              <w:left w:w="70" w:type="dxa"/>
              <w:right w:w="70" w:type="dxa"/>
            </w:tcMar>
            <w:vAlign w:val="center"/>
          </w:tcPr>
          <w:p w14:paraId="000B2ED2">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C13D7C2">
            <w:pPr>
              <w:keepNext w:val="0"/>
              <w:spacing w:before="20" w:after="20" w:line="260" w:lineRule="exact"/>
              <w:ind w:firstLine="0" w:firstLineChars="0"/>
              <w:jc w:val="center"/>
            </w:pPr>
            <w:r>
              <w:rPr>
                <w:rFonts w:ascii="Times New Roman" w:hAnsi="Times New Roman" w:eastAsia="宋体"/>
                <w:b w:val="0"/>
                <w:sz w:val="18"/>
              </w:rPr>
              <w:t>5201.43</w:t>
            </w:r>
          </w:p>
        </w:tc>
      </w:tr>
      <w:tr w14:paraId="640E5E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0F8D6B">
            <w:pPr>
              <w:keepNext w:val="0"/>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46282CF5">
            <w:pPr>
              <w:keepNext w:val="0"/>
              <w:spacing w:before="20" w:after="20" w:line="260" w:lineRule="exact"/>
              <w:ind w:firstLine="0" w:firstLineChars="0"/>
              <w:jc w:val="center"/>
            </w:pPr>
            <w:r>
              <w:rPr>
                <w:rFonts w:ascii="Times New Roman" w:hAnsi="Times New Roman" w:eastAsia="宋体"/>
                <w:b w:val="0"/>
                <w:sz w:val="18"/>
              </w:rPr>
              <w:t>2.38</w:t>
            </w:r>
          </w:p>
        </w:tc>
        <w:tc>
          <w:tcPr>
            <w:tcW w:w="1385" w:type="dxa"/>
            <w:tcMar>
              <w:left w:w="70" w:type="dxa"/>
              <w:right w:w="70" w:type="dxa"/>
            </w:tcMar>
            <w:vAlign w:val="center"/>
          </w:tcPr>
          <w:p w14:paraId="6F04F760">
            <w:pPr>
              <w:keepNext w:val="0"/>
              <w:spacing w:before="20" w:after="20" w:line="260" w:lineRule="exact"/>
              <w:ind w:firstLine="0" w:firstLineChars="0"/>
              <w:jc w:val="center"/>
            </w:pPr>
            <w:r>
              <w:rPr>
                <w:rFonts w:ascii="Times New Roman" w:hAnsi="Times New Roman" w:eastAsia="宋体"/>
                <w:b w:val="0"/>
                <w:sz w:val="18"/>
              </w:rPr>
              <w:t>556.00</w:t>
            </w:r>
          </w:p>
        </w:tc>
        <w:tc>
          <w:tcPr>
            <w:tcW w:w="1385" w:type="dxa"/>
            <w:tcMar>
              <w:left w:w="70" w:type="dxa"/>
              <w:right w:w="70" w:type="dxa"/>
            </w:tcMar>
            <w:vAlign w:val="center"/>
          </w:tcPr>
          <w:p w14:paraId="1CDC5CC7">
            <w:pPr>
              <w:keepNext w:val="0"/>
              <w:spacing w:before="20" w:after="20" w:line="260" w:lineRule="exact"/>
              <w:ind w:firstLine="0" w:firstLineChars="0"/>
              <w:jc w:val="center"/>
            </w:pPr>
            <w:r>
              <w:rPr>
                <w:rFonts w:ascii="Times New Roman" w:hAnsi="Times New Roman" w:eastAsia="宋体"/>
                <w:b w:val="0"/>
                <w:sz w:val="18"/>
              </w:rPr>
              <w:t>0.30</w:t>
            </w:r>
          </w:p>
        </w:tc>
        <w:tc>
          <w:tcPr>
            <w:tcW w:w="1385" w:type="dxa"/>
            <w:tcMar>
              <w:left w:w="70" w:type="dxa"/>
              <w:right w:w="70" w:type="dxa"/>
            </w:tcMar>
            <w:vAlign w:val="center"/>
          </w:tcPr>
          <w:p w14:paraId="139EC39F">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3C92E0B">
            <w:pPr>
              <w:keepNext w:val="0"/>
              <w:spacing w:before="20" w:after="20" w:line="260" w:lineRule="exact"/>
              <w:ind w:firstLine="0" w:firstLineChars="0"/>
              <w:jc w:val="center"/>
            </w:pPr>
            <w:r>
              <w:rPr>
                <w:rFonts w:ascii="Times New Roman" w:hAnsi="Times New Roman" w:eastAsia="宋体"/>
                <w:b w:val="0"/>
                <w:sz w:val="18"/>
              </w:rPr>
              <w:t>6357.78</w:t>
            </w:r>
          </w:p>
        </w:tc>
      </w:tr>
    </w:tbl>
    <w:p w14:paraId="70D13227">
      <w:pPr>
        <w:pStyle w:val="2"/>
        <w:widowControl/>
        <w:spacing w:before="0" w:after="0" w:line="348" w:lineRule="exact"/>
        <w:ind w:firstLine="480"/>
        <w:jc w:val="both"/>
      </w:pPr>
      <w:r>
        <w:rPr>
          <w:rFonts w:ascii="Times New Roman" w:hAnsi="Times New Roman" w:eastAsia="方正仿宋_GBK"/>
          <w:b w:val="0"/>
          <w:sz w:val="24"/>
        </w:rPr>
        <w:t>分布式电源装机渗透率由0.00增加到3.00，容载比由1.71变为2.38；公用主变总容量由400.00 MVA变为556.00 MVA。储能额定功率分别为0.00 MW和0.30 MW，评价期费用现值由483.33万元变为6357.78万元。增长率固定，容载比分母保持一致，差异来自容量配置调整。</w:t>
      </w:r>
    </w:p>
    <w:p w14:paraId="595CF4DD">
      <w:pPr>
        <w:pStyle w:val="2"/>
        <w:widowControl/>
        <w:spacing w:before="0" w:after="0" w:line="348" w:lineRule="exact"/>
        <w:ind w:firstLine="480"/>
        <w:jc w:val="both"/>
      </w:pPr>
      <w:r>
        <w:rPr>
          <w:rFonts w:ascii="Times New Roman" w:hAnsi="Times New Roman" w:eastAsia="方正仿宋_GBK"/>
          <w:b w:val="0"/>
          <w:sz w:val="24"/>
        </w:rPr>
        <w:t>各计算点按同一设备候选和经济评价方法进行比选。容量配置是否变化，取决于当前措施能否继续满足正常运行、主变停运和反向功率要求。既有设备仍有余量时，参数变化可以不增加主变容量；需要新增措施时，则同时比较增容、储能及联络建设的费用。</w:t>
      </w:r>
    </w:p>
    <w:p w14:paraId="612AD71F">
      <w:pPr>
        <w:pStyle w:val="2"/>
        <w:widowControl/>
        <w:spacing w:before="0" w:after="0" w:line="348" w:lineRule="exact"/>
        <w:ind w:firstLine="480"/>
        <w:jc w:val="both"/>
      </w:pPr>
      <w:r>
        <w:rPr>
          <w:rFonts w:ascii="Times New Roman" w:hAnsi="Times New Roman" w:eastAsia="方正仿宋_GBK"/>
          <w:b w:val="0"/>
          <w:sz w:val="24"/>
        </w:rPr>
        <w:t>该组结果用于分析电源规模变化对应的设备需求。对光伏增长较快的片区，容量安排应联系实际并网规模、日间用电水平和反向功率所在站点。相同的新增光伏装机若分布在本地消纳条件不同的站点，产生的反向输送要求也不同；地区容量储备宜与这些站点的主变增容或储能配置对应。</w:t>
      </w:r>
    </w:p>
    <w:p w14:paraId="391148F3">
      <w:pPr>
        <w:pStyle w:val="7"/>
        <w:keepNext/>
        <w:numPr>
          <w:ilvl w:val="0"/>
          <w:numId w:val="0"/>
        </w:numPr>
        <w:spacing w:before="160" w:after="120" w:line="360" w:lineRule="exact"/>
        <w:ind w:firstLine="0"/>
      </w:pPr>
      <w:bookmarkStart w:id="271" w:name="bc类供电区域负荷分散系数1.15"/>
      <w:r>
        <w:rPr>
          <w:rFonts w:ascii="Times New Roman" w:hAnsi="Times New Roman" w:eastAsia="方正仿宋_GBK"/>
          <w:b/>
          <w:sz w:val="24"/>
        </w:rPr>
        <w:t>B/C类供电区域，负荷分散系数1.15</w:t>
      </w:r>
      <w:bookmarkEnd w:id="271"/>
    </w:p>
    <w:p w14:paraId="63946798">
      <w:pPr>
        <w:pStyle w:val="115"/>
        <w:keepNext/>
        <w:spacing w:before="120" w:after="80" w:line="280" w:lineRule="exact"/>
        <w:ind w:firstLine="0"/>
        <w:jc w:val="center"/>
      </w:pPr>
      <w:r>
        <w:rPr>
          <w:rFonts w:ascii="Times New Roman" w:hAnsi="Times New Roman" w:eastAsia="宋体"/>
          <w:b w:val="0"/>
          <w:sz w:val="21"/>
        </w:rPr>
        <w:t>表5-81 B/C类、负荷分散系数1.15的光伏装机情景比较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1D994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D6F67C7">
            <w:pPr>
              <w:keepNext/>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4635A2BB">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CA71F59">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05318B66">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3DF9EE89">
            <w:pPr>
              <w:keepNext/>
              <w:spacing w:before="20" w:after="20" w:line="260" w:lineRule="exact"/>
              <w:ind w:firstLine="0" w:firstLineChars="0"/>
              <w:jc w:val="center"/>
            </w:pPr>
            <w:r>
              <w:rPr>
                <w:rFonts w:ascii="Times New Roman" w:hAnsi="Times New Roman" w:eastAsia="宋体"/>
                <w:b/>
                <w:sz w:val="18"/>
              </w:rPr>
              <w:t>转接负荷合计/MW</w:t>
            </w:r>
          </w:p>
        </w:tc>
        <w:tc>
          <w:tcPr>
            <w:tcW w:w="1385" w:type="dxa"/>
            <w:tcMar>
              <w:left w:w="70" w:type="dxa"/>
              <w:right w:w="70" w:type="dxa"/>
            </w:tcMar>
            <w:vAlign w:val="center"/>
          </w:tcPr>
          <w:p w14:paraId="61E51047">
            <w:pPr>
              <w:keepNext/>
              <w:spacing w:before="20" w:after="20" w:line="260" w:lineRule="exact"/>
              <w:ind w:firstLine="0" w:firstLineChars="0"/>
              <w:jc w:val="center"/>
            </w:pPr>
            <w:r>
              <w:rPr>
                <w:rFonts w:ascii="Times New Roman" w:hAnsi="Times New Roman" w:eastAsia="宋体"/>
                <w:b/>
                <w:sz w:val="18"/>
              </w:rPr>
              <w:t>评价期费用现值/万元</w:t>
            </w:r>
          </w:p>
        </w:tc>
      </w:tr>
      <w:tr w14:paraId="75307D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8DE64E">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DB2E7F0">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7E2223BC">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1CACBAA9">
            <w:pPr>
              <w:keepNext w:val="0"/>
              <w:spacing w:before="20" w:after="20" w:line="260" w:lineRule="exact"/>
              <w:ind w:firstLine="0" w:firstLineChars="0"/>
              <w:jc w:val="center"/>
            </w:pPr>
            <w:r>
              <w:rPr>
                <w:rFonts w:ascii="Times New Roman" w:hAnsi="Times New Roman" w:eastAsia="宋体"/>
                <w:b w:val="0"/>
                <w:sz w:val="18"/>
              </w:rPr>
              <w:t>3.30</w:t>
            </w:r>
          </w:p>
        </w:tc>
        <w:tc>
          <w:tcPr>
            <w:tcW w:w="1385" w:type="dxa"/>
            <w:tcMar>
              <w:left w:w="70" w:type="dxa"/>
              <w:right w:w="70" w:type="dxa"/>
            </w:tcMar>
            <w:vAlign w:val="center"/>
          </w:tcPr>
          <w:p w14:paraId="46A6642E">
            <w:pPr>
              <w:keepNext w:val="0"/>
              <w:spacing w:before="20" w:after="20" w:line="260" w:lineRule="exact"/>
              <w:ind w:firstLine="0" w:firstLineChars="0"/>
              <w:jc w:val="center"/>
            </w:pPr>
            <w:r>
              <w:rPr>
                <w:rFonts w:ascii="Times New Roman" w:hAnsi="Times New Roman" w:eastAsia="宋体"/>
                <w:b w:val="0"/>
                <w:sz w:val="18"/>
              </w:rPr>
              <w:t>11.09</w:t>
            </w:r>
          </w:p>
        </w:tc>
        <w:tc>
          <w:tcPr>
            <w:tcW w:w="1385" w:type="dxa"/>
            <w:tcMar>
              <w:left w:w="70" w:type="dxa"/>
              <w:right w:w="70" w:type="dxa"/>
            </w:tcMar>
            <w:vAlign w:val="center"/>
          </w:tcPr>
          <w:p w14:paraId="65AF8042">
            <w:pPr>
              <w:keepNext w:val="0"/>
              <w:spacing w:before="20" w:after="20" w:line="260" w:lineRule="exact"/>
              <w:ind w:firstLine="0" w:firstLineChars="0"/>
              <w:jc w:val="center"/>
            </w:pPr>
            <w:r>
              <w:rPr>
                <w:rFonts w:ascii="Times New Roman" w:hAnsi="Times New Roman" w:eastAsia="宋体"/>
                <w:b w:val="0"/>
                <w:sz w:val="18"/>
              </w:rPr>
              <w:t>1804.38</w:t>
            </w:r>
          </w:p>
        </w:tc>
      </w:tr>
      <w:tr w14:paraId="23393D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C0DD1B">
            <w:pPr>
              <w:keepNext w:val="0"/>
              <w:spacing w:before="20" w:after="20" w:line="260" w:lineRule="exact"/>
              <w:ind w:firstLine="0" w:firstLineChars="0"/>
              <w:jc w:val="center"/>
            </w:pPr>
            <w:r>
              <w:rPr>
                <w:rFonts w:ascii="Times New Roman" w:hAnsi="Times New Roman" w:eastAsia="宋体"/>
                <w:b w:val="0"/>
                <w:sz w:val="18"/>
              </w:rPr>
              <w:t>0.30</w:t>
            </w:r>
          </w:p>
        </w:tc>
        <w:tc>
          <w:tcPr>
            <w:tcW w:w="1385" w:type="dxa"/>
            <w:tcMar>
              <w:left w:w="70" w:type="dxa"/>
              <w:right w:w="70" w:type="dxa"/>
            </w:tcMar>
            <w:vAlign w:val="center"/>
          </w:tcPr>
          <w:p w14:paraId="2209BE1B">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47994119">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78644414">
            <w:pPr>
              <w:keepNext w:val="0"/>
              <w:spacing w:before="20" w:after="20" w:line="260" w:lineRule="exact"/>
              <w:ind w:firstLine="0" w:firstLineChars="0"/>
              <w:jc w:val="center"/>
            </w:pPr>
            <w:r>
              <w:rPr>
                <w:rFonts w:ascii="Times New Roman" w:hAnsi="Times New Roman" w:eastAsia="宋体"/>
                <w:b w:val="0"/>
                <w:sz w:val="18"/>
              </w:rPr>
              <w:t>3.30</w:t>
            </w:r>
          </w:p>
        </w:tc>
        <w:tc>
          <w:tcPr>
            <w:tcW w:w="1385" w:type="dxa"/>
            <w:tcMar>
              <w:left w:w="70" w:type="dxa"/>
              <w:right w:w="70" w:type="dxa"/>
            </w:tcMar>
            <w:vAlign w:val="center"/>
          </w:tcPr>
          <w:p w14:paraId="1E04A920">
            <w:pPr>
              <w:keepNext w:val="0"/>
              <w:spacing w:before="20" w:after="20" w:line="260" w:lineRule="exact"/>
              <w:ind w:firstLine="0" w:firstLineChars="0"/>
              <w:jc w:val="center"/>
            </w:pPr>
            <w:r>
              <w:rPr>
                <w:rFonts w:ascii="Times New Roman" w:hAnsi="Times New Roman" w:eastAsia="宋体"/>
                <w:b w:val="0"/>
                <w:sz w:val="18"/>
              </w:rPr>
              <w:t>11.09</w:t>
            </w:r>
          </w:p>
        </w:tc>
        <w:tc>
          <w:tcPr>
            <w:tcW w:w="1385" w:type="dxa"/>
            <w:tcMar>
              <w:left w:w="70" w:type="dxa"/>
              <w:right w:w="70" w:type="dxa"/>
            </w:tcMar>
            <w:vAlign w:val="center"/>
          </w:tcPr>
          <w:p w14:paraId="0BB5F2F7">
            <w:pPr>
              <w:keepNext w:val="0"/>
              <w:spacing w:before="20" w:after="20" w:line="260" w:lineRule="exact"/>
              <w:ind w:firstLine="0" w:firstLineChars="0"/>
              <w:jc w:val="center"/>
            </w:pPr>
            <w:r>
              <w:rPr>
                <w:rFonts w:ascii="Times New Roman" w:hAnsi="Times New Roman" w:eastAsia="宋体"/>
                <w:b w:val="0"/>
                <w:sz w:val="18"/>
              </w:rPr>
              <w:t>1804.38</w:t>
            </w:r>
          </w:p>
        </w:tc>
      </w:tr>
      <w:tr w14:paraId="5BF8DD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645C377">
            <w:pPr>
              <w:keepNext w:val="0"/>
              <w:spacing w:before="20" w:after="20" w:line="260" w:lineRule="exact"/>
              <w:ind w:firstLine="0" w:firstLineChars="0"/>
              <w:jc w:val="center"/>
            </w:pPr>
            <w:r>
              <w:rPr>
                <w:rFonts w:ascii="Times New Roman" w:hAnsi="Times New Roman" w:eastAsia="宋体"/>
                <w:b w:val="0"/>
                <w:sz w:val="18"/>
              </w:rPr>
              <w:t>0.80</w:t>
            </w:r>
          </w:p>
        </w:tc>
        <w:tc>
          <w:tcPr>
            <w:tcW w:w="1385" w:type="dxa"/>
            <w:tcMar>
              <w:left w:w="70" w:type="dxa"/>
              <w:right w:w="70" w:type="dxa"/>
            </w:tcMar>
            <w:vAlign w:val="center"/>
          </w:tcPr>
          <w:p w14:paraId="5F3C141D">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2E7C43C2">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0DB1E14C">
            <w:pPr>
              <w:keepNext w:val="0"/>
              <w:spacing w:before="20" w:after="20" w:line="260" w:lineRule="exact"/>
              <w:ind w:firstLine="0" w:firstLineChars="0"/>
              <w:jc w:val="center"/>
            </w:pPr>
            <w:r>
              <w:rPr>
                <w:rFonts w:ascii="Times New Roman" w:hAnsi="Times New Roman" w:eastAsia="宋体"/>
                <w:b w:val="0"/>
                <w:sz w:val="18"/>
              </w:rPr>
              <w:t>3.30</w:t>
            </w:r>
          </w:p>
        </w:tc>
        <w:tc>
          <w:tcPr>
            <w:tcW w:w="1385" w:type="dxa"/>
            <w:tcMar>
              <w:left w:w="70" w:type="dxa"/>
              <w:right w:w="70" w:type="dxa"/>
            </w:tcMar>
            <w:vAlign w:val="center"/>
          </w:tcPr>
          <w:p w14:paraId="087AE711">
            <w:pPr>
              <w:keepNext w:val="0"/>
              <w:spacing w:before="20" w:after="20" w:line="260" w:lineRule="exact"/>
              <w:ind w:firstLine="0" w:firstLineChars="0"/>
              <w:jc w:val="center"/>
            </w:pPr>
            <w:r>
              <w:rPr>
                <w:rFonts w:ascii="Times New Roman" w:hAnsi="Times New Roman" w:eastAsia="宋体"/>
                <w:b w:val="0"/>
                <w:sz w:val="18"/>
              </w:rPr>
              <w:t>11.09</w:t>
            </w:r>
          </w:p>
        </w:tc>
        <w:tc>
          <w:tcPr>
            <w:tcW w:w="1385" w:type="dxa"/>
            <w:tcMar>
              <w:left w:w="70" w:type="dxa"/>
              <w:right w:w="70" w:type="dxa"/>
            </w:tcMar>
            <w:vAlign w:val="center"/>
          </w:tcPr>
          <w:p w14:paraId="07BB4E7F">
            <w:pPr>
              <w:keepNext w:val="0"/>
              <w:spacing w:before="20" w:after="20" w:line="260" w:lineRule="exact"/>
              <w:ind w:firstLine="0" w:firstLineChars="0"/>
              <w:jc w:val="center"/>
            </w:pPr>
            <w:r>
              <w:rPr>
                <w:rFonts w:ascii="Times New Roman" w:hAnsi="Times New Roman" w:eastAsia="宋体"/>
                <w:b w:val="0"/>
                <w:sz w:val="18"/>
              </w:rPr>
              <w:t>1804.38</w:t>
            </w:r>
          </w:p>
        </w:tc>
      </w:tr>
      <w:tr w14:paraId="77AE7B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0E2FAA1">
            <w:pPr>
              <w:keepNext w:val="0"/>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DCB68E5">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0DCED9B6">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7FF29A44">
            <w:pPr>
              <w:keepNext w:val="0"/>
              <w:spacing w:before="20" w:after="20" w:line="260" w:lineRule="exact"/>
              <w:ind w:firstLine="0" w:firstLineChars="0"/>
              <w:jc w:val="center"/>
            </w:pPr>
            <w:r>
              <w:rPr>
                <w:rFonts w:ascii="Times New Roman" w:hAnsi="Times New Roman" w:eastAsia="宋体"/>
                <w:b w:val="0"/>
                <w:sz w:val="18"/>
              </w:rPr>
              <w:t>3.30</w:t>
            </w:r>
          </w:p>
        </w:tc>
        <w:tc>
          <w:tcPr>
            <w:tcW w:w="1385" w:type="dxa"/>
            <w:tcMar>
              <w:left w:w="70" w:type="dxa"/>
              <w:right w:w="70" w:type="dxa"/>
            </w:tcMar>
            <w:vAlign w:val="center"/>
          </w:tcPr>
          <w:p w14:paraId="259991D9">
            <w:pPr>
              <w:keepNext w:val="0"/>
              <w:spacing w:before="20" w:after="20" w:line="260" w:lineRule="exact"/>
              <w:ind w:firstLine="0" w:firstLineChars="0"/>
              <w:jc w:val="center"/>
            </w:pPr>
            <w:r>
              <w:rPr>
                <w:rFonts w:ascii="Times New Roman" w:hAnsi="Times New Roman" w:eastAsia="宋体"/>
                <w:b w:val="0"/>
                <w:sz w:val="18"/>
              </w:rPr>
              <w:t>12.34</w:t>
            </w:r>
          </w:p>
        </w:tc>
        <w:tc>
          <w:tcPr>
            <w:tcW w:w="1385" w:type="dxa"/>
            <w:tcMar>
              <w:left w:w="70" w:type="dxa"/>
              <w:right w:w="70" w:type="dxa"/>
            </w:tcMar>
            <w:vAlign w:val="center"/>
          </w:tcPr>
          <w:p w14:paraId="3D4468EE">
            <w:pPr>
              <w:keepNext w:val="0"/>
              <w:spacing w:before="20" w:after="20" w:line="260" w:lineRule="exact"/>
              <w:ind w:firstLine="0" w:firstLineChars="0"/>
              <w:jc w:val="center"/>
            </w:pPr>
            <w:r>
              <w:rPr>
                <w:rFonts w:ascii="Times New Roman" w:hAnsi="Times New Roman" w:eastAsia="宋体"/>
                <w:b w:val="0"/>
                <w:sz w:val="18"/>
              </w:rPr>
              <w:t>1804.38</w:t>
            </w:r>
          </w:p>
        </w:tc>
      </w:tr>
      <w:tr w14:paraId="6207F5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4512D8">
            <w:pPr>
              <w:keepNext w:val="0"/>
              <w:spacing w:before="20" w:after="20" w:line="260" w:lineRule="exact"/>
              <w:ind w:firstLine="0" w:firstLineChars="0"/>
              <w:jc w:val="center"/>
            </w:pPr>
            <w:r>
              <w:rPr>
                <w:rFonts w:ascii="Times New Roman" w:hAnsi="Times New Roman" w:eastAsia="宋体"/>
                <w:b w:val="0"/>
                <w:sz w:val="18"/>
              </w:rPr>
              <w:t>1.30</w:t>
            </w:r>
          </w:p>
        </w:tc>
        <w:tc>
          <w:tcPr>
            <w:tcW w:w="1385" w:type="dxa"/>
            <w:tcMar>
              <w:left w:w="70" w:type="dxa"/>
              <w:right w:w="70" w:type="dxa"/>
            </w:tcMar>
            <w:vAlign w:val="center"/>
          </w:tcPr>
          <w:p w14:paraId="3F203A6B">
            <w:pPr>
              <w:keepNext w:val="0"/>
              <w:spacing w:before="20" w:after="20" w:line="260" w:lineRule="exact"/>
              <w:ind w:firstLine="0" w:firstLineChars="0"/>
              <w:jc w:val="center"/>
            </w:pPr>
            <w:r>
              <w:rPr>
                <w:rFonts w:ascii="Times New Roman" w:hAnsi="Times New Roman" w:eastAsia="宋体"/>
                <w:b w:val="0"/>
                <w:sz w:val="18"/>
              </w:rPr>
              <w:t>1.71</w:t>
            </w:r>
          </w:p>
        </w:tc>
        <w:tc>
          <w:tcPr>
            <w:tcW w:w="1385" w:type="dxa"/>
            <w:tcMar>
              <w:left w:w="70" w:type="dxa"/>
              <w:right w:w="70" w:type="dxa"/>
            </w:tcMar>
            <w:vAlign w:val="center"/>
          </w:tcPr>
          <w:p w14:paraId="26D3873B">
            <w:pPr>
              <w:keepNext w:val="0"/>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32505782">
            <w:pPr>
              <w:keepNext w:val="0"/>
              <w:spacing w:before="20" w:after="20" w:line="260" w:lineRule="exact"/>
              <w:ind w:firstLine="0" w:firstLineChars="0"/>
              <w:jc w:val="center"/>
            </w:pPr>
            <w:r>
              <w:rPr>
                <w:rFonts w:ascii="Times New Roman" w:hAnsi="Times New Roman" w:eastAsia="宋体"/>
                <w:b w:val="0"/>
                <w:sz w:val="18"/>
              </w:rPr>
              <w:t>3.30</w:t>
            </w:r>
          </w:p>
        </w:tc>
        <w:tc>
          <w:tcPr>
            <w:tcW w:w="1385" w:type="dxa"/>
            <w:tcMar>
              <w:left w:w="70" w:type="dxa"/>
              <w:right w:w="70" w:type="dxa"/>
            </w:tcMar>
            <w:vAlign w:val="center"/>
          </w:tcPr>
          <w:p w14:paraId="718E3DA9">
            <w:pPr>
              <w:keepNext w:val="0"/>
              <w:spacing w:before="20" w:after="20" w:line="260" w:lineRule="exact"/>
              <w:ind w:firstLine="0" w:firstLineChars="0"/>
              <w:jc w:val="center"/>
            </w:pPr>
            <w:r>
              <w:rPr>
                <w:rFonts w:ascii="Times New Roman" w:hAnsi="Times New Roman" w:eastAsia="宋体"/>
                <w:b w:val="0"/>
                <w:sz w:val="18"/>
              </w:rPr>
              <w:t>10.68</w:t>
            </w:r>
          </w:p>
        </w:tc>
        <w:tc>
          <w:tcPr>
            <w:tcW w:w="1385" w:type="dxa"/>
            <w:tcMar>
              <w:left w:w="70" w:type="dxa"/>
              <w:right w:w="70" w:type="dxa"/>
            </w:tcMar>
            <w:vAlign w:val="center"/>
          </w:tcPr>
          <w:p w14:paraId="56D8FAD8">
            <w:pPr>
              <w:keepNext w:val="0"/>
              <w:spacing w:before="20" w:after="20" w:line="260" w:lineRule="exact"/>
              <w:ind w:firstLine="0" w:firstLineChars="0"/>
              <w:jc w:val="center"/>
            </w:pPr>
            <w:r>
              <w:rPr>
                <w:rFonts w:ascii="Times New Roman" w:hAnsi="Times New Roman" w:eastAsia="宋体"/>
                <w:b w:val="0"/>
                <w:sz w:val="18"/>
              </w:rPr>
              <w:t>1804.38</w:t>
            </w:r>
          </w:p>
        </w:tc>
      </w:tr>
      <w:tr w14:paraId="7DF52A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CAEAEF">
            <w:pPr>
              <w:keepNext w:val="0"/>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275DB3B9">
            <w:pPr>
              <w:keepNext w:val="0"/>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573C6A25">
            <w:pPr>
              <w:keepNext w:val="0"/>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427D5E3E">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11113E1">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DFC53F">
            <w:pPr>
              <w:keepNext w:val="0"/>
              <w:spacing w:before="20" w:after="20" w:line="260" w:lineRule="exact"/>
              <w:ind w:firstLine="0" w:firstLineChars="0"/>
              <w:jc w:val="center"/>
            </w:pPr>
            <w:r>
              <w:rPr>
                <w:rFonts w:ascii="Times New Roman" w:hAnsi="Times New Roman" w:eastAsia="宋体"/>
                <w:b w:val="0"/>
                <w:sz w:val="18"/>
              </w:rPr>
              <w:t>1984.06</w:t>
            </w:r>
          </w:p>
        </w:tc>
      </w:tr>
      <w:tr w14:paraId="082311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B698464">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509E38C1">
            <w:pPr>
              <w:keepNext w:val="0"/>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1BFDDA8C">
            <w:pPr>
              <w:keepNext w:val="0"/>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3F8F2A49">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144C8F">
            <w:pPr>
              <w:keepNext w:val="0"/>
              <w:spacing w:before="20" w:after="20" w:line="260" w:lineRule="exact"/>
              <w:ind w:firstLine="0" w:firstLineChars="0"/>
              <w:jc w:val="center"/>
            </w:pPr>
            <w:r>
              <w:rPr>
                <w:rFonts w:ascii="Times New Roman" w:hAnsi="Times New Roman" w:eastAsia="宋体"/>
                <w:b w:val="0"/>
                <w:sz w:val="18"/>
              </w:rPr>
              <w:t>5.69</w:t>
            </w:r>
          </w:p>
        </w:tc>
        <w:tc>
          <w:tcPr>
            <w:tcW w:w="1385" w:type="dxa"/>
            <w:tcMar>
              <w:left w:w="70" w:type="dxa"/>
              <w:right w:w="70" w:type="dxa"/>
            </w:tcMar>
            <w:vAlign w:val="center"/>
          </w:tcPr>
          <w:p w14:paraId="300D0493">
            <w:pPr>
              <w:keepNext w:val="0"/>
              <w:spacing w:before="20" w:after="20" w:line="260" w:lineRule="exact"/>
              <w:ind w:firstLine="0" w:firstLineChars="0"/>
              <w:jc w:val="center"/>
            </w:pPr>
            <w:r>
              <w:rPr>
                <w:rFonts w:ascii="Times New Roman" w:hAnsi="Times New Roman" w:eastAsia="宋体"/>
                <w:b w:val="0"/>
                <w:sz w:val="18"/>
              </w:rPr>
              <w:t>1984.06</w:t>
            </w:r>
          </w:p>
        </w:tc>
      </w:tr>
      <w:tr w14:paraId="047DDD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66F198">
            <w:pPr>
              <w:keepNext w:val="0"/>
              <w:spacing w:before="20" w:after="20" w:line="260" w:lineRule="exact"/>
              <w:ind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4677DC80">
            <w:pPr>
              <w:keepNext w:val="0"/>
              <w:spacing w:before="20" w:after="20" w:line="260" w:lineRule="exact"/>
              <w:ind w:firstLine="0" w:firstLineChars="0"/>
              <w:jc w:val="center"/>
            </w:pPr>
            <w:r>
              <w:rPr>
                <w:rFonts w:ascii="Times New Roman" w:hAnsi="Times New Roman" w:eastAsia="宋体"/>
                <w:b w:val="0"/>
                <w:sz w:val="18"/>
              </w:rPr>
              <w:t>1.97</w:t>
            </w:r>
          </w:p>
        </w:tc>
        <w:tc>
          <w:tcPr>
            <w:tcW w:w="1385" w:type="dxa"/>
            <w:tcMar>
              <w:left w:w="70" w:type="dxa"/>
              <w:right w:w="70" w:type="dxa"/>
            </w:tcMar>
            <w:vAlign w:val="center"/>
          </w:tcPr>
          <w:p w14:paraId="37664ADC">
            <w:pPr>
              <w:keepNext w:val="0"/>
              <w:spacing w:before="20" w:after="20" w:line="260" w:lineRule="exact"/>
              <w:ind w:firstLine="0" w:firstLineChars="0"/>
              <w:jc w:val="center"/>
            </w:pPr>
            <w:r>
              <w:rPr>
                <w:rFonts w:ascii="Times New Roman" w:hAnsi="Times New Roman" w:eastAsia="宋体"/>
                <w:b w:val="0"/>
                <w:sz w:val="18"/>
              </w:rPr>
              <w:t>460.00</w:t>
            </w:r>
          </w:p>
        </w:tc>
        <w:tc>
          <w:tcPr>
            <w:tcW w:w="1385" w:type="dxa"/>
            <w:tcMar>
              <w:left w:w="70" w:type="dxa"/>
              <w:right w:w="70" w:type="dxa"/>
            </w:tcMar>
            <w:vAlign w:val="center"/>
          </w:tcPr>
          <w:p w14:paraId="1EF25472">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10D62FD">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4F73FBB">
            <w:pPr>
              <w:keepNext w:val="0"/>
              <w:spacing w:before="20" w:after="20" w:line="260" w:lineRule="exact"/>
              <w:ind w:firstLine="0" w:firstLineChars="0"/>
              <w:jc w:val="center"/>
            </w:pPr>
            <w:r>
              <w:rPr>
                <w:rFonts w:ascii="Times New Roman" w:hAnsi="Times New Roman" w:eastAsia="宋体"/>
                <w:b w:val="0"/>
                <w:sz w:val="18"/>
              </w:rPr>
              <w:t>2919.04</w:t>
            </w:r>
          </w:p>
        </w:tc>
      </w:tr>
      <w:tr w14:paraId="50C6A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3461284">
            <w:pPr>
              <w:keepNext w:val="0"/>
              <w:spacing w:before="20" w:after="20" w:line="260" w:lineRule="exact"/>
              <w:ind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598E334A">
            <w:pPr>
              <w:keepNext w:val="0"/>
              <w:spacing w:before="20" w:after="20" w:line="260" w:lineRule="exact"/>
              <w:ind w:firstLine="0" w:firstLineChars="0"/>
              <w:jc w:val="center"/>
            </w:pPr>
            <w:r>
              <w:rPr>
                <w:rFonts w:ascii="Times New Roman" w:hAnsi="Times New Roman" w:eastAsia="宋体"/>
                <w:b w:val="0"/>
                <w:sz w:val="18"/>
              </w:rPr>
              <w:t>2.24</w:t>
            </w:r>
          </w:p>
        </w:tc>
        <w:tc>
          <w:tcPr>
            <w:tcW w:w="1385" w:type="dxa"/>
            <w:tcMar>
              <w:left w:w="70" w:type="dxa"/>
              <w:right w:w="70" w:type="dxa"/>
            </w:tcMar>
            <w:vAlign w:val="center"/>
          </w:tcPr>
          <w:p w14:paraId="471331BD">
            <w:pPr>
              <w:keepNext w:val="0"/>
              <w:spacing w:before="20" w:after="20" w:line="260" w:lineRule="exact"/>
              <w:ind w:firstLine="0" w:firstLineChars="0"/>
              <w:jc w:val="center"/>
            </w:pPr>
            <w:r>
              <w:rPr>
                <w:rFonts w:ascii="Times New Roman" w:hAnsi="Times New Roman" w:eastAsia="宋体"/>
                <w:b w:val="0"/>
                <w:sz w:val="18"/>
              </w:rPr>
              <w:t>523.00</w:t>
            </w:r>
          </w:p>
        </w:tc>
        <w:tc>
          <w:tcPr>
            <w:tcW w:w="1385" w:type="dxa"/>
            <w:tcMar>
              <w:left w:w="70" w:type="dxa"/>
              <w:right w:w="70" w:type="dxa"/>
            </w:tcMar>
            <w:vAlign w:val="center"/>
          </w:tcPr>
          <w:p w14:paraId="0D8451BC">
            <w:pPr>
              <w:keepNext w:val="0"/>
              <w:spacing w:before="20" w:after="20" w:line="260" w:lineRule="exact"/>
              <w:ind w:firstLine="0" w:firstLineChars="0"/>
              <w:jc w:val="center"/>
            </w:pPr>
            <w:r>
              <w:rPr>
                <w:rFonts w:ascii="Times New Roman" w:hAnsi="Times New Roman" w:eastAsia="宋体"/>
                <w:b w:val="0"/>
                <w:sz w:val="18"/>
              </w:rPr>
              <w:t>3.40</w:t>
            </w:r>
          </w:p>
        </w:tc>
        <w:tc>
          <w:tcPr>
            <w:tcW w:w="1385" w:type="dxa"/>
            <w:tcMar>
              <w:left w:w="70" w:type="dxa"/>
              <w:right w:w="70" w:type="dxa"/>
            </w:tcMar>
            <w:vAlign w:val="center"/>
          </w:tcPr>
          <w:p w14:paraId="7305A746">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C500E23">
            <w:pPr>
              <w:keepNext w:val="0"/>
              <w:spacing w:before="20" w:after="20" w:line="260" w:lineRule="exact"/>
              <w:ind w:firstLine="0" w:firstLineChars="0"/>
              <w:jc w:val="center"/>
            </w:pPr>
            <w:r>
              <w:rPr>
                <w:rFonts w:ascii="Times New Roman" w:hAnsi="Times New Roman" w:eastAsia="宋体"/>
                <w:b w:val="0"/>
                <w:sz w:val="18"/>
              </w:rPr>
              <w:t>5039.00</w:t>
            </w:r>
          </w:p>
        </w:tc>
      </w:tr>
      <w:tr w14:paraId="1FC653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82F7D8">
            <w:pPr>
              <w:keepNext w:val="0"/>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22E5F376">
            <w:pPr>
              <w:keepNext w:val="0"/>
              <w:spacing w:before="20" w:after="20" w:line="260" w:lineRule="exact"/>
              <w:ind w:firstLine="0" w:firstLineChars="0"/>
              <w:jc w:val="center"/>
            </w:pPr>
            <w:r>
              <w:rPr>
                <w:rFonts w:ascii="Times New Roman" w:hAnsi="Times New Roman" w:eastAsia="宋体"/>
                <w:b w:val="0"/>
                <w:sz w:val="18"/>
              </w:rPr>
              <w:t>2.33</w:t>
            </w:r>
          </w:p>
        </w:tc>
        <w:tc>
          <w:tcPr>
            <w:tcW w:w="1385" w:type="dxa"/>
            <w:tcMar>
              <w:left w:w="70" w:type="dxa"/>
              <w:right w:w="70" w:type="dxa"/>
            </w:tcMar>
            <w:vAlign w:val="center"/>
          </w:tcPr>
          <w:p w14:paraId="022A0D9C">
            <w:pPr>
              <w:keepNext w:val="0"/>
              <w:spacing w:before="20" w:after="20" w:line="260" w:lineRule="exact"/>
              <w:ind w:firstLine="0" w:firstLineChars="0"/>
              <w:jc w:val="center"/>
            </w:pPr>
            <w:r>
              <w:rPr>
                <w:rFonts w:ascii="Times New Roman" w:hAnsi="Times New Roman" w:eastAsia="宋体"/>
                <w:b w:val="0"/>
                <w:sz w:val="18"/>
              </w:rPr>
              <w:t>546.00</w:t>
            </w:r>
          </w:p>
        </w:tc>
        <w:tc>
          <w:tcPr>
            <w:tcW w:w="1385" w:type="dxa"/>
            <w:tcMar>
              <w:left w:w="70" w:type="dxa"/>
              <w:right w:w="70" w:type="dxa"/>
            </w:tcMar>
            <w:vAlign w:val="center"/>
          </w:tcPr>
          <w:p w14:paraId="0A45012F">
            <w:pPr>
              <w:keepNext w:val="0"/>
              <w:spacing w:before="20" w:after="20" w:line="260" w:lineRule="exact"/>
              <w:ind w:firstLine="0" w:firstLineChars="0"/>
              <w:jc w:val="center"/>
            </w:pPr>
            <w:r>
              <w:rPr>
                <w:rFonts w:ascii="Times New Roman" w:hAnsi="Times New Roman" w:eastAsia="宋体"/>
                <w:b w:val="0"/>
                <w:sz w:val="18"/>
              </w:rPr>
              <w:t>3.70</w:t>
            </w:r>
          </w:p>
        </w:tc>
        <w:tc>
          <w:tcPr>
            <w:tcW w:w="1385" w:type="dxa"/>
            <w:tcMar>
              <w:left w:w="70" w:type="dxa"/>
              <w:right w:w="70" w:type="dxa"/>
            </w:tcMar>
            <w:vAlign w:val="center"/>
          </w:tcPr>
          <w:p w14:paraId="5640BEEB">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A4D04E1">
            <w:pPr>
              <w:keepNext w:val="0"/>
              <w:spacing w:before="20" w:after="20" w:line="260" w:lineRule="exact"/>
              <w:ind w:firstLine="0" w:firstLineChars="0"/>
              <w:jc w:val="center"/>
            </w:pPr>
            <w:r>
              <w:rPr>
                <w:rFonts w:ascii="Times New Roman" w:hAnsi="Times New Roman" w:eastAsia="宋体"/>
                <w:b w:val="0"/>
                <w:sz w:val="18"/>
              </w:rPr>
              <w:t>6161.42</w:t>
            </w:r>
          </w:p>
        </w:tc>
      </w:tr>
    </w:tbl>
    <w:p w14:paraId="289D7F6B">
      <w:pPr>
        <w:pStyle w:val="2"/>
        <w:widowControl/>
        <w:spacing w:before="0" w:after="0" w:line="348" w:lineRule="exact"/>
        <w:ind w:firstLine="480"/>
        <w:jc w:val="both"/>
      </w:pPr>
      <w:r>
        <w:rPr>
          <w:rFonts w:ascii="Times New Roman" w:hAnsi="Times New Roman" w:eastAsia="方正仿宋_GBK"/>
          <w:b w:val="0"/>
          <w:sz w:val="24"/>
        </w:rPr>
        <w:t>分布式电源装机渗透率由0.00增加到3.00，容载比由1.71变为2.33；公用主变总容量由400.00 MVA变为546.00 MVA。储能额定功率分别为3.30 MW和3.70 MW，评价期费用现值由1804.38万元变为6161.42万元。增长率固定，容载比分母保持一致，差异来自容量配置调整。</w:t>
      </w:r>
    </w:p>
    <w:p w14:paraId="17102F5A">
      <w:pPr>
        <w:pStyle w:val="2"/>
        <w:widowControl/>
        <w:spacing w:before="0" w:after="0" w:line="348" w:lineRule="exact"/>
        <w:ind w:firstLine="480"/>
        <w:jc w:val="both"/>
      </w:pPr>
      <w:r>
        <w:rPr>
          <w:rFonts w:ascii="Times New Roman" w:hAnsi="Times New Roman" w:eastAsia="方正仿宋_GBK"/>
          <w:b w:val="0"/>
          <w:sz w:val="24"/>
        </w:rPr>
        <w:t>各计算点按同一设备候选和经济评价方法进行比选。容量配置是否变化，取决于当前措施能否继续满足正常运行、主变停运和反向功率要求。既有设备仍有余量时，参数变化可以不增加主变容量；需要新增措施时，则同时比较增容、储能及联络建设的费用。</w:t>
      </w:r>
    </w:p>
    <w:p w14:paraId="713F49F5">
      <w:pPr>
        <w:pStyle w:val="2"/>
        <w:widowControl/>
        <w:spacing w:before="0" w:after="0" w:line="348" w:lineRule="exact"/>
        <w:ind w:firstLine="480"/>
        <w:jc w:val="both"/>
      </w:pPr>
      <w:r>
        <w:rPr>
          <w:rFonts w:ascii="Times New Roman" w:hAnsi="Times New Roman" w:eastAsia="方正仿宋_GBK"/>
          <w:b w:val="0"/>
          <w:sz w:val="24"/>
        </w:rPr>
        <w:t>该组结果用于分析电源规模变化对应的设备需求。对光伏增长较快的片区，容量安排应联系实际并网规模、日间用电水平和反向功率所在站点。相同的新增光伏装机若分布在本地消纳条件不同的站点，产生的反向输送要求也不同；地区容量储备宜与这些站点的主变增容或储能配置对应。</w:t>
      </w:r>
    </w:p>
    <w:p w14:paraId="0FE6976B">
      <w:pPr>
        <w:pStyle w:val="5"/>
        <w:keepNext/>
        <w:numPr>
          <w:ilvl w:val="0"/>
          <w:numId w:val="0"/>
        </w:numPr>
        <w:spacing w:before="160" w:after="120" w:line="390" w:lineRule="exact"/>
        <w:ind w:firstLine="0"/>
      </w:pPr>
      <w:bookmarkStart w:id="272" w:name="负荷增长容量储备与目标年容载比"/>
      <w:r>
        <w:rPr>
          <w:rFonts w:ascii="Times New Roman" w:hAnsi="Times New Roman" w:eastAsia="方正仿宋_GBK"/>
          <w:b/>
          <w:sz w:val="26"/>
        </w:rPr>
        <w:t>5.6.6 负荷增长、容量储备与目标年容载比</w:t>
      </w:r>
      <w:bookmarkEnd w:id="272"/>
    </w:p>
    <w:p w14:paraId="2D2E155D">
      <w:pPr>
        <w:pStyle w:val="115"/>
        <w:widowControl/>
        <w:spacing w:before="0" w:after="0" w:line="348" w:lineRule="exact"/>
        <w:ind w:firstLine="480"/>
        <w:jc w:val="both"/>
      </w:pPr>
      <w:r>
        <w:rPr>
          <w:rFonts w:ascii="Times New Roman" w:hAnsi="Times New Roman" w:eastAsia="方正仿宋_GBK"/>
          <w:b w:val="0"/>
          <w:sz w:val="24"/>
        </w:rPr>
        <w:t>年最大净负荷平均增长率同时影响目标年负荷和建设规模。基期设备一定时，负荷增长会消耗原有容量储备；当局部供电能力不足时，又会触发主变增容、扩建或储能配置。因此，目标年容载比与负荷增长率的关系由分母增长和分子扩建共同形成。不能仅凭容载比下降判断容量建设减少。</w:t>
      </w:r>
    </w:p>
    <w:p w14:paraId="18C50074">
      <w:pPr>
        <w:pStyle w:val="2"/>
        <w:widowControl/>
        <w:spacing w:before="0" w:after="0" w:line="348" w:lineRule="exact"/>
        <w:ind w:firstLine="480"/>
        <w:jc w:val="both"/>
      </w:pPr>
      <w:r>
        <w:rPr>
          <w:rFonts w:ascii="Times New Roman" w:hAnsi="Times New Roman" w:eastAsia="方正仿宋_GBK"/>
          <w:b w:val="0"/>
          <w:sz w:val="24"/>
        </w:rPr>
        <w:t>本节固定分布式电源装机渗透率1.80、95%峰值持续时间3 h，线路采用架空为主，线路与储能均取基准价格，列出七种增长情景。年网供最大负荷按各类站群的基期负荷及四年增长关系计算，主变容量和储能功率采用对应寻优结果。各表同时列出容量与负荷，以说明比值变化的来源。</w:t>
      </w:r>
    </w:p>
    <w:p w14:paraId="39EBA210">
      <w:pPr>
        <w:pStyle w:val="7"/>
        <w:keepNext/>
        <w:numPr>
          <w:ilvl w:val="0"/>
          <w:numId w:val="0"/>
        </w:numPr>
        <w:spacing w:before="160" w:after="120" w:line="360" w:lineRule="exact"/>
        <w:ind w:firstLine="0"/>
      </w:pPr>
      <w:bookmarkStart w:id="273" w:name="a类供电区域负荷分散系数1.00-1"/>
      <w:r>
        <w:rPr>
          <w:rFonts w:ascii="Times New Roman" w:hAnsi="Times New Roman" w:eastAsia="方正仿宋_GBK"/>
          <w:b/>
          <w:sz w:val="24"/>
        </w:rPr>
        <w:t>A类供电区域，负荷分散系数1.00</w:t>
      </w:r>
      <w:bookmarkEnd w:id="273"/>
    </w:p>
    <w:p w14:paraId="00E43688">
      <w:pPr>
        <w:pStyle w:val="115"/>
        <w:keepNext/>
        <w:spacing w:before="120" w:after="80" w:line="280" w:lineRule="exact"/>
        <w:ind w:firstLine="0"/>
        <w:jc w:val="center"/>
      </w:pPr>
      <w:r>
        <w:rPr>
          <w:rFonts w:ascii="Times New Roman" w:hAnsi="Times New Roman" w:eastAsia="宋体"/>
          <w:b w:val="0"/>
          <w:sz w:val="21"/>
        </w:rPr>
        <w:t>表5-82 A类、负荷分散系数1.00的增长情景比较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78CC6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C3346C0">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FC2AFD6">
            <w:pPr>
              <w:keepNext/>
              <w:spacing w:before="20" w:after="20" w:line="260" w:lineRule="exact"/>
              <w:ind w:firstLine="0" w:firstLineChars="0"/>
              <w:jc w:val="center"/>
            </w:pPr>
            <w:r>
              <w:rPr>
                <w:rFonts w:ascii="Times New Roman" w:hAnsi="Times New Roman" w:eastAsia="宋体"/>
                <w:b/>
                <w:sz w:val="18"/>
              </w:rPr>
              <w:t>年网供最大负荷/MW</w:t>
            </w:r>
          </w:p>
        </w:tc>
        <w:tc>
          <w:tcPr>
            <w:tcW w:w="1385" w:type="dxa"/>
            <w:tcMar>
              <w:left w:w="70" w:type="dxa"/>
              <w:right w:w="70" w:type="dxa"/>
            </w:tcMar>
            <w:vAlign w:val="center"/>
          </w:tcPr>
          <w:p w14:paraId="5BF373D2">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3ABF23B3">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A612262">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6CFED5D">
            <w:pPr>
              <w:keepNext/>
              <w:spacing w:before="20" w:after="20" w:line="260" w:lineRule="exact"/>
              <w:ind w:firstLine="0" w:firstLineChars="0"/>
              <w:jc w:val="center"/>
            </w:pPr>
            <w:r>
              <w:rPr>
                <w:rFonts w:ascii="Times New Roman" w:hAnsi="Times New Roman" w:eastAsia="宋体"/>
                <w:b/>
                <w:sz w:val="18"/>
              </w:rPr>
              <w:t>评价期费用现值/万元</w:t>
            </w:r>
          </w:p>
        </w:tc>
      </w:tr>
      <w:tr w14:paraId="096988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3FE5E7">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ADABC58">
            <w:pPr>
              <w:keepNext/>
              <w:spacing w:before="20" w:after="20" w:line="260" w:lineRule="exact"/>
              <w:ind w:firstLine="0" w:firstLineChars="0"/>
              <w:jc w:val="center"/>
            </w:pPr>
            <w:r>
              <w:rPr>
                <w:rFonts w:ascii="Times New Roman" w:hAnsi="Times New Roman" w:eastAsia="宋体"/>
                <w:b w:val="0"/>
                <w:sz w:val="18"/>
              </w:rPr>
              <w:t>250.00</w:t>
            </w:r>
          </w:p>
        </w:tc>
        <w:tc>
          <w:tcPr>
            <w:tcW w:w="1385" w:type="dxa"/>
            <w:tcMar>
              <w:left w:w="70" w:type="dxa"/>
              <w:right w:w="70" w:type="dxa"/>
            </w:tcMar>
            <w:vAlign w:val="center"/>
          </w:tcPr>
          <w:p w14:paraId="039B70AE">
            <w:pPr>
              <w:keepNext/>
              <w:spacing w:before="20" w:after="20" w:line="260" w:lineRule="exact"/>
              <w:ind w:firstLine="0" w:firstLineChars="0"/>
              <w:jc w:val="center"/>
            </w:pPr>
            <w:r>
              <w:rPr>
                <w:rFonts w:ascii="Times New Roman" w:hAnsi="Times New Roman" w:eastAsia="宋体"/>
                <w:b w:val="0"/>
                <w:sz w:val="18"/>
              </w:rPr>
              <w:t>513.00</w:t>
            </w:r>
          </w:p>
        </w:tc>
        <w:tc>
          <w:tcPr>
            <w:tcW w:w="1385" w:type="dxa"/>
            <w:tcMar>
              <w:left w:w="70" w:type="dxa"/>
              <w:right w:w="70" w:type="dxa"/>
            </w:tcMar>
            <w:vAlign w:val="center"/>
          </w:tcPr>
          <w:p w14:paraId="06846C79">
            <w:pPr>
              <w:keepNext/>
              <w:spacing w:before="20" w:after="20" w:line="260" w:lineRule="exact"/>
              <w:ind w:firstLine="0" w:firstLineChars="0"/>
              <w:jc w:val="center"/>
            </w:pPr>
            <w:r>
              <w:rPr>
                <w:rFonts w:ascii="Times New Roman" w:hAnsi="Times New Roman" w:eastAsia="宋体"/>
                <w:b w:val="0"/>
                <w:sz w:val="18"/>
              </w:rPr>
              <w:t>2.05</w:t>
            </w:r>
          </w:p>
        </w:tc>
        <w:tc>
          <w:tcPr>
            <w:tcW w:w="1385" w:type="dxa"/>
            <w:tcMar>
              <w:left w:w="70" w:type="dxa"/>
              <w:right w:w="70" w:type="dxa"/>
            </w:tcMar>
            <w:vAlign w:val="center"/>
          </w:tcPr>
          <w:p w14:paraId="2C3C3201">
            <w:pPr>
              <w:keepNext/>
              <w:spacing w:before="20" w:after="20" w:line="260" w:lineRule="exact"/>
              <w:ind w:firstLine="0" w:firstLineChars="0"/>
              <w:jc w:val="center"/>
            </w:pPr>
            <w:r>
              <w:rPr>
                <w:rFonts w:ascii="Times New Roman" w:hAnsi="Times New Roman" w:eastAsia="宋体"/>
                <w:b w:val="0"/>
                <w:sz w:val="18"/>
              </w:rPr>
              <w:t>0.10</w:t>
            </w:r>
          </w:p>
        </w:tc>
        <w:tc>
          <w:tcPr>
            <w:tcW w:w="1385" w:type="dxa"/>
            <w:tcMar>
              <w:left w:w="70" w:type="dxa"/>
              <w:right w:w="70" w:type="dxa"/>
            </w:tcMar>
            <w:vAlign w:val="center"/>
          </w:tcPr>
          <w:p w14:paraId="4F0E725A">
            <w:pPr>
              <w:keepNext/>
              <w:spacing w:before="20" w:after="20" w:line="260" w:lineRule="exact"/>
              <w:ind w:firstLine="0" w:firstLineChars="0"/>
              <w:jc w:val="center"/>
            </w:pPr>
            <w:r>
              <w:rPr>
                <w:rFonts w:ascii="Times New Roman" w:hAnsi="Times New Roman" w:eastAsia="宋体"/>
                <w:b w:val="0"/>
                <w:sz w:val="18"/>
              </w:rPr>
              <w:t>1441.46</w:t>
            </w:r>
          </w:p>
        </w:tc>
      </w:tr>
      <w:tr w14:paraId="618197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655376">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6B31CB1">
            <w:pPr>
              <w:keepNext/>
              <w:spacing w:before="20" w:after="20" w:line="260" w:lineRule="exact"/>
              <w:ind w:firstLine="0" w:firstLineChars="0"/>
              <w:jc w:val="center"/>
            </w:pPr>
            <w:r>
              <w:rPr>
                <w:rFonts w:ascii="Times New Roman" w:hAnsi="Times New Roman" w:eastAsia="宋体"/>
                <w:b w:val="0"/>
                <w:sz w:val="18"/>
              </w:rPr>
              <w:t>260.15</w:t>
            </w:r>
          </w:p>
        </w:tc>
        <w:tc>
          <w:tcPr>
            <w:tcW w:w="1385" w:type="dxa"/>
            <w:tcMar>
              <w:left w:w="70" w:type="dxa"/>
              <w:right w:w="70" w:type="dxa"/>
            </w:tcMar>
            <w:vAlign w:val="center"/>
          </w:tcPr>
          <w:p w14:paraId="69D34AB8">
            <w:pPr>
              <w:keepNext/>
              <w:spacing w:before="20" w:after="20" w:line="260" w:lineRule="exact"/>
              <w:ind w:firstLine="0" w:firstLineChars="0"/>
              <w:jc w:val="center"/>
            </w:pPr>
            <w:r>
              <w:rPr>
                <w:rFonts w:ascii="Times New Roman" w:hAnsi="Times New Roman" w:eastAsia="宋体"/>
                <w:b w:val="0"/>
                <w:sz w:val="18"/>
              </w:rPr>
              <w:t>513.00</w:t>
            </w:r>
          </w:p>
        </w:tc>
        <w:tc>
          <w:tcPr>
            <w:tcW w:w="1385" w:type="dxa"/>
            <w:tcMar>
              <w:left w:w="70" w:type="dxa"/>
              <w:right w:w="70" w:type="dxa"/>
            </w:tcMar>
            <w:vAlign w:val="center"/>
          </w:tcPr>
          <w:p w14:paraId="51D809B0">
            <w:pPr>
              <w:keepNext/>
              <w:spacing w:before="20" w:after="20" w:line="260" w:lineRule="exact"/>
              <w:ind w:firstLine="0" w:firstLineChars="0"/>
              <w:jc w:val="center"/>
            </w:pPr>
            <w:r>
              <w:rPr>
                <w:rFonts w:ascii="Times New Roman" w:hAnsi="Times New Roman" w:eastAsia="宋体"/>
                <w:b w:val="0"/>
                <w:sz w:val="18"/>
              </w:rPr>
              <w:t>1.97</w:t>
            </w:r>
          </w:p>
        </w:tc>
        <w:tc>
          <w:tcPr>
            <w:tcW w:w="1385" w:type="dxa"/>
            <w:tcMar>
              <w:left w:w="70" w:type="dxa"/>
              <w:right w:w="70" w:type="dxa"/>
            </w:tcMar>
            <w:vAlign w:val="center"/>
          </w:tcPr>
          <w:p w14:paraId="3B99C82C">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571C8C7">
            <w:pPr>
              <w:keepNext/>
              <w:spacing w:before="20" w:after="20" w:line="260" w:lineRule="exact"/>
              <w:ind w:firstLine="0" w:firstLineChars="0"/>
              <w:jc w:val="center"/>
            </w:pPr>
            <w:r>
              <w:rPr>
                <w:rFonts w:ascii="Times New Roman" w:hAnsi="Times New Roman" w:eastAsia="宋体"/>
                <w:b w:val="0"/>
                <w:sz w:val="18"/>
              </w:rPr>
              <w:t>1540.57</w:t>
            </w:r>
          </w:p>
        </w:tc>
      </w:tr>
      <w:tr w14:paraId="6C0575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3F3B3C">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1A62D47A">
            <w:pPr>
              <w:keepNext/>
              <w:spacing w:before="20" w:after="20" w:line="260" w:lineRule="exact"/>
              <w:ind w:firstLine="0" w:firstLineChars="0"/>
              <w:jc w:val="center"/>
            </w:pPr>
            <w:r>
              <w:rPr>
                <w:rFonts w:ascii="Times New Roman" w:hAnsi="Times New Roman" w:eastAsia="宋体"/>
                <w:b w:val="0"/>
                <w:sz w:val="18"/>
              </w:rPr>
              <w:t>270.61</w:t>
            </w:r>
          </w:p>
        </w:tc>
        <w:tc>
          <w:tcPr>
            <w:tcW w:w="1385" w:type="dxa"/>
            <w:tcMar>
              <w:left w:w="70" w:type="dxa"/>
              <w:right w:w="70" w:type="dxa"/>
            </w:tcMar>
            <w:vAlign w:val="center"/>
          </w:tcPr>
          <w:p w14:paraId="0D1E3960">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F9B9EE1">
            <w:pPr>
              <w:keepNext/>
              <w:spacing w:before="20" w:after="20" w:line="260" w:lineRule="exact"/>
              <w:ind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4FC356AD">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23D5EAE">
            <w:pPr>
              <w:keepNext/>
              <w:spacing w:before="20" w:after="20" w:line="260" w:lineRule="exact"/>
              <w:ind w:firstLine="0" w:firstLineChars="0"/>
              <w:jc w:val="center"/>
            </w:pPr>
            <w:r>
              <w:rPr>
                <w:rFonts w:ascii="Times New Roman" w:hAnsi="Times New Roman" w:eastAsia="宋体"/>
                <w:b w:val="0"/>
                <w:sz w:val="18"/>
              </w:rPr>
              <w:t>1621.57</w:t>
            </w:r>
          </w:p>
        </w:tc>
      </w:tr>
      <w:tr w14:paraId="19E76F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81742C">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10F24C35">
            <w:pPr>
              <w:keepNext/>
              <w:spacing w:before="20" w:after="20" w:line="260" w:lineRule="exact"/>
              <w:ind w:firstLine="0" w:firstLineChars="0"/>
              <w:jc w:val="center"/>
            </w:pPr>
            <w:r>
              <w:rPr>
                <w:rFonts w:ascii="Times New Roman" w:hAnsi="Times New Roman" w:eastAsia="宋体"/>
                <w:b w:val="0"/>
                <w:sz w:val="18"/>
              </w:rPr>
              <w:t>292.46</w:t>
            </w:r>
          </w:p>
        </w:tc>
        <w:tc>
          <w:tcPr>
            <w:tcW w:w="1385" w:type="dxa"/>
            <w:tcMar>
              <w:left w:w="70" w:type="dxa"/>
              <w:right w:w="70" w:type="dxa"/>
            </w:tcMar>
            <w:vAlign w:val="center"/>
          </w:tcPr>
          <w:p w14:paraId="3B418564">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38816BC">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E06C01B">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62EBB90">
            <w:pPr>
              <w:keepNext/>
              <w:spacing w:before="20" w:after="20" w:line="260" w:lineRule="exact"/>
              <w:ind w:firstLine="0" w:firstLineChars="0"/>
              <w:jc w:val="center"/>
            </w:pPr>
            <w:r>
              <w:rPr>
                <w:rFonts w:ascii="Times New Roman" w:hAnsi="Times New Roman" w:eastAsia="宋体"/>
                <w:b w:val="0"/>
                <w:sz w:val="18"/>
              </w:rPr>
              <w:t>1742.40</w:t>
            </w:r>
          </w:p>
        </w:tc>
      </w:tr>
      <w:tr w14:paraId="008C34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9CDA27">
            <w:pPr>
              <w:keepNext/>
              <w:spacing w:before="20" w:after="20" w:line="260" w:lineRule="exact"/>
              <w:ind w:firstLine="0" w:firstLineChars="0"/>
              <w:jc w:val="center"/>
            </w:pPr>
            <w:r>
              <w:rPr>
                <w:rFonts w:ascii="Times New Roman" w:hAnsi="Times New Roman" w:eastAsia="宋体"/>
                <w:b w:val="0"/>
                <w:sz w:val="18"/>
              </w:rPr>
              <w:t>7.00%</w:t>
            </w:r>
          </w:p>
        </w:tc>
        <w:tc>
          <w:tcPr>
            <w:tcW w:w="1385" w:type="dxa"/>
            <w:tcMar>
              <w:left w:w="70" w:type="dxa"/>
              <w:right w:w="70" w:type="dxa"/>
            </w:tcMar>
            <w:vAlign w:val="center"/>
          </w:tcPr>
          <w:p w14:paraId="2700BC9B">
            <w:pPr>
              <w:keepNext/>
              <w:spacing w:before="20" w:after="20" w:line="260" w:lineRule="exact"/>
              <w:ind w:firstLine="0" w:firstLineChars="0"/>
              <w:jc w:val="center"/>
            </w:pPr>
            <w:r>
              <w:rPr>
                <w:rFonts w:ascii="Times New Roman" w:hAnsi="Times New Roman" w:eastAsia="宋体"/>
                <w:b w:val="0"/>
                <w:sz w:val="18"/>
              </w:rPr>
              <w:t>327.70</w:t>
            </w:r>
          </w:p>
        </w:tc>
        <w:tc>
          <w:tcPr>
            <w:tcW w:w="1385" w:type="dxa"/>
            <w:tcMar>
              <w:left w:w="70" w:type="dxa"/>
              <w:right w:w="70" w:type="dxa"/>
            </w:tcMar>
            <w:vAlign w:val="center"/>
          </w:tcPr>
          <w:p w14:paraId="777E8592">
            <w:pPr>
              <w:keepNext/>
              <w:spacing w:before="20" w:after="20" w:line="260" w:lineRule="exact"/>
              <w:ind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01D544F5">
            <w:pPr>
              <w:keepNext/>
              <w:spacing w:before="20" w:after="20" w:line="260" w:lineRule="exact"/>
              <w:ind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1A369887">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B7F7687">
            <w:pPr>
              <w:keepNext/>
              <w:spacing w:before="20" w:after="20" w:line="260" w:lineRule="exact"/>
              <w:ind w:firstLine="0" w:firstLineChars="0"/>
              <w:jc w:val="center"/>
            </w:pPr>
            <w:r>
              <w:rPr>
                <w:rFonts w:ascii="Times New Roman" w:hAnsi="Times New Roman" w:eastAsia="宋体"/>
                <w:b w:val="0"/>
                <w:sz w:val="18"/>
              </w:rPr>
              <w:t>3122.31</w:t>
            </w:r>
          </w:p>
        </w:tc>
      </w:tr>
      <w:tr w14:paraId="457F8A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8C91E12">
            <w:pPr>
              <w:keepNext/>
              <w:spacing w:before="20" w:after="20" w:line="260" w:lineRule="exact"/>
              <w:ind w:firstLine="0" w:firstLineChars="0"/>
              <w:jc w:val="center"/>
            </w:pPr>
            <w:r>
              <w:rPr>
                <w:rFonts w:ascii="Times New Roman" w:hAnsi="Times New Roman" w:eastAsia="宋体"/>
                <w:b w:val="0"/>
                <w:sz w:val="18"/>
              </w:rPr>
              <w:t>8.00%</w:t>
            </w:r>
          </w:p>
        </w:tc>
        <w:tc>
          <w:tcPr>
            <w:tcW w:w="1385" w:type="dxa"/>
            <w:tcMar>
              <w:left w:w="70" w:type="dxa"/>
              <w:right w:w="70" w:type="dxa"/>
            </w:tcMar>
            <w:vAlign w:val="center"/>
          </w:tcPr>
          <w:p w14:paraId="5BD350E9">
            <w:pPr>
              <w:keepNext/>
              <w:spacing w:before="20" w:after="20" w:line="260" w:lineRule="exact"/>
              <w:ind w:firstLine="0" w:firstLineChars="0"/>
              <w:jc w:val="center"/>
            </w:pPr>
            <w:r>
              <w:rPr>
                <w:rFonts w:ascii="Times New Roman" w:hAnsi="Times New Roman" w:eastAsia="宋体"/>
                <w:b w:val="0"/>
                <w:sz w:val="18"/>
              </w:rPr>
              <w:t>340.12</w:t>
            </w:r>
          </w:p>
        </w:tc>
        <w:tc>
          <w:tcPr>
            <w:tcW w:w="1385" w:type="dxa"/>
            <w:tcMar>
              <w:left w:w="70" w:type="dxa"/>
              <w:right w:w="70" w:type="dxa"/>
            </w:tcMar>
            <w:vAlign w:val="center"/>
          </w:tcPr>
          <w:p w14:paraId="0C6C2FDA">
            <w:pPr>
              <w:keepNext/>
              <w:spacing w:before="20" w:after="20" w:line="260" w:lineRule="exact"/>
              <w:ind w:firstLine="0" w:firstLineChars="0"/>
              <w:jc w:val="center"/>
            </w:pPr>
            <w:r>
              <w:rPr>
                <w:rFonts w:ascii="Times New Roman" w:hAnsi="Times New Roman" w:eastAsia="宋体"/>
                <w:b w:val="0"/>
                <w:sz w:val="18"/>
              </w:rPr>
              <w:t>613.00</w:t>
            </w:r>
          </w:p>
        </w:tc>
        <w:tc>
          <w:tcPr>
            <w:tcW w:w="1385" w:type="dxa"/>
            <w:tcMar>
              <w:left w:w="70" w:type="dxa"/>
              <w:right w:w="70" w:type="dxa"/>
            </w:tcMar>
            <w:vAlign w:val="center"/>
          </w:tcPr>
          <w:p w14:paraId="63A4C080">
            <w:pPr>
              <w:keepNext/>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31326292">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6D16789">
            <w:pPr>
              <w:keepNext/>
              <w:spacing w:before="20" w:after="20" w:line="260" w:lineRule="exact"/>
              <w:ind w:firstLine="0" w:firstLineChars="0"/>
              <w:jc w:val="center"/>
            </w:pPr>
            <w:r>
              <w:rPr>
                <w:rFonts w:ascii="Times New Roman" w:hAnsi="Times New Roman" w:eastAsia="宋体"/>
                <w:b w:val="0"/>
                <w:sz w:val="18"/>
              </w:rPr>
              <w:t>4300.38</w:t>
            </w:r>
          </w:p>
        </w:tc>
      </w:tr>
      <w:tr w14:paraId="104DDC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7E4166F">
            <w:pPr>
              <w:keepNext w:val="0"/>
              <w:spacing w:before="20" w:after="20" w:line="260" w:lineRule="exact"/>
              <w:ind w:firstLine="0" w:firstLineChars="0"/>
              <w:jc w:val="center"/>
            </w:pPr>
            <w:r>
              <w:rPr>
                <w:rFonts w:ascii="Times New Roman" w:hAnsi="Times New Roman" w:eastAsia="宋体"/>
                <w:b w:val="0"/>
                <w:sz w:val="18"/>
              </w:rPr>
              <w:t>10.00%</w:t>
            </w:r>
          </w:p>
        </w:tc>
        <w:tc>
          <w:tcPr>
            <w:tcW w:w="1385" w:type="dxa"/>
            <w:tcMar>
              <w:left w:w="70" w:type="dxa"/>
              <w:right w:w="70" w:type="dxa"/>
            </w:tcMar>
            <w:vAlign w:val="center"/>
          </w:tcPr>
          <w:p w14:paraId="7DF97257">
            <w:pPr>
              <w:keepNext w:val="0"/>
              <w:spacing w:before="20" w:after="20" w:line="260" w:lineRule="exact"/>
              <w:ind w:firstLine="0" w:firstLineChars="0"/>
              <w:jc w:val="center"/>
            </w:pPr>
            <w:r>
              <w:rPr>
                <w:rFonts w:ascii="Times New Roman" w:hAnsi="Times New Roman" w:eastAsia="宋体"/>
                <w:b w:val="0"/>
                <w:sz w:val="18"/>
              </w:rPr>
              <w:t>366.03</w:t>
            </w:r>
          </w:p>
        </w:tc>
        <w:tc>
          <w:tcPr>
            <w:tcW w:w="1385" w:type="dxa"/>
            <w:tcMar>
              <w:left w:w="70" w:type="dxa"/>
              <w:right w:w="70" w:type="dxa"/>
            </w:tcMar>
            <w:vAlign w:val="center"/>
          </w:tcPr>
          <w:p w14:paraId="235E9CA2">
            <w:pPr>
              <w:keepNext w:val="0"/>
              <w:spacing w:before="20" w:after="20" w:line="260" w:lineRule="exact"/>
              <w:ind w:firstLine="0" w:firstLineChars="0"/>
              <w:jc w:val="center"/>
            </w:pPr>
            <w:r>
              <w:rPr>
                <w:rFonts w:ascii="Times New Roman" w:hAnsi="Times New Roman" w:eastAsia="宋体"/>
                <w:b w:val="0"/>
                <w:sz w:val="18"/>
              </w:rPr>
              <w:t>663.00</w:t>
            </w:r>
          </w:p>
        </w:tc>
        <w:tc>
          <w:tcPr>
            <w:tcW w:w="1385" w:type="dxa"/>
            <w:tcMar>
              <w:left w:w="70" w:type="dxa"/>
              <w:right w:w="70" w:type="dxa"/>
            </w:tcMar>
            <w:vAlign w:val="center"/>
          </w:tcPr>
          <w:p w14:paraId="0C8AEEC6">
            <w:pPr>
              <w:keepNext w:val="0"/>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404CFFD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C74E59">
            <w:pPr>
              <w:keepNext w:val="0"/>
              <w:spacing w:before="20" w:after="20" w:line="260" w:lineRule="exact"/>
              <w:ind w:firstLine="0" w:firstLineChars="0"/>
              <w:jc w:val="center"/>
            </w:pPr>
            <w:r>
              <w:rPr>
                <w:rFonts w:ascii="Times New Roman" w:hAnsi="Times New Roman" w:eastAsia="宋体"/>
                <w:b w:val="0"/>
                <w:sz w:val="18"/>
              </w:rPr>
              <w:t>5680.29</w:t>
            </w:r>
          </w:p>
        </w:tc>
      </w:tr>
    </w:tbl>
    <w:p w14:paraId="2A0D8C42">
      <w:pPr>
        <w:pStyle w:val="2"/>
        <w:widowControl/>
        <w:spacing w:before="0" w:after="0" w:line="348" w:lineRule="exact"/>
        <w:ind w:firstLine="480"/>
        <w:jc w:val="both"/>
      </w:pPr>
      <w:r>
        <w:rPr>
          <w:rFonts w:ascii="Times New Roman" w:hAnsi="Times New Roman" w:eastAsia="方正仿宋_GBK"/>
          <w:b w:val="0"/>
          <w:sz w:val="24"/>
        </w:rPr>
        <w:t>年最大净负荷平均增长率由0.00%提高至10.00%，年网供最大负荷由250.00 MW增至366.03 MW；公用主变总容量由513.00 MVA变为663.00 MVA，容载比由2.05变为1.81。评价期费用现值由1441.46万元变为5680.29万元。负荷增长与整台主变投运的变化幅度不同，容载比随两者共同变化。</w:t>
      </w:r>
    </w:p>
    <w:p w14:paraId="51126A34">
      <w:pPr>
        <w:pStyle w:val="2"/>
        <w:widowControl/>
        <w:spacing w:before="0" w:after="0" w:line="348" w:lineRule="exact"/>
        <w:ind w:firstLine="480"/>
        <w:jc w:val="both"/>
      </w:pPr>
      <w:r>
        <w:rPr>
          <w:rFonts w:ascii="Times New Roman" w:hAnsi="Times New Roman" w:eastAsia="方正仿宋_GBK"/>
          <w:b w:val="0"/>
          <w:sz w:val="24"/>
        </w:rPr>
        <w:t>对增长较慢的片区，已有主变规格形成的容量余量可以覆盖较长时期，近期建设重点宜放在局部重载和N-1后的供电缺口。对增长较快的片区，目标年负荷增加较多，需要结合设备投运时点安排新增容量。较高增长情景下的较低容载比并不表示减少发展储备，而是负荷分母增大与设备扩建共同作用的结果。</w:t>
      </w:r>
    </w:p>
    <w:p w14:paraId="35CFBAAD">
      <w:pPr>
        <w:pStyle w:val="2"/>
        <w:widowControl/>
        <w:spacing w:before="0" w:after="0" w:line="348" w:lineRule="exact"/>
        <w:ind w:firstLine="480"/>
        <w:jc w:val="both"/>
      </w:pPr>
      <w:r>
        <w:rPr>
          <w:rFonts w:ascii="Times New Roman" w:hAnsi="Times New Roman" w:eastAsia="方正仿宋_GBK"/>
          <w:b w:val="0"/>
          <w:sz w:val="24"/>
        </w:rPr>
        <w:t>案例采用逐年建设安排，分类分析采用目标年配置，两者从不同角度反映负荷增长影响。前者用于判断何时建设，后者用于比较同一目标年的容量规模。实际规划将目标年推荐区间落实到项目时，还需结合近期已投产主变和中间年份的供电需求，避免只按末年总容量平均分配年度投资。</w:t>
      </w:r>
    </w:p>
    <w:p w14:paraId="7F531012">
      <w:pPr>
        <w:pStyle w:val="7"/>
        <w:keepNext/>
        <w:numPr>
          <w:ilvl w:val="0"/>
          <w:numId w:val="0"/>
        </w:numPr>
        <w:spacing w:before="160" w:after="120" w:line="360" w:lineRule="exact"/>
        <w:ind w:firstLine="0"/>
      </w:pPr>
      <w:bookmarkStart w:id="274" w:name="a类供电区域负荷分散系数1.15-1"/>
      <w:r>
        <w:rPr>
          <w:rFonts w:ascii="Times New Roman" w:hAnsi="Times New Roman" w:eastAsia="方正仿宋_GBK"/>
          <w:b/>
          <w:sz w:val="24"/>
        </w:rPr>
        <w:t>A类供电区域，负荷分散系数1.15</w:t>
      </w:r>
      <w:bookmarkEnd w:id="274"/>
    </w:p>
    <w:p w14:paraId="6B6AAAED">
      <w:pPr>
        <w:pStyle w:val="115"/>
        <w:keepNext/>
        <w:spacing w:before="120" w:after="80" w:line="280" w:lineRule="exact"/>
        <w:ind w:firstLine="0"/>
        <w:jc w:val="center"/>
      </w:pPr>
      <w:r>
        <w:rPr>
          <w:rFonts w:ascii="Times New Roman" w:hAnsi="Times New Roman" w:eastAsia="宋体"/>
          <w:b w:val="0"/>
          <w:sz w:val="21"/>
        </w:rPr>
        <w:t>表5-83 A类、负荷分散系数1.15的增长情景比较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84933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E8D42B2">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71FF469D">
            <w:pPr>
              <w:keepNext/>
              <w:spacing w:before="20" w:after="20" w:line="260" w:lineRule="exact"/>
              <w:ind w:firstLine="0" w:firstLineChars="0"/>
              <w:jc w:val="center"/>
            </w:pPr>
            <w:r>
              <w:rPr>
                <w:rFonts w:ascii="Times New Roman" w:hAnsi="Times New Roman" w:eastAsia="宋体"/>
                <w:b/>
                <w:sz w:val="18"/>
              </w:rPr>
              <w:t>年网供最大负荷/MW</w:t>
            </w:r>
          </w:p>
        </w:tc>
        <w:tc>
          <w:tcPr>
            <w:tcW w:w="1385" w:type="dxa"/>
            <w:tcMar>
              <w:left w:w="70" w:type="dxa"/>
              <w:right w:w="70" w:type="dxa"/>
            </w:tcMar>
            <w:vAlign w:val="center"/>
          </w:tcPr>
          <w:p w14:paraId="12414AF2">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451EECDB">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617B62AC">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973F18B">
            <w:pPr>
              <w:keepNext/>
              <w:spacing w:before="20" w:after="20" w:line="260" w:lineRule="exact"/>
              <w:ind w:firstLine="0" w:firstLineChars="0"/>
              <w:jc w:val="center"/>
            </w:pPr>
            <w:r>
              <w:rPr>
                <w:rFonts w:ascii="Times New Roman" w:hAnsi="Times New Roman" w:eastAsia="宋体"/>
                <w:b/>
                <w:sz w:val="18"/>
              </w:rPr>
              <w:t>评价期费用现值/万元</w:t>
            </w:r>
          </w:p>
        </w:tc>
      </w:tr>
      <w:tr w14:paraId="6EE7F3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5C1C266">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E4D6BF2">
            <w:pPr>
              <w:keepNext/>
              <w:spacing w:before="20" w:after="20" w:line="260" w:lineRule="exact"/>
              <w:ind w:firstLine="0" w:firstLineChars="0"/>
              <w:jc w:val="center"/>
            </w:pPr>
            <w:r>
              <w:rPr>
                <w:rFonts w:ascii="Times New Roman" w:hAnsi="Times New Roman" w:eastAsia="宋体"/>
                <w:b w:val="0"/>
                <w:sz w:val="18"/>
              </w:rPr>
              <w:t>250.00</w:t>
            </w:r>
          </w:p>
        </w:tc>
        <w:tc>
          <w:tcPr>
            <w:tcW w:w="1385" w:type="dxa"/>
            <w:tcMar>
              <w:left w:w="70" w:type="dxa"/>
              <w:right w:w="70" w:type="dxa"/>
            </w:tcMar>
            <w:vAlign w:val="center"/>
          </w:tcPr>
          <w:p w14:paraId="5B0A85D8">
            <w:pPr>
              <w:keepNext/>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04A90E44">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54048E43">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E33242">
            <w:pPr>
              <w:keepNext/>
              <w:spacing w:before="20" w:after="20" w:line="260" w:lineRule="exact"/>
              <w:ind w:firstLine="0" w:firstLineChars="0"/>
              <w:jc w:val="center"/>
            </w:pPr>
            <w:r>
              <w:rPr>
                <w:rFonts w:ascii="Times New Roman" w:hAnsi="Times New Roman" w:eastAsia="宋体"/>
                <w:b w:val="0"/>
                <w:sz w:val="18"/>
              </w:rPr>
              <w:t>966.65</w:t>
            </w:r>
          </w:p>
        </w:tc>
      </w:tr>
      <w:tr w14:paraId="630B9E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D486FC">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293803F">
            <w:pPr>
              <w:keepNext/>
              <w:spacing w:before="20" w:after="20" w:line="260" w:lineRule="exact"/>
              <w:ind w:firstLine="0" w:firstLineChars="0"/>
              <w:jc w:val="center"/>
            </w:pPr>
            <w:r>
              <w:rPr>
                <w:rFonts w:ascii="Times New Roman" w:hAnsi="Times New Roman" w:eastAsia="宋体"/>
                <w:b w:val="0"/>
                <w:sz w:val="18"/>
              </w:rPr>
              <w:t>260.15</w:t>
            </w:r>
          </w:p>
        </w:tc>
        <w:tc>
          <w:tcPr>
            <w:tcW w:w="1385" w:type="dxa"/>
            <w:tcMar>
              <w:left w:w="70" w:type="dxa"/>
              <w:right w:w="70" w:type="dxa"/>
            </w:tcMar>
            <w:vAlign w:val="center"/>
          </w:tcPr>
          <w:p w14:paraId="43AB7B71">
            <w:pPr>
              <w:keepNext/>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493FD711">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707A4095">
            <w:pPr>
              <w:keepNext/>
              <w:spacing w:before="20" w:after="20" w:line="260" w:lineRule="exact"/>
              <w:ind w:firstLine="0" w:firstLineChars="0"/>
              <w:jc w:val="center"/>
            </w:pPr>
            <w:r>
              <w:rPr>
                <w:rFonts w:ascii="Times New Roman" w:hAnsi="Times New Roman" w:eastAsia="宋体"/>
                <w:b w:val="0"/>
                <w:sz w:val="18"/>
              </w:rPr>
              <w:t>1.40</w:t>
            </w:r>
          </w:p>
        </w:tc>
        <w:tc>
          <w:tcPr>
            <w:tcW w:w="1385" w:type="dxa"/>
            <w:tcMar>
              <w:left w:w="70" w:type="dxa"/>
              <w:right w:w="70" w:type="dxa"/>
            </w:tcMar>
            <w:vAlign w:val="center"/>
          </w:tcPr>
          <w:p w14:paraId="02102302">
            <w:pPr>
              <w:keepNext/>
              <w:spacing w:before="20" w:after="20" w:line="260" w:lineRule="exact"/>
              <w:ind w:firstLine="0" w:firstLineChars="0"/>
              <w:jc w:val="center"/>
            </w:pPr>
            <w:r>
              <w:rPr>
                <w:rFonts w:ascii="Times New Roman" w:hAnsi="Times New Roman" w:eastAsia="宋体"/>
                <w:b w:val="0"/>
                <w:sz w:val="18"/>
              </w:rPr>
              <w:t>1391.62</w:t>
            </w:r>
          </w:p>
        </w:tc>
      </w:tr>
      <w:tr w14:paraId="41E6C3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3224219">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2B21B112">
            <w:pPr>
              <w:keepNext/>
              <w:spacing w:before="20" w:after="20" w:line="260" w:lineRule="exact"/>
              <w:ind w:firstLine="0" w:firstLineChars="0"/>
              <w:jc w:val="center"/>
            </w:pPr>
            <w:r>
              <w:rPr>
                <w:rFonts w:ascii="Times New Roman" w:hAnsi="Times New Roman" w:eastAsia="宋体"/>
                <w:b w:val="0"/>
                <w:sz w:val="18"/>
              </w:rPr>
              <w:t>270.61</w:t>
            </w:r>
          </w:p>
        </w:tc>
        <w:tc>
          <w:tcPr>
            <w:tcW w:w="1385" w:type="dxa"/>
            <w:tcMar>
              <w:left w:w="70" w:type="dxa"/>
              <w:right w:w="70" w:type="dxa"/>
            </w:tcMar>
            <w:vAlign w:val="center"/>
          </w:tcPr>
          <w:p w14:paraId="5BD41ED9">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0DC10AB">
            <w:pPr>
              <w:keepNext/>
              <w:spacing w:before="20" w:after="20" w:line="260" w:lineRule="exact"/>
              <w:ind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7A2A55A6">
            <w:pPr>
              <w:keepNext/>
              <w:spacing w:before="20" w:after="20" w:line="260" w:lineRule="exact"/>
              <w:ind w:firstLine="0" w:firstLineChars="0"/>
              <w:jc w:val="center"/>
            </w:pPr>
            <w:r>
              <w:rPr>
                <w:rFonts w:ascii="Times New Roman" w:hAnsi="Times New Roman" w:eastAsia="宋体"/>
                <w:b w:val="0"/>
                <w:sz w:val="18"/>
              </w:rPr>
              <w:t>0.50</w:t>
            </w:r>
          </w:p>
        </w:tc>
        <w:tc>
          <w:tcPr>
            <w:tcW w:w="1385" w:type="dxa"/>
            <w:tcMar>
              <w:left w:w="70" w:type="dxa"/>
              <w:right w:w="70" w:type="dxa"/>
            </w:tcMar>
            <w:vAlign w:val="center"/>
          </w:tcPr>
          <w:p w14:paraId="38B1F76F">
            <w:pPr>
              <w:keepNext/>
              <w:spacing w:before="20" w:after="20" w:line="260" w:lineRule="exact"/>
              <w:ind w:firstLine="0" w:firstLineChars="0"/>
              <w:jc w:val="center"/>
            </w:pPr>
            <w:r>
              <w:rPr>
                <w:rFonts w:ascii="Times New Roman" w:hAnsi="Times New Roman" w:eastAsia="宋体"/>
                <w:b w:val="0"/>
                <w:sz w:val="18"/>
              </w:rPr>
              <w:t>1971.85</w:t>
            </w:r>
          </w:p>
        </w:tc>
      </w:tr>
      <w:tr w14:paraId="64F043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D7015A">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110E5530">
            <w:pPr>
              <w:keepNext/>
              <w:spacing w:before="20" w:after="20" w:line="260" w:lineRule="exact"/>
              <w:ind w:firstLine="0" w:firstLineChars="0"/>
              <w:jc w:val="center"/>
            </w:pPr>
            <w:r>
              <w:rPr>
                <w:rFonts w:ascii="Times New Roman" w:hAnsi="Times New Roman" w:eastAsia="宋体"/>
                <w:b w:val="0"/>
                <w:sz w:val="18"/>
              </w:rPr>
              <w:t>292.46</w:t>
            </w:r>
          </w:p>
        </w:tc>
        <w:tc>
          <w:tcPr>
            <w:tcW w:w="1385" w:type="dxa"/>
            <w:tcMar>
              <w:left w:w="70" w:type="dxa"/>
              <w:right w:w="70" w:type="dxa"/>
            </w:tcMar>
            <w:vAlign w:val="center"/>
          </w:tcPr>
          <w:p w14:paraId="7228DABF">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0982229">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4C137EC9">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E78356">
            <w:pPr>
              <w:keepNext/>
              <w:spacing w:before="20" w:after="20" w:line="260" w:lineRule="exact"/>
              <w:ind w:firstLine="0" w:firstLineChars="0"/>
              <w:jc w:val="center"/>
            </w:pPr>
            <w:r>
              <w:rPr>
                <w:rFonts w:ascii="Times New Roman" w:hAnsi="Times New Roman" w:eastAsia="宋体"/>
                <w:b w:val="0"/>
                <w:sz w:val="18"/>
              </w:rPr>
              <w:t>2104.89</w:t>
            </w:r>
          </w:p>
        </w:tc>
      </w:tr>
      <w:tr w14:paraId="2CC314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3C97687">
            <w:pPr>
              <w:keepNext/>
              <w:spacing w:before="20" w:after="20" w:line="260" w:lineRule="exact"/>
              <w:ind w:firstLine="0" w:firstLineChars="0"/>
              <w:jc w:val="center"/>
            </w:pPr>
            <w:r>
              <w:rPr>
                <w:rFonts w:ascii="Times New Roman" w:hAnsi="Times New Roman" w:eastAsia="宋体"/>
                <w:b w:val="0"/>
                <w:sz w:val="18"/>
              </w:rPr>
              <w:t>7.00%</w:t>
            </w:r>
          </w:p>
        </w:tc>
        <w:tc>
          <w:tcPr>
            <w:tcW w:w="1385" w:type="dxa"/>
            <w:tcMar>
              <w:left w:w="70" w:type="dxa"/>
              <w:right w:w="70" w:type="dxa"/>
            </w:tcMar>
            <w:vAlign w:val="center"/>
          </w:tcPr>
          <w:p w14:paraId="082AC992">
            <w:pPr>
              <w:keepNext/>
              <w:spacing w:before="20" w:after="20" w:line="260" w:lineRule="exact"/>
              <w:ind w:firstLine="0" w:firstLineChars="0"/>
              <w:jc w:val="center"/>
            </w:pPr>
            <w:r>
              <w:rPr>
                <w:rFonts w:ascii="Times New Roman" w:hAnsi="Times New Roman" w:eastAsia="宋体"/>
                <w:b w:val="0"/>
                <w:sz w:val="18"/>
              </w:rPr>
              <w:t>327.70</w:t>
            </w:r>
          </w:p>
        </w:tc>
        <w:tc>
          <w:tcPr>
            <w:tcW w:w="1385" w:type="dxa"/>
            <w:tcMar>
              <w:left w:w="70" w:type="dxa"/>
              <w:right w:w="70" w:type="dxa"/>
            </w:tcMar>
            <w:vAlign w:val="center"/>
          </w:tcPr>
          <w:p w14:paraId="3D8B1A64">
            <w:pPr>
              <w:keepNext/>
              <w:spacing w:before="20" w:after="20" w:line="260" w:lineRule="exact"/>
              <w:ind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1BA4F44A">
            <w:pPr>
              <w:keepNext/>
              <w:spacing w:before="20" w:after="20" w:line="260" w:lineRule="exact"/>
              <w:ind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46BC968A">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A08FDA3">
            <w:pPr>
              <w:keepNext/>
              <w:spacing w:before="20" w:after="20" w:line="260" w:lineRule="exact"/>
              <w:ind w:firstLine="0" w:firstLineChars="0"/>
              <w:jc w:val="center"/>
            </w:pPr>
            <w:r>
              <w:rPr>
                <w:rFonts w:ascii="Times New Roman" w:hAnsi="Times New Roman" w:eastAsia="宋体"/>
                <w:b w:val="0"/>
                <w:sz w:val="18"/>
              </w:rPr>
              <w:t>3363.97</w:t>
            </w:r>
          </w:p>
        </w:tc>
      </w:tr>
      <w:tr w14:paraId="23A3BD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D41FEB">
            <w:pPr>
              <w:keepNext/>
              <w:spacing w:before="20" w:after="20" w:line="260" w:lineRule="exact"/>
              <w:ind w:firstLine="0" w:firstLineChars="0"/>
              <w:jc w:val="center"/>
            </w:pPr>
            <w:r>
              <w:rPr>
                <w:rFonts w:ascii="Times New Roman" w:hAnsi="Times New Roman" w:eastAsia="宋体"/>
                <w:b w:val="0"/>
                <w:sz w:val="18"/>
              </w:rPr>
              <w:t>8.00%</w:t>
            </w:r>
          </w:p>
        </w:tc>
        <w:tc>
          <w:tcPr>
            <w:tcW w:w="1385" w:type="dxa"/>
            <w:tcMar>
              <w:left w:w="70" w:type="dxa"/>
              <w:right w:w="70" w:type="dxa"/>
            </w:tcMar>
            <w:vAlign w:val="center"/>
          </w:tcPr>
          <w:p w14:paraId="7CBBECFB">
            <w:pPr>
              <w:keepNext/>
              <w:spacing w:before="20" w:after="20" w:line="260" w:lineRule="exact"/>
              <w:ind w:firstLine="0" w:firstLineChars="0"/>
              <w:jc w:val="center"/>
            </w:pPr>
            <w:r>
              <w:rPr>
                <w:rFonts w:ascii="Times New Roman" w:hAnsi="Times New Roman" w:eastAsia="宋体"/>
                <w:b w:val="0"/>
                <w:sz w:val="18"/>
              </w:rPr>
              <w:t>340.12</w:t>
            </w:r>
          </w:p>
        </w:tc>
        <w:tc>
          <w:tcPr>
            <w:tcW w:w="1385" w:type="dxa"/>
            <w:tcMar>
              <w:left w:w="70" w:type="dxa"/>
              <w:right w:w="70" w:type="dxa"/>
            </w:tcMar>
            <w:vAlign w:val="center"/>
          </w:tcPr>
          <w:p w14:paraId="3254FF03">
            <w:pPr>
              <w:keepNext/>
              <w:spacing w:before="20" w:after="20" w:line="260" w:lineRule="exact"/>
              <w:ind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5B70DFE0">
            <w:pPr>
              <w:keepNext/>
              <w:spacing w:before="20" w:after="20" w:line="260" w:lineRule="exact"/>
              <w:ind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1AEE82F">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84E9A48">
            <w:pPr>
              <w:keepNext/>
              <w:spacing w:before="20" w:after="20" w:line="260" w:lineRule="exact"/>
              <w:ind w:firstLine="0" w:firstLineChars="0"/>
              <w:jc w:val="center"/>
            </w:pPr>
            <w:r>
              <w:rPr>
                <w:rFonts w:ascii="Times New Roman" w:hAnsi="Times New Roman" w:eastAsia="宋体"/>
                <w:b w:val="0"/>
                <w:sz w:val="18"/>
              </w:rPr>
              <w:t>4502.21</w:t>
            </w:r>
          </w:p>
        </w:tc>
      </w:tr>
      <w:tr w14:paraId="7680FB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F0AEEDA">
            <w:pPr>
              <w:keepNext w:val="0"/>
              <w:spacing w:before="20" w:after="20" w:line="260" w:lineRule="exact"/>
              <w:ind w:firstLine="0" w:firstLineChars="0"/>
              <w:jc w:val="center"/>
            </w:pPr>
            <w:r>
              <w:rPr>
                <w:rFonts w:ascii="Times New Roman" w:hAnsi="Times New Roman" w:eastAsia="宋体"/>
                <w:b w:val="0"/>
                <w:sz w:val="18"/>
              </w:rPr>
              <w:t>10.00%</w:t>
            </w:r>
          </w:p>
        </w:tc>
        <w:tc>
          <w:tcPr>
            <w:tcW w:w="1385" w:type="dxa"/>
            <w:tcMar>
              <w:left w:w="70" w:type="dxa"/>
              <w:right w:w="70" w:type="dxa"/>
            </w:tcMar>
            <w:vAlign w:val="center"/>
          </w:tcPr>
          <w:p w14:paraId="43A34C3A">
            <w:pPr>
              <w:keepNext w:val="0"/>
              <w:spacing w:before="20" w:after="20" w:line="260" w:lineRule="exact"/>
              <w:ind w:firstLine="0" w:firstLineChars="0"/>
              <w:jc w:val="center"/>
            </w:pPr>
            <w:r>
              <w:rPr>
                <w:rFonts w:ascii="Times New Roman" w:hAnsi="Times New Roman" w:eastAsia="宋体"/>
                <w:b w:val="0"/>
                <w:sz w:val="18"/>
              </w:rPr>
              <w:t>366.03</w:t>
            </w:r>
          </w:p>
        </w:tc>
        <w:tc>
          <w:tcPr>
            <w:tcW w:w="1385" w:type="dxa"/>
            <w:tcMar>
              <w:left w:w="70" w:type="dxa"/>
              <w:right w:w="70" w:type="dxa"/>
            </w:tcMar>
            <w:vAlign w:val="center"/>
          </w:tcPr>
          <w:p w14:paraId="7CB5AEDB">
            <w:pPr>
              <w:keepNext w:val="0"/>
              <w:spacing w:before="20" w:after="20" w:line="260" w:lineRule="exact"/>
              <w:ind w:firstLine="0" w:firstLineChars="0"/>
              <w:jc w:val="center"/>
            </w:pPr>
            <w:r>
              <w:rPr>
                <w:rFonts w:ascii="Times New Roman" w:hAnsi="Times New Roman" w:eastAsia="宋体"/>
                <w:b w:val="0"/>
                <w:sz w:val="18"/>
              </w:rPr>
              <w:t>663.00</w:t>
            </w:r>
          </w:p>
        </w:tc>
        <w:tc>
          <w:tcPr>
            <w:tcW w:w="1385" w:type="dxa"/>
            <w:tcMar>
              <w:left w:w="70" w:type="dxa"/>
              <w:right w:w="70" w:type="dxa"/>
            </w:tcMar>
            <w:vAlign w:val="center"/>
          </w:tcPr>
          <w:p w14:paraId="240EFCAD">
            <w:pPr>
              <w:keepNext w:val="0"/>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0D5CFEC0">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8CC6F6B">
            <w:pPr>
              <w:keepNext w:val="0"/>
              <w:spacing w:before="20" w:after="20" w:line="260" w:lineRule="exact"/>
              <w:ind w:firstLine="0" w:firstLineChars="0"/>
              <w:jc w:val="center"/>
            </w:pPr>
            <w:r>
              <w:rPr>
                <w:rFonts w:ascii="Times New Roman" w:hAnsi="Times New Roman" w:eastAsia="宋体"/>
                <w:b w:val="0"/>
                <w:sz w:val="18"/>
              </w:rPr>
              <w:t>5921.95</w:t>
            </w:r>
          </w:p>
        </w:tc>
      </w:tr>
    </w:tbl>
    <w:p w14:paraId="48B6F640">
      <w:pPr>
        <w:pStyle w:val="2"/>
        <w:widowControl/>
        <w:spacing w:before="0" w:after="0" w:line="348" w:lineRule="exact"/>
        <w:ind w:firstLine="480"/>
        <w:jc w:val="both"/>
      </w:pPr>
      <w:r>
        <w:rPr>
          <w:rFonts w:ascii="Times New Roman" w:hAnsi="Times New Roman" w:eastAsia="方正仿宋_GBK"/>
          <w:b w:val="0"/>
          <w:sz w:val="24"/>
        </w:rPr>
        <w:t>年最大净负荷平均增长率由0.00%提高至10.00%，年网供最大负荷由250.00 MW增至366.03 MW；公用主变总容量由500.00 MVA变为663.00 MVA，容载比由2.00变为1.81。评价期费用现值由966.65万元变为5921.95万元。负荷增长与整台主变投运的变化幅度不同，容载比随两者共同变化。</w:t>
      </w:r>
    </w:p>
    <w:p w14:paraId="3A34FC20">
      <w:pPr>
        <w:pStyle w:val="2"/>
        <w:widowControl/>
        <w:spacing w:before="0" w:after="0" w:line="348" w:lineRule="exact"/>
        <w:ind w:firstLine="480"/>
        <w:jc w:val="both"/>
      </w:pPr>
      <w:r>
        <w:rPr>
          <w:rFonts w:ascii="Times New Roman" w:hAnsi="Times New Roman" w:eastAsia="方正仿宋_GBK"/>
          <w:b w:val="0"/>
          <w:sz w:val="24"/>
        </w:rPr>
        <w:t>对增长较慢的片区，已有主变规格形成的容量余量可以覆盖较长时期，近期建设重点宜放在局部重载和N-1后的供电缺口。对增长较快的片区，目标年负荷增加较多，需要结合设备投运时点安排新增容量。较高增长情景下的较低容载比并不表示减少发展储备，而是负荷分母增大与设备扩建共同作用的结果。</w:t>
      </w:r>
    </w:p>
    <w:p w14:paraId="1A145EAB">
      <w:pPr>
        <w:pStyle w:val="2"/>
        <w:widowControl/>
        <w:spacing w:before="0" w:after="0" w:line="348" w:lineRule="exact"/>
        <w:ind w:firstLine="480"/>
        <w:jc w:val="both"/>
      </w:pPr>
      <w:r>
        <w:rPr>
          <w:rFonts w:ascii="Times New Roman" w:hAnsi="Times New Roman" w:eastAsia="方正仿宋_GBK"/>
          <w:b w:val="0"/>
          <w:sz w:val="24"/>
        </w:rPr>
        <w:t>案例采用逐年建设安排，分类分析采用目标年配置，两者从不同角度反映负荷增长影响。前者用于判断何时建设，后者用于比较同一目标年的容量规模。实际规划将目标年推荐区间落实到项目时，还需结合近期已投产主变和中间年份的供电需求，避免只按末年总容量平均分配年度投资。</w:t>
      </w:r>
    </w:p>
    <w:p w14:paraId="40870E81">
      <w:pPr>
        <w:pStyle w:val="7"/>
        <w:keepNext/>
        <w:numPr>
          <w:ilvl w:val="0"/>
          <w:numId w:val="0"/>
        </w:numPr>
        <w:spacing w:before="160" w:after="120" w:line="360" w:lineRule="exact"/>
        <w:ind w:firstLine="0"/>
      </w:pPr>
      <w:bookmarkStart w:id="275" w:name="bc类供电区域负荷分散系数1.00-1"/>
      <w:r>
        <w:rPr>
          <w:rFonts w:ascii="Times New Roman" w:hAnsi="Times New Roman" w:eastAsia="方正仿宋_GBK"/>
          <w:b/>
          <w:sz w:val="24"/>
        </w:rPr>
        <w:t>B/C类供电区域，负荷分散系数1.00</w:t>
      </w:r>
      <w:bookmarkEnd w:id="275"/>
    </w:p>
    <w:p w14:paraId="393179C0">
      <w:pPr>
        <w:pStyle w:val="115"/>
        <w:keepNext/>
        <w:spacing w:before="120" w:after="80" w:line="280" w:lineRule="exact"/>
        <w:ind w:firstLine="0"/>
        <w:jc w:val="center"/>
      </w:pPr>
      <w:r>
        <w:rPr>
          <w:rFonts w:ascii="Times New Roman" w:hAnsi="Times New Roman" w:eastAsia="宋体"/>
          <w:b w:val="0"/>
          <w:sz w:val="21"/>
        </w:rPr>
        <w:t>表5-84 B/C类、负荷分散系数1.00的增长情景比较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AF8D1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DA6BBD1">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9BB04D1">
            <w:pPr>
              <w:keepNext/>
              <w:spacing w:before="20" w:after="20" w:line="260" w:lineRule="exact"/>
              <w:ind w:firstLine="0" w:firstLineChars="0"/>
              <w:jc w:val="center"/>
            </w:pPr>
            <w:r>
              <w:rPr>
                <w:rFonts w:ascii="Times New Roman" w:hAnsi="Times New Roman" w:eastAsia="宋体"/>
                <w:b/>
                <w:sz w:val="18"/>
              </w:rPr>
              <w:t>年网供最大负荷/MW</w:t>
            </w:r>
          </w:p>
        </w:tc>
        <w:tc>
          <w:tcPr>
            <w:tcW w:w="1385" w:type="dxa"/>
            <w:tcMar>
              <w:left w:w="70" w:type="dxa"/>
              <w:right w:w="70" w:type="dxa"/>
            </w:tcMar>
            <w:vAlign w:val="center"/>
          </w:tcPr>
          <w:p w14:paraId="5843C910">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0007BDAB">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52319E5F">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5DDEDCA6">
            <w:pPr>
              <w:keepNext/>
              <w:spacing w:before="20" w:after="20" w:line="260" w:lineRule="exact"/>
              <w:ind w:firstLine="0" w:firstLineChars="0"/>
              <w:jc w:val="center"/>
            </w:pPr>
            <w:r>
              <w:rPr>
                <w:rFonts w:ascii="Times New Roman" w:hAnsi="Times New Roman" w:eastAsia="宋体"/>
                <w:b/>
                <w:sz w:val="18"/>
              </w:rPr>
              <w:t>评价期费用现值/万元</w:t>
            </w:r>
          </w:p>
        </w:tc>
      </w:tr>
      <w:tr w14:paraId="303641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9A5523">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3361742">
            <w:pPr>
              <w:keepNext/>
              <w:spacing w:before="20" w:after="20" w:line="260" w:lineRule="exact"/>
              <w:ind w:firstLine="0" w:firstLineChars="0"/>
              <w:jc w:val="center"/>
            </w:pPr>
            <w:r>
              <w:rPr>
                <w:rFonts w:ascii="Times New Roman" w:hAnsi="Times New Roman" w:eastAsia="宋体"/>
                <w:b w:val="0"/>
                <w:sz w:val="18"/>
              </w:rPr>
              <w:t>200.00</w:t>
            </w:r>
          </w:p>
        </w:tc>
        <w:tc>
          <w:tcPr>
            <w:tcW w:w="1385" w:type="dxa"/>
            <w:tcMar>
              <w:left w:w="70" w:type="dxa"/>
              <w:right w:w="70" w:type="dxa"/>
            </w:tcMar>
            <w:vAlign w:val="center"/>
          </w:tcPr>
          <w:p w14:paraId="337A76A0">
            <w:pPr>
              <w:keepNext/>
              <w:spacing w:before="20" w:after="20" w:line="260" w:lineRule="exact"/>
              <w:ind w:firstLine="0" w:firstLineChars="0"/>
              <w:jc w:val="center"/>
            </w:pPr>
            <w:r>
              <w:rPr>
                <w:rFonts w:ascii="Times New Roman" w:hAnsi="Times New Roman" w:eastAsia="宋体"/>
                <w:b w:val="0"/>
                <w:sz w:val="18"/>
              </w:rPr>
              <w:t>410.00</w:t>
            </w:r>
          </w:p>
        </w:tc>
        <w:tc>
          <w:tcPr>
            <w:tcW w:w="1385" w:type="dxa"/>
            <w:tcMar>
              <w:left w:w="70" w:type="dxa"/>
              <w:right w:w="70" w:type="dxa"/>
            </w:tcMar>
            <w:vAlign w:val="center"/>
          </w:tcPr>
          <w:p w14:paraId="55252650">
            <w:pPr>
              <w:keepNext/>
              <w:spacing w:before="20" w:after="20" w:line="260" w:lineRule="exact"/>
              <w:ind w:firstLine="0" w:firstLineChars="0"/>
              <w:jc w:val="center"/>
            </w:pPr>
            <w:r>
              <w:rPr>
                <w:rFonts w:ascii="Times New Roman" w:hAnsi="Times New Roman" w:eastAsia="宋体"/>
                <w:b w:val="0"/>
                <w:sz w:val="18"/>
              </w:rPr>
              <w:t>2.05</w:t>
            </w:r>
          </w:p>
        </w:tc>
        <w:tc>
          <w:tcPr>
            <w:tcW w:w="1385" w:type="dxa"/>
            <w:tcMar>
              <w:left w:w="70" w:type="dxa"/>
              <w:right w:w="70" w:type="dxa"/>
            </w:tcMar>
            <w:vAlign w:val="center"/>
          </w:tcPr>
          <w:p w14:paraId="037267FF">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96BD905">
            <w:pPr>
              <w:keepNext/>
              <w:spacing w:before="20" w:after="20" w:line="260" w:lineRule="exact"/>
              <w:ind w:firstLine="0" w:firstLineChars="0"/>
              <w:jc w:val="center"/>
            </w:pPr>
            <w:r>
              <w:rPr>
                <w:rFonts w:ascii="Times New Roman" w:hAnsi="Times New Roman" w:eastAsia="宋体"/>
                <w:b w:val="0"/>
                <w:sz w:val="18"/>
              </w:rPr>
              <w:t>1176.64</w:t>
            </w:r>
          </w:p>
        </w:tc>
      </w:tr>
      <w:tr w14:paraId="7BBC93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D7AF5CE">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E7C1775">
            <w:pPr>
              <w:keepNext/>
              <w:spacing w:before="20" w:after="20" w:line="260" w:lineRule="exact"/>
              <w:ind w:firstLine="0" w:firstLineChars="0"/>
              <w:jc w:val="center"/>
            </w:pPr>
            <w:r>
              <w:rPr>
                <w:rFonts w:ascii="Times New Roman" w:hAnsi="Times New Roman" w:eastAsia="宋体"/>
                <w:b w:val="0"/>
                <w:sz w:val="18"/>
              </w:rPr>
              <w:t>208.12</w:t>
            </w:r>
          </w:p>
        </w:tc>
        <w:tc>
          <w:tcPr>
            <w:tcW w:w="1385" w:type="dxa"/>
            <w:tcMar>
              <w:left w:w="70" w:type="dxa"/>
              <w:right w:w="70" w:type="dxa"/>
            </w:tcMar>
            <w:vAlign w:val="center"/>
          </w:tcPr>
          <w:p w14:paraId="37E1C539">
            <w:pPr>
              <w:keepNext/>
              <w:spacing w:before="20" w:after="20" w:line="260" w:lineRule="exact"/>
              <w:ind w:firstLine="0" w:firstLineChars="0"/>
              <w:jc w:val="center"/>
            </w:pPr>
            <w:r>
              <w:rPr>
                <w:rFonts w:ascii="Times New Roman" w:hAnsi="Times New Roman" w:eastAsia="宋体"/>
                <w:b w:val="0"/>
                <w:sz w:val="18"/>
              </w:rPr>
              <w:t>410.00</w:t>
            </w:r>
          </w:p>
        </w:tc>
        <w:tc>
          <w:tcPr>
            <w:tcW w:w="1385" w:type="dxa"/>
            <w:tcMar>
              <w:left w:w="70" w:type="dxa"/>
              <w:right w:w="70" w:type="dxa"/>
            </w:tcMar>
            <w:vAlign w:val="center"/>
          </w:tcPr>
          <w:p w14:paraId="73978580">
            <w:pPr>
              <w:keepNext/>
              <w:spacing w:before="20" w:after="20" w:line="260" w:lineRule="exact"/>
              <w:ind w:firstLine="0" w:firstLineChars="0"/>
              <w:jc w:val="center"/>
            </w:pPr>
            <w:r>
              <w:rPr>
                <w:rFonts w:ascii="Times New Roman" w:hAnsi="Times New Roman" w:eastAsia="宋体"/>
                <w:b w:val="0"/>
                <w:sz w:val="18"/>
              </w:rPr>
              <w:t>1.97</w:t>
            </w:r>
          </w:p>
        </w:tc>
        <w:tc>
          <w:tcPr>
            <w:tcW w:w="1385" w:type="dxa"/>
            <w:tcMar>
              <w:left w:w="70" w:type="dxa"/>
              <w:right w:w="70" w:type="dxa"/>
            </w:tcMar>
            <w:vAlign w:val="center"/>
          </w:tcPr>
          <w:p w14:paraId="57E3E4A8">
            <w:pPr>
              <w:keepNext/>
              <w:spacing w:before="20" w:after="20" w:line="260" w:lineRule="exact"/>
              <w:ind w:firstLine="0" w:firstLineChars="0"/>
              <w:jc w:val="center"/>
            </w:pPr>
            <w:r>
              <w:rPr>
                <w:rFonts w:ascii="Times New Roman" w:hAnsi="Times New Roman" w:eastAsia="宋体"/>
                <w:b w:val="0"/>
                <w:sz w:val="18"/>
              </w:rPr>
              <w:t>0.50</w:t>
            </w:r>
          </w:p>
        </w:tc>
        <w:tc>
          <w:tcPr>
            <w:tcW w:w="1385" w:type="dxa"/>
            <w:tcMar>
              <w:left w:w="70" w:type="dxa"/>
              <w:right w:w="70" w:type="dxa"/>
            </w:tcMar>
            <w:vAlign w:val="center"/>
          </w:tcPr>
          <w:p w14:paraId="0ECEEADE">
            <w:pPr>
              <w:keepNext/>
              <w:spacing w:before="20" w:after="20" w:line="260" w:lineRule="exact"/>
              <w:ind w:firstLine="0" w:firstLineChars="0"/>
              <w:jc w:val="center"/>
            </w:pPr>
            <w:r>
              <w:rPr>
                <w:rFonts w:ascii="Times New Roman" w:hAnsi="Times New Roman" w:eastAsia="宋体"/>
                <w:b w:val="0"/>
                <w:sz w:val="18"/>
              </w:rPr>
              <w:t>1285.26</w:t>
            </w:r>
          </w:p>
        </w:tc>
      </w:tr>
      <w:tr w14:paraId="17CA25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6330847">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794B84C5">
            <w:pPr>
              <w:keepNext/>
              <w:spacing w:before="20" w:after="20" w:line="260" w:lineRule="exact"/>
              <w:ind w:firstLine="0" w:firstLineChars="0"/>
              <w:jc w:val="center"/>
            </w:pPr>
            <w:r>
              <w:rPr>
                <w:rFonts w:ascii="Times New Roman" w:hAnsi="Times New Roman" w:eastAsia="宋体"/>
                <w:b w:val="0"/>
                <w:sz w:val="18"/>
              </w:rPr>
              <w:t>216.49</w:t>
            </w:r>
          </w:p>
        </w:tc>
        <w:tc>
          <w:tcPr>
            <w:tcW w:w="1385" w:type="dxa"/>
            <w:tcMar>
              <w:left w:w="70" w:type="dxa"/>
              <w:right w:w="70" w:type="dxa"/>
            </w:tcMar>
            <w:vAlign w:val="center"/>
          </w:tcPr>
          <w:p w14:paraId="5DA80B8A">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106E0DBE">
            <w:pPr>
              <w:keepNext/>
              <w:spacing w:before="20" w:after="20" w:line="260" w:lineRule="exact"/>
              <w:ind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5A37F763">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37D34D5">
            <w:pPr>
              <w:keepNext/>
              <w:spacing w:before="20" w:after="20" w:line="260" w:lineRule="exact"/>
              <w:ind w:firstLine="0" w:firstLineChars="0"/>
              <w:jc w:val="center"/>
            </w:pPr>
            <w:r>
              <w:rPr>
                <w:rFonts w:ascii="Times New Roman" w:hAnsi="Times New Roman" w:eastAsia="宋体"/>
                <w:b w:val="0"/>
                <w:sz w:val="18"/>
              </w:rPr>
              <w:t>1540.57</w:t>
            </w:r>
          </w:p>
        </w:tc>
      </w:tr>
      <w:tr w14:paraId="336518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18BCDF">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447E1ADC">
            <w:pPr>
              <w:keepNext/>
              <w:spacing w:before="20" w:after="20" w:line="260" w:lineRule="exact"/>
              <w:ind w:firstLine="0" w:firstLineChars="0"/>
              <w:jc w:val="center"/>
            </w:pPr>
            <w:r>
              <w:rPr>
                <w:rFonts w:ascii="Times New Roman" w:hAnsi="Times New Roman" w:eastAsia="宋体"/>
                <w:b w:val="0"/>
                <w:sz w:val="18"/>
              </w:rPr>
              <w:t>233.97</w:t>
            </w:r>
          </w:p>
        </w:tc>
        <w:tc>
          <w:tcPr>
            <w:tcW w:w="1385" w:type="dxa"/>
            <w:tcMar>
              <w:left w:w="70" w:type="dxa"/>
              <w:right w:w="70" w:type="dxa"/>
            </w:tcMar>
            <w:vAlign w:val="center"/>
          </w:tcPr>
          <w:p w14:paraId="0F7F9269">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59A076FD">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2A2FA4DB">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8A39EE">
            <w:pPr>
              <w:keepNext/>
              <w:spacing w:before="20" w:after="20" w:line="260" w:lineRule="exact"/>
              <w:ind w:firstLine="0" w:firstLineChars="0"/>
              <w:jc w:val="center"/>
            </w:pPr>
            <w:r>
              <w:rPr>
                <w:rFonts w:ascii="Times New Roman" w:hAnsi="Times New Roman" w:eastAsia="宋体"/>
                <w:b w:val="0"/>
                <w:sz w:val="18"/>
              </w:rPr>
              <w:t>1661.40</w:t>
            </w:r>
          </w:p>
        </w:tc>
      </w:tr>
      <w:tr w14:paraId="25AFCA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E56513">
            <w:pPr>
              <w:keepNext/>
              <w:spacing w:before="20" w:after="20" w:line="260" w:lineRule="exact"/>
              <w:ind w:firstLine="0" w:firstLineChars="0"/>
              <w:jc w:val="center"/>
            </w:pPr>
            <w:r>
              <w:rPr>
                <w:rFonts w:ascii="Times New Roman" w:hAnsi="Times New Roman" w:eastAsia="宋体"/>
                <w:b w:val="0"/>
                <w:sz w:val="18"/>
              </w:rPr>
              <w:t>7.00%</w:t>
            </w:r>
          </w:p>
        </w:tc>
        <w:tc>
          <w:tcPr>
            <w:tcW w:w="1385" w:type="dxa"/>
            <w:tcMar>
              <w:left w:w="70" w:type="dxa"/>
              <w:right w:w="70" w:type="dxa"/>
            </w:tcMar>
            <w:vAlign w:val="center"/>
          </w:tcPr>
          <w:p w14:paraId="5DE9C5CB">
            <w:pPr>
              <w:keepNext/>
              <w:spacing w:before="20" w:after="20" w:line="260" w:lineRule="exact"/>
              <w:ind w:firstLine="0" w:firstLineChars="0"/>
              <w:jc w:val="center"/>
            </w:pPr>
            <w:r>
              <w:rPr>
                <w:rFonts w:ascii="Times New Roman" w:hAnsi="Times New Roman" w:eastAsia="宋体"/>
                <w:b w:val="0"/>
                <w:sz w:val="18"/>
              </w:rPr>
              <w:t>262.16</w:t>
            </w:r>
          </w:p>
        </w:tc>
        <w:tc>
          <w:tcPr>
            <w:tcW w:w="1385" w:type="dxa"/>
            <w:tcMar>
              <w:left w:w="70" w:type="dxa"/>
              <w:right w:w="70" w:type="dxa"/>
            </w:tcMar>
            <w:vAlign w:val="center"/>
          </w:tcPr>
          <w:p w14:paraId="0A319037">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6BB0306E">
            <w:pPr>
              <w:keepNext/>
              <w:spacing w:before="20" w:after="20" w:line="260" w:lineRule="exact"/>
              <w:ind w:firstLine="0" w:firstLineChars="0"/>
              <w:jc w:val="center"/>
            </w:pPr>
            <w:r>
              <w:rPr>
                <w:rFonts w:ascii="Times New Roman" w:hAnsi="Times New Roman" w:eastAsia="宋体"/>
                <w:b w:val="0"/>
                <w:sz w:val="18"/>
              </w:rPr>
              <w:t>1.72</w:t>
            </w:r>
          </w:p>
        </w:tc>
        <w:tc>
          <w:tcPr>
            <w:tcW w:w="1385" w:type="dxa"/>
            <w:tcMar>
              <w:left w:w="70" w:type="dxa"/>
              <w:right w:w="70" w:type="dxa"/>
            </w:tcMar>
            <w:vAlign w:val="center"/>
          </w:tcPr>
          <w:p w14:paraId="6088F456">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5F52D5">
            <w:pPr>
              <w:keepNext/>
              <w:spacing w:before="20" w:after="20" w:line="260" w:lineRule="exact"/>
              <w:ind w:firstLine="0" w:firstLineChars="0"/>
              <w:jc w:val="center"/>
            </w:pPr>
            <w:r>
              <w:rPr>
                <w:rFonts w:ascii="Times New Roman" w:hAnsi="Times New Roman" w:eastAsia="宋体"/>
                <w:b w:val="0"/>
                <w:sz w:val="18"/>
              </w:rPr>
              <w:t>1863.23</w:t>
            </w:r>
          </w:p>
        </w:tc>
      </w:tr>
      <w:tr w14:paraId="665EE0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328A34">
            <w:pPr>
              <w:keepNext/>
              <w:spacing w:before="20" w:after="20" w:line="260" w:lineRule="exact"/>
              <w:ind w:firstLine="0" w:firstLineChars="0"/>
              <w:jc w:val="center"/>
            </w:pPr>
            <w:r>
              <w:rPr>
                <w:rFonts w:ascii="Times New Roman" w:hAnsi="Times New Roman" w:eastAsia="宋体"/>
                <w:b w:val="0"/>
                <w:sz w:val="18"/>
              </w:rPr>
              <w:t>8.00%</w:t>
            </w:r>
          </w:p>
        </w:tc>
        <w:tc>
          <w:tcPr>
            <w:tcW w:w="1385" w:type="dxa"/>
            <w:tcMar>
              <w:left w:w="70" w:type="dxa"/>
              <w:right w:w="70" w:type="dxa"/>
            </w:tcMar>
            <w:vAlign w:val="center"/>
          </w:tcPr>
          <w:p w14:paraId="7DA2EEF3">
            <w:pPr>
              <w:keepNext/>
              <w:spacing w:before="20" w:after="20" w:line="260" w:lineRule="exact"/>
              <w:ind w:firstLine="0" w:firstLineChars="0"/>
              <w:jc w:val="center"/>
            </w:pPr>
            <w:r>
              <w:rPr>
                <w:rFonts w:ascii="Times New Roman" w:hAnsi="Times New Roman" w:eastAsia="宋体"/>
                <w:b w:val="0"/>
                <w:sz w:val="18"/>
              </w:rPr>
              <w:t>272.10</w:t>
            </w:r>
          </w:p>
        </w:tc>
        <w:tc>
          <w:tcPr>
            <w:tcW w:w="1385" w:type="dxa"/>
            <w:tcMar>
              <w:left w:w="70" w:type="dxa"/>
              <w:right w:w="70" w:type="dxa"/>
            </w:tcMar>
            <w:vAlign w:val="center"/>
          </w:tcPr>
          <w:p w14:paraId="4D299E18">
            <w:pPr>
              <w:keepNext/>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1024560D">
            <w:pPr>
              <w:keepNext/>
              <w:spacing w:before="20" w:after="20" w:line="260" w:lineRule="exact"/>
              <w:ind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32826D6C">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AB4EFA1">
            <w:pPr>
              <w:keepNext/>
              <w:spacing w:before="20" w:after="20" w:line="260" w:lineRule="exact"/>
              <w:ind w:firstLine="0" w:firstLineChars="0"/>
              <w:jc w:val="center"/>
            </w:pPr>
            <w:r>
              <w:rPr>
                <w:rFonts w:ascii="Times New Roman" w:hAnsi="Times New Roman" w:eastAsia="宋体"/>
                <w:b w:val="0"/>
                <w:sz w:val="18"/>
              </w:rPr>
              <w:t>3122.31</w:t>
            </w:r>
          </w:p>
        </w:tc>
      </w:tr>
      <w:tr w14:paraId="08AE53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75B56DD">
            <w:pPr>
              <w:keepNext w:val="0"/>
              <w:spacing w:before="20" w:after="20" w:line="260" w:lineRule="exact"/>
              <w:ind w:firstLine="0" w:firstLineChars="0"/>
              <w:jc w:val="center"/>
            </w:pPr>
            <w:r>
              <w:rPr>
                <w:rFonts w:ascii="Times New Roman" w:hAnsi="Times New Roman" w:eastAsia="宋体"/>
                <w:b w:val="0"/>
                <w:sz w:val="18"/>
              </w:rPr>
              <w:t>10.00%</w:t>
            </w:r>
          </w:p>
        </w:tc>
        <w:tc>
          <w:tcPr>
            <w:tcW w:w="1385" w:type="dxa"/>
            <w:tcMar>
              <w:left w:w="70" w:type="dxa"/>
              <w:right w:w="70" w:type="dxa"/>
            </w:tcMar>
            <w:vAlign w:val="center"/>
          </w:tcPr>
          <w:p w14:paraId="06CCA02A">
            <w:pPr>
              <w:keepNext w:val="0"/>
              <w:spacing w:before="20" w:after="20" w:line="260" w:lineRule="exact"/>
              <w:ind w:firstLine="0" w:firstLineChars="0"/>
              <w:jc w:val="center"/>
            </w:pPr>
            <w:r>
              <w:rPr>
                <w:rFonts w:ascii="Times New Roman" w:hAnsi="Times New Roman" w:eastAsia="宋体"/>
                <w:b w:val="0"/>
                <w:sz w:val="18"/>
              </w:rPr>
              <w:t>292.82</w:t>
            </w:r>
          </w:p>
        </w:tc>
        <w:tc>
          <w:tcPr>
            <w:tcW w:w="1385" w:type="dxa"/>
            <w:tcMar>
              <w:left w:w="70" w:type="dxa"/>
              <w:right w:w="70" w:type="dxa"/>
            </w:tcMar>
            <w:vAlign w:val="center"/>
          </w:tcPr>
          <w:p w14:paraId="0FA9BD89">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9689224">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5561E11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603EA87">
            <w:pPr>
              <w:keepNext w:val="0"/>
              <w:spacing w:before="20" w:after="20" w:line="260" w:lineRule="exact"/>
              <w:ind w:firstLine="0" w:firstLineChars="0"/>
              <w:jc w:val="center"/>
            </w:pPr>
            <w:r>
              <w:rPr>
                <w:rFonts w:ascii="Times New Roman" w:hAnsi="Times New Roman" w:eastAsia="宋体"/>
                <w:b w:val="0"/>
                <w:sz w:val="18"/>
              </w:rPr>
              <w:t>4381.38</w:t>
            </w:r>
          </w:p>
        </w:tc>
      </w:tr>
    </w:tbl>
    <w:p w14:paraId="31FE4556">
      <w:pPr>
        <w:pStyle w:val="2"/>
        <w:widowControl/>
        <w:spacing w:before="0" w:after="0" w:line="348" w:lineRule="exact"/>
        <w:ind w:firstLine="480"/>
        <w:jc w:val="both"/>
      </w:pPr>
      <w:r>
        <w:rPr>
          <w:rFonts w:ascii="Times New Roman" w:hAnsi="Times New Roman" w:eastAsia="方正仿宋_GBK"/>
          <w:b w:val="0"/>
          <w:sz w:val="24"/>
        </w:rPr>
        <w:t>年最大净负荷平均增长率由0.00%提高至10.00%，年网供最大负荷由200.00 MW增至292.82 MW；公用主变总容量由410.00 MVA变为550.00 MVA，容载比由2.05变为1.88。评价期费用现值由1176.64万元变为4381.38万元。负荷增长与整台主变投运的变化幅度不同，容载比随两者共同变化。</w:t>
      </w:r>
    </w:p>
    <w:p w14:paraId="006B2624">
      <w:pPr>
        <w:pStyle w:val="2"/>
        <w:widowControl/>
        <w:spacing w:before="0" w:after="0" w:line="348" w:lineRule="exact"/>
        <w:ind w:firstLine="480"/>
        <w:jc w:val="both"/>
      </w:pPr>
      <w:r>
        <w:rPr>
          <w:rFonts w:ascii="Times New Roman" w:hAnsi="Times New Roman" w:eastAsia="方正仿宋_GBK"/>
          <w:b w:val="0"/>
          <w:sz w:val="24"/>
        </w:rPr>
        <w:t>对增长较慢的片区，已有主变规格形成的容量余量可以覆盖较长时期，近期建设重点宜放在局部重载和N-1后的供电缺口。对增长较快的片区，目标年负荷增加较多，需要结合设备投运时点安排新增容量。较高增长情景下的较低容载比并不表示减少发展储备，而是负荷分母增大与设备扩建共同作用的结果。</w:t>
      </w:r>
    </w:p>
    <w:p w14:paraId="7972DB5A">
      <w:pPr>
        <w:pStyle w:val="2"/>
        <w:widowControl/>
        <w:spacing w:before="0" w:after="0" w:line="348" w:lineRule="exact"/>
        <w:ind w:firstLine="480"/>
        <w:jc w:val="both"/>
      </w:pPr>
      <w:r>
        <w:rPr>
          <w:rFonts w:ascii="Times New Roman" w:hAnsi="Times New Roman" w:eastAsia="方正仿宋_GBK"/>
          <w:b w:val="0"/>
          <w:sz w:val="24"/>
        </w:rPr>
        <w:t>案例采用逐年建设安排，分类分析采用目标年配置，两者从不同角度反映负荷增长影响。前者用于判断何时建设，后者用于比较同一目标年的容量规模。实际规划将目标年推荐区间落实到项目时，还需结合近期已投产主变和中间年份的供电需求，避免只按末年总容量平均分配年度投资。</w:t>
      </w:r>
    </w:p>
    <w:p w14:paraId="0F127565">
      <w:pPr>
        <w:pStyle w:val="7"/>
        <w:keepNext/>
        <w:numPr>
          <w:ilvl w:val="0"/>
          <w:numId w:val="0"/>
        </w:numPr>
        <w:spacing w:before="160" w:after="120" w:line="360" w:lineRule="exact"/>
        <w:ind w:firstLine="0"/>
      </w:pPr>
      <w:bookmarkStart w:id="276" w:name="bc类供电区域负荷分散系数1.15-1"/>
      <w:r>
        <w:rPr>
          <w:rFonts w:ascii="Times New Roman" w:hAnsi="Times New Roman" w:eastAsia="方正仿宋_GBK"/>
          <w:b/>
          <w:sz w:val="24"/>
        </w:rPr>
        <w:t>B/C类供电区域，负荷分散系数1.15</w:t>
      </w:r>
      <w:bookmarkEnd w:id="276"/>
    </w:p>
    <w:p w14:paraId="03E61ACD">
      <w:pPr>
        <w:pStyle w:val="115"/>
        <w:keepNext/>
        <w:spacing w:before="120" w:after="80" w:line="280" w:lineRule="exact"/>
        <w:ind w:firstLine="0"/>
        <w:jc w:val="center"/>
      </w:pPr>
      <w:r>
        <w:rPr>
          <w:rFonts w:ascii="Times New Roman" w:hAnsi="Times New Roman" w:eastAsia="宋体"/>
          <w:b w:val="0"/>
          <w:sz w:val="21"/>
        </w:rPr>
        <w:t>表5-85 B/C类、负荷分散系数1.15的增长情景比较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2456E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A428B92">
            <w:pPr>
              <w:keepNext/>
              <w:spacing w:before="20" w:after="20" w:line="260" w:lineRule="exact"/>
              <w:ind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766A5C81">
            <w:pPr>
              <w:keepNext/>
              <w:spacing w:before="20" w:after="20" w:line="260" w:lineRule="exact"/>
              <w:ind w:firstLine="0" w:firstLineChars="0"/>
              <w:jc w:val="center"/>
            </w:pPr>
            <w:r>
              <w:rPr>
                <w:rFonts w:ascii="Times New Roman" w:hAnsi="Times New Roman" w:eastAsia="宋体"/>
                <w:b/>
                <w:sz w:val="18"/>
              </w:rPr>
              <w:t>年网供最大负荷/MW</w:t>
            </w:r>
          </w:p>
        </w:tc>
        <w:tc>
          <w:tcPr>
            <w:tcW w:w="1385" w:type="dxa"/>
            <w:tcMar>
              <w:left w:w="70" w:type="dxa"/>
              <w:right w:w="70" w:type="dxa"/>
            </w:tcMar>
            <w:vAlign w:val="center"/>
          </w:tcPr>
          <w:p w14:paraId="068D1EC1">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6A3FD750">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7D08216D">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19117279">
            <w:pPr>
              <w:keepNext/>
              <w:spacing w:before="20" w:after="20" w:line="260" w:lineRule="exact"/>
              <w:ind w:firstLine="0" w:firstLineChars="0"/>
              <w:jc w:val="center"/>
            </w:pPr>
            <w:r>
              <w:rPr>
                <w:rFonts w:ascii="Times New Roman" w:hAnsi="Times New Roman" w:eastAsia="宋体"/>
                <w:b/>
                <w:sz w:val="18"/>
              </w:rPr>
              <w:t>评价期费用现值/万元</w:t>
            </w:r>
          </w:p>
        </w:tc>
      </w:tr>
      <w:tr w14:paraId="547196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47A6D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4D13577">
            <w:pPr>
              <w:keepNext/>
              <w:spacing w:before="20" w:after="20" w:line="260" w:lineRule="exact"/>
              <w:ind w:firstLine="0" w:firstLineChars="0"/>
              <w:jc w:val="center"/>
            </w:pPr>
            <w:r>
              <w:rPr>
                <w:rFonts w:ascii="Times New Roman" w:hAnsi="Times New Roman" w:eastAsia="宋体"/>
                <w:b w:val="0"/>
                <w:sz w:val="18"/>
              </w:rPr>
              <w:t>200.00</w:t>
            </w:r>
          </w:p>
        </w:tc>
        <w:tc>
          <w:tcPr>
            <w:tcW w:w="1385" w:type="dxa"/>
            <w:tcMar>
              <w:left w:w="70" w:type="dxa"/>
              <w:right w:w="70" w:type="dxa"/>
            </w:tcMar>
            <w:vAlign w:val="center"/>
          </w:tcPr>
          <w:p w14:paraId="12DF43E1">
            <w:pPr>
              <w:keepNext/>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1A71F226">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70ED4DFE">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0AE629D">
            <w:pPr>
              <w:keepNext/>
              <w:spacing w:before="20" w:after="20" w:line="260" w:lineRule="exact"/>
              <w:ind w:firstLine="0" w:firstLineChars="0"/>
              <w:jc w:val="center"/>
            </w:pPr>
            <w:r>
              <w:rPr>
                <w:rFonts w:ascii="Times New Roman" w:hAnsi="Times New Roman" w:eastAsia="宋体"/>
                <w:b w:val="0"/>
                <w:sz w:val="18"/>
              </w:rPr>
              <w:t>845.82</w:t>
            </w:r>
          </w:p>
        </w:tc>
      </w:tr>
      <w:tr w14:paraId="5F6717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B99305">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A304A59">
            <w:pPr>
              <w:keepNext/>
              <w:spacing w:before="20" w:after="20" w:line="260" w:lineRule="exact"/>
              <w:ind w:firstLine="0" w:firstLineChars="0"/>
              <w:jc w:val="center"/>
            </w:pPr>
            <w:r>
              <w:rPr>
                <w:rFonts w:ascii="Times New Roman" w:hAnsi="Times New Roman" w:eastAsia="宋体"/>
                <w:b w:val="0"/>
                <w:sz w:val="18"/>
              </w:rPr>
              <w:t>208.12</w:t>
            </w:r>
          </w:p>
        </w:tc>
        <w:tc>
          <w:tcPr>
            <w:tcW w:w="1385" w:type="dxa"/>
            <w:tcMar>
              <w:left w:w="70" w:type="dxa"/>
              <w:right w:w="70" w:type="dxa"/>
            </w:tcMar>
            <w:vAlign w:val="center"/>
          </w:tcPr>
          <w:p w14:paraId="2A83D043">
            <w:pPr>
              <w:keepNext/>
              <w:spacing w:before="20" w:after="20" w:line="260" w:lineRule="exact"/>
              <w:ind w:firstLine="0" w:firstLineChars="0"/>
              <w:jc w:val="center"/>
            </w:pPr>
            <w:r>
              <w:rPr>
                <w:rFonts w:ascii="Times New Roman" w:hAnsi="Times New Roman" w:eastAsia="宋体"/>
                <w:b w:val="0"/>
                <w:sz w:val="18"/>
              </w:rPr>
              <w:t>400.00</w:t>
            </w:r>
          </w:p>
        </w:tc>
        <w:tc>
          <w:tcPr>
            <w:tcW w:w="1385" w:type="dxa"/>
            <w:tcMar>
              <w:left w:w="70" w:type="dxa"/>
              <w:right w:w="70" w:type="dxa"/>
            </w:tcMar>
            <w:vAlign w:val="center"/>
          </w:tcPr>
          <w:p w14:paraId="7B8A0537">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237D4F76">
            <w:pPr>
              <w:keepNext/>
              <w:spacing w:before="20" w:after="20" w:line="260" w:lineRule="exact"/>
              <w:ind w:firstLine="0" w:firstLineChars="0"/>
              <w:jc w:val="center"/>
            </w:pPr>
            <w:r>
              <w:rPr>
                <w:rFonts w:ascii="Times New Roman" w:hAnsi="Times New Roman" w:eastAsia="宋体"/>
                <w:b w:val="0"/>
                <w:sz w:val="18"/>
              </w:rPr>
              <w:t>1.20</w:t>
            </w:r>
          </w:p>
        </w:tc>
        <w:tc>
          <w:tcPr>
            <w:tcW w:w="1385" w:type="dxa"/>
            <w:tcMar>
              <w:left w:w="70" w:type="dxa"/>
              <w:right w:w="70" w:type="dxa"/>
            </w:tcMar>
            <w:vAlign w:val="center"/>
          </w:tcPr>
          <w:p w14:paraId="408CC68F">
            <w:pPr>
              <w:keepNext/>
              <w:spacing w:before="20" w:after="20" w:line="260" w:lineRule="exact"/>
              <w:ind w:firstLine="0" w:firstLineChars="0"/>
              <w:jc w:val="center"/>
            </w:pPr>
            <w:r>
              <w:rPr>
                <w:rFonts w:ascii="Times New Roman" w:hAnsi="Times New Roman" w:eastAsia="宋体"/>
                <w:b w:val="0"/>
                <w:sz w:val="18"/>
              </w:rPr>
              <w:t>1227.34</w:t>
            </w:r>
          </w:p>
        </w:tc>
      </w:tr>
      <w:tr w14:paraId="275F66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5D54671">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782F6E26">
            <w:pPr>
              <w:keepNext/>
              <w:spacing w:before="20" w:after="20" w:line="260" w:lineRule="exact"/>
              <w:ind w:firstLine="0" w:firstLineChars="0"/>
              <w:jc w:val="center"/>
            </w:pPr>
            <w:r>
              <w:rPr>
                <w:rFonts w:ascii="Times New Roman" w:hAnsi="Times New Roman" w:eastAsia="宋体"/>
                <w:b w:val="0"/>
                <w:sz w:val="18"/>
              </w:rPr>
              <w:t>216.49</w:t>
            </w:r>
          </w:p>
        </w:tc>
        <w:tc>
          <w:tcPr>
            <w:tcW w:w="1385" w:type="dxa"/>
            <w:tcMar>
              <w:left w:w="70" w:type="dxa"/>
              <w:right w:w="70" w:type="dxa"/>
            </w:tcMar>
            <w:vAlign w:val="center"/>
          </w:tcPr>
          <w:p w14:paraId="04C10689">
            <w:pPr>
              <w:keepNext/>
              <w:spacing w:before="20" w:after="20" w:line="260" w:lineRule="exact"/>
              <w:ind w:firstLine="0" w:firstLineChars="0"/>
              <w:jc w:val="center"/>
            </w:pPr>
            <w:r>
              <w:rPr>
                <w:rFonts w:ascii="Times New Roman" w:hAnsi="Times New Roman" w:eastAsia="宋体"/>
                <w:b w:val="0"/>
                <w:sz w:val="18"/>
              </w:rPr>
              <w:t>410.00</w:t>
            </w:r>
          </w:p>
        </w:tc>
        <w:tc>
          <w:tcPr>
            <w:tcW w:w="1385" w:type="dxa"/>
            <w:tcMar>
              <w:left w:w="70" w:type="dxa"/>
              <w:right w:w="70" w:type="dxa"/>
            </w:tcMar>
            <w:vAlign w:val="center"/>
          </w:tcPr>
          <w:p w14:paraId="55370932">
            <w:pPr>
              <w:keepNext/>
              <w:spacing w:before="20" w:after="20" w:line="260" w:lineRule="exact"/>
              <w:ind w:firstLine="0" w:firstLineChars="0"/>
              <w:jc w:val="center"/>
            </w:pPr>
            <w:r>
              <w:rPr>
                <w:rFonts w:ascii="Times New Roman" w:hAnsi="Times New Roman" w:eastAsia="宋体"/>
                <w:b w:val="0"/>
                <w:sz w:val="18"/>
              </w:rPr>
              <w:t>1.89</w:t>
            </w:r>
          </w:p>
        </w:tc>
        <w:tc>
          <w:tcPr>
            <w:tcW w:w="1385" w:type="dxa"/>
            <w:tcMar>
              <w:left w:w="70" w:type="dxa"/>
              <w:right w:w="70" w:type="dxa"/>
            </w:tcMar>
            <w:vAlign w:val="center"/>
          </w:tcPr>
          <w:p w14:paraId="717D0AAA">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3CFAFD7">
            <w:pPr>
              <w:keepNext/>
              <w:spacing w:before="20" w:after="20" w:line="260" w:lineRule="exact"/>
              <w:ind w:firstLine="0" w:firstLineChars="0"/>
              <w:jc w:val="center"/>
            </w:pPr>
            <w:r>
              <w:rPr>
                <w:rFonts w:ascii="Times New Roman" w:hAnsi="Times New Roman" w:eastAsia="宋体"/>
                <w:b w:val="0"/>
                <w:sz w:val="18"/>
              </w:rPr>
              <w:t>1780.80</w:t>
            </w:r>
          </w:p>
        </w:tc>
      </w:tr>
      <w:tr w14:paraId="6424C5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76952B">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601B9F5B">
            <w:pPr>
              <w:keepNext/>
              <w:spacing w:before="20" w:after="20" w:line="260" w:lineRule="exact"/>
              <w:ind w:firstLine="0" w:firstLineChars="0"/>
              <w:jc w:val="center"/>
            </w:pPr>
            <w:r>
              <w:rPr>
                <w:rFonts w:ascii="Times New Roman" w:hAnsi="Times New Roman" w:eastAsia="宋体"/>
                <w:b w:val="0"/>
                <w:sz w:val="18"/>
              </w:rPr>
              <w:t>233.97</w:t>
            </w:r>
          </w:p>
        </w:tc>
        <w:tc>
          <w:tcPr>
            <w:tcW w:w="1385" w:type="dxa"/>
            <w:tcMar>
              <w:left w:w="70" w:type="dxa"/>
              <w:right w:w="70" w:type="dxa"/>
            </w:tcMar>
            <w:vAlign w:val="center"/>
          </w:tcPr>
          <w:p w14:paraId="30656873">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5AAF1F94">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7AE88ACA">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3C3C415">
            <w:pPr>
              <w:keepNext/>
              <w:spacing w:before="20" w:after="20" w:line="260" w:lineRule="exact"/>
              <w:ind w:firstLine="0" w:firstLineChars="0"/>
              <w:jc w:val="center"/>
            </w:pPr>
            <w:r>
              <w:rPr>
                <w:rFonts w:ascii="Times New Roman" w:hAnsi="Times New Roman" w:eastAsia="宋体"/>
                <w:b w:val="0"/>
                <w:sz w:val="18"/>
              </w:rPr>
              <w:t>1984.06</w:t>
            </w:r>
          </w:p>
        </w:tc>
      </w:tr>
      <w:tr w14:paraId="21E8E4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26D6578">
            <w:pPr>
              <w:keepNext/>
              <w:spacing w:before="20" w:after="20" w:line="260" w:lineRule="exact"/>
              <w:ind w:firstLine="0" w:firstLineChars="0"/>
              <w:jc w:val="center"/>
            </w:pPr>
            <w:r>
              <w:rPr>
                <w:rFonts w:ascii="Times New Roman" w:hAnsi="Times New Roman" w:eastAsia="宋体"/>
                <w:b w:val="0"/>
                <w:sz w:val="18"/>
              </w:rPr>
              <w:t>7.00%</w:t>
            </w:r>
          </w:p>
        </w:tc>
        <w:tc>
          <w:tcPr>
            <w:tcW w:w="1385" w:type="dxa"/>
            <w:tcMar>
              <w:left w:w="70" w:type="dxa"/>
              <w:right w:w="70" w:type="dxa"/>
            </w:tcMar>
            <w:vAlign w:val="center"/>
          </w:tcPr>
          <w:p w14:paraId="2A37A33B">
            <w:pPr>
              <w:keepNext/>
              <w:spacing w:before="20" w:after="20" w:line="260" w:lineRule="exact"/>
              <w:ind w:firstLine="0" w:firstLineChars="0"/>
              <w:jc w:val="center"/>
            </w:pPr>
            <w:r>
              <w:rPr>
                <w:rFonts w:ascii="Times New Roman" w:hAnsi="Times New Roman" w:eastAsia="宋体"/>
                <w:b w:val="0"/>
                <w:sz w:val="18"/>
              </w:rPr>
              <w:t>262.16</w:t>
            </w:r>
          </w:p>
        </w:tc>
        <w:tc>
          <w:tcPr>
            <w:tcW w:w="1385" w:type="dxa"/>
            <w:tcMar>
              <w:left w:w="70" w:type="dxa"/>
              <w:right w:w="70" w:type="dxa"/>
            </w:tcMar>
            <w:vAlign w:val="center"/>
          </w:tcPr>
          <w:p w14:paraId="0D09E53C">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6A7D053B">
            <w:pPr>
              <w:keepNext/>
              <w:spacing w:before="20" w:after="20" w:line="260" w:lineRule="exact"/>
              <w:ind w:firstLine="0" w:firstLineChars="0"/>
              <w:jc w:val="center"/>
            </w:pPr>
            <w:r>
              <w:rPr>
                <w:rFonts w:ascii="Times New Roman" w:hAnsi="Times New Roman" w:eastAsia="宋体"/>
                <w:b w:val="0"/>
                <w:sz w:val="18"/>
              </w:rPr>
              <w:t>1.72</w:t>
            </w:r>
          </w:p>
        </w:tc>
        <w:tc>
          <w:tcPr>
            <w:tcW w:w="1385" w:type="dxa"/>
            <w:tcMar>
              <w:left w:w="70" w:type="dxa"/>
              <w:right w:w="70" w:type="dxa"/>
            </w:tcMar>
            <w:vAlign w:val="center"/>
          </w:tcPr>
          <w:p w14:paraId="574B3EE6">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5398AB6">
            <w:pPr>
              <w:keepNext/>
              <w:spacing w:before="20" w:after="20" w:line="260" w:lineRule="exact"/>
              <w:ind w:firstLine="0" w:firstLineChars="0"/>
              <w:jc w:val="center"/>
            </w:pPr>
            <w:r>
              <w:rPr>
                <w:rFonts w:ascii="Times New Roman" w:hAnsi="Times New Roman" w:eastAsia="宋体"/>
                <w:b w:val="0"/>
                <w:sz w:val="18"/>
              </w:rPr>
              <w:t>2225.73</w:t>
            </w:r>
          </w:p>
        </w:tc>
      </w:tr>
      <w:tr w14:paraId="5F249A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2C17FD">
            <w:pPr>
              <w:keepNext/>
              <w:spacing w:before="20" w:after="20" w:line="260" w:lineRule="exact"/>
              <w:ind w:firstLine="0" w:firstLineChars="0"/>
              <w:jc w:val="center"/>
            </w:pPr>
            <w:r>
              <w:rPr>
                <w:rFonts w:ascii="Times New Roman" w:hAnsi="Times New Roman" w:eastAsia="宋体"/>
                <w:b w:val="0"/>
                <w:sz w:val="18"/>
              </w:rPr>
              <w:t>8.00%</w:t>
            </w:r>
          </w:p>
        </w:tc>
        <w:tc>
          <w:tcPr>
            <w:tcW w:w="1385" w:type="dxa"/>
            <w:tcMar>
              <w:left w:w="70" w:type="dxa"/>
              <w:right w:w="70" w:type="dxa"/>
            </w:tcMar>
            <w:vAlign w:val="center"/>
          </w:tcPr>
          <w:p w14:paraId="406F1D3F">
            <w:pPr>
              <w:keepNext/>
              <w:spacing w:before="20" w:after="20" w:line="260" w:lineRule="exact"/>
              <w:ind w:firstLine="0" w:firstLineChars="0"/>
              <w:jc w:val="center"/>
            </w:pPr>
            <w:r>
              <w:rPr>
                <w:rFonts w:ascii="Times New Roman" w:hAnsi="Times New Roman" w:eastAsia="宋体"/>
                <w:b w:val="0"/>
                <w:sz w:val="18"/>
              </w:rPr>
              <w:t>272.10</w:t>
            </w:r>
          </w:p>
        </w:tc>
        <w:tc>
          <w:tcPr>
            <w:tcW w:w="1385" w:type="dxa"/>
            <w:tcMar>
              <w:left w:w="70" w:type="dxa"/>
              <w:right w:w="70" w:type="dxa"/>
            </w:tcMar>
            <w:vAlign w:val="center"/>
          </w:tcPr>
          <w:p w14:paraId="6ED54D88">
            <w:pPr>
              <w:keepNext/>
              <w:spacing w:before="20" w:after="20" w:line="260" w:lineRule="exact"/>
              <w:ind w:firstLine="0" w:firstLineChars="0"/>
              <w:jc w:val="center"/>
            </w:pPr>
            <w:r>
              <w:rPr>
                <w:rFonts w:ascii="Times New Roman" w:hAnsi="Times New Roman" w:eastAsia="宋体"/>
                <w:b w:val="0"/>
                <w:sz w:val="18"/>
              </w:rPr>
              <w:t>500.00</w:t>
            </w:r>
          </w:p>
        </w:tc>
        <w:tc>
          <w:tcPr>
            <w:tcW w:w="1385" w:type="dxa"/>
            <w:tcMar>
              <w:left w:w="70" w:type="dxa"/>
              <w:right w:w="70" w:type="dxa"/>
            </w:tcMar>
            <w:vAlign w:val="center"/>
          </w:tcPr>
          <w:p w14:paraId="3F80D858">
            <w:pPr>
              <w:keepNext/>
              <w:spacing w:before="20" w:after="20" w:line="260" w:lineRule="exact"/>
              <w:ind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39FC444A">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1F76A62">
            <w:pPr>
              <w:keepNext/>
              <w:spacing w:before="20" w:after="20" w:line="260" w:lineRule="exact"/>
              <w:ind w:firstLine="0" w:firstLineChars="0"/>
              <w:jc w:val="center"/>
            </w:pPr>
            <w:r>
              <w:rPr>
                <w:rFonts w:ascii="Times New Roman" w:hAnsi="Times New Roman" w:eastAsia="宋体"/>
                <w:b w:val="0"/>
                <w:sz w:val="18"/>
              </w:rPr>
              <w:t>3363.97</w:t>
            </w:r>
          </w:p>
        </w:tc>
      </w:tr>
      <w:tr w14:paraId="03B817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C628EC">
            <w:pPr>
              <w:keepNext w:val="0"/>
              <w:spacing w:before="20" w:after="20" w:line="260" w:lineRule="exact"/>
              <w:ind w:firstLine="0" w:firstLineChars="0"/>
              <w:jc w:val="center"/>
            </w:pPr>
            <w:r>
              <w:rPr>
                <w:rFonts w:ascii="Times New Roman" w:hAnsi="Times New Roman" w:eastAsia="宋体"/>
                <w:b w:val="0"/>
                <w:sz w:val="18"/>
              </w:rPr>
              <w:t>10.00%</w:t>
            </w:r>
          </w:p>
        </w:tc>
        <w:tc>
          <w:tcPr>
            <w:tcW w:w="1385" w:type="dxa"/>
            <w:tcMar>
              <w:left w:w="70" w:type="dxa"/>
              <w:right w:w="70" w:type="dxa"/>
            </w:tcMar>
            <w:vAlign w:val="center"/>
          </w:tcPr>
          <w:p w14:paraId="61ED63A7">
            <w:pPr>
              <w:keepNext w:val="0"/>
              <w:spacing w:before="20" w:after="20" w:line="260" w:lineRule="exact"/>
              <w:ind w:firstLine="0" w:firstLineChars="0"/>
              <w:jc w:val="center"/>
            </w:pPr>
            <w:r>
              <w:rPr>
                <w:rFonts w:ascii="Times New Roman" w:hAnsi="Times New Roman" w:eastAsia="宋体"/>
                <w:b w:val="0"/>
                <w:sz w:val="18"/>
              </w:rPr>
              <w:t>292.82</w:t>
            </w:r>
          </w:p>
        </w:tc>
        <w:tc>
          <w:tcPr>
            <w:tcW w:w="1385" w:type="dxa"/>
            <w:tcMar>
              <w:left w:w="70" w:type="dxa"/>
              <w:right w:w="70" w:type="dxa"/>
            </w:tcMar>
            <w:vAlign w:val="center"/>
          </w:tcPr>
          <w:p w14:paraId="2E2508D3">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24C6E20F">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34D8ACA">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220DAF2">
            <w:pPr>
              <w:keepNext w:val="0"/>
              <w:spacing w:before="20" w:after="20" w:line="260" w:lineRule="exact"/>
              <w:ind w:firstLine="0" w:firstLineChars="0"/>
              <w:jc w:val="center"/>
            </w:pPr>
            <w:r>
              <w:rPr>
                <w:rFonts w:ascii="Times New Roman" w:hAnsi="Times New Roman" w:eastAsia="宋体"/>
                <w:b w:val="0"/>
                <w:sz w:val="18"/>
              </w:rPr>
              <w:t>4623.04</w:t>
            </w:r>
          </w:p>
        </w:tc>
      </w:tr>
    </w:tbl>
    <w:p w14:paraId="3D4BA1B1">
      <w:pPr>
        <w:pStyle w:val="2"/>
        <w:widowControl/>
        <w:spacing w:before="0" w:after="0" w:line="348" w:lineRule="exact"/>
        <w:ind w:firstLine="480"/>
        <w:jc w:val="both"/>
      </w:pPr>
      <w:r>
        <w:rPr>
          <w:rFonts w:ascii="Times New Roman" w:hAnsi="Times New Roman" w:eastAsia="方正仿宋_GBK"/>
          <w:b w:val="0"/>
          <w:sz w:val="24"/>
        </w:rPr>
        <w:t>年最大净负荷平均增长率由0.00%提高至10.00%，年网供最大负荷由200.00 MW增至292.82 MW；公用主变总容量由400.00 MVA变为550.00 MVA，容载比由2.00变为1.88。评价期费用现值由845.82万元变为4623.04万元。负荷增长与整台主变投运的变化幅度不同，容载比随两者共同变化。</w:t>
      </w:r>
    </w:p>
    <w:p w14:paraId="3E6A9F30">
      <w:pPr>
        <w:pStyle w:val="2"/>
        <w:widowControl/>
        <w:spacing w:before="0" w:after="0" w:line="348" w:lineRule="exact"/>
        <w:ind w:firstLine="480"/>
        <w:jc w:val="both"/>
      </w:pPr>
      <w:r>
        <w:rPr>
          <w:rFonts w:ascii="Times New Roman" w:hAnsi="Times New Roman" w:eastAsia="方正仿宋_GBK"/>
          <w:b w:val="0"/>
          <w:sz w:val="24"/>
        </w:rPr>
        <w:t>对增长较慢的片区，已有主变规格形成的容量余量可以覆盖较长时期，近期建设重点宜放在局部重载和N-1后的供电缺口。对增长较快的片区，目标年负荷增加较多，需要结合设备投运时点安排新增容量。较高增长情景下的较低容载比并不表示减少发展储备，而是负荷分母增大与设备扩建共同作用的结果。</w:t>
      </w:r>
    </w:p>
    <w:p w14:paraId="3414A29B">
      <w:pPr>
        <w:pStyle w:val="2"/>
        <w:widowControl/>
        <w:spacing w:before="0" w:after="0" w:line="348" w:lineRule="exact"/>
        <w:ind w:firstLine="480"/>
        <w:jc w:val="both"/>
      </w:pPr>
      <w:r>
        <w:rPr>
          <w:rFonts w:ascii="Times New Roman" w:hAnsi="Times New Roman" w:eastAsia="方正仿宋_GBK"/>
          <w:b w:val="0"/>
          <w:sz w:val="24"/>
        </w:rPr>
        <w:t>案例采用逐年建设安排，分类分析采用目标年配置，两者从不同角度反映负荷增长影响。前者用于判断何时建设，后者用于比较同一目标年的容量规模。实际规划将目标年推荐区间落实到项目时，还需结合近期已投产主变和中间年份的供电需求，避免只按末年总容量平均分配年度投资。</w:t>
      </w:r>
    </w:p>
    <w:p w14:paraId="7D55F7D1">
      <w:pPr>
        <w:pStyle w:val="5"/>
        <w:keepNext/>
        <w:numPr>
          <w:ilvl w:val="0"/>
          <w:numId w:val="0"/>
        </w:numPr>
        <w:spacing w:before="160" w:after="120" w:line="390" w:lineRule="exact"/>
        <w:ind w:firstLine="0"/>
      </w:pPr>
      <w:bookmarkStart w:id="277" w:name="峰值持续时间与储能配置变化"/>
      <w:r>
        <w:rPr>
          <w:rFonts w:ascii="Times New Roman" w:hAnsi="Times New Roman" w:eastAsia="方正仿宋_GBK"/>
          <w:b/>
          <w:sz w:val="26"/>
        </w:rPr>
        <w:t>5.6.7 峰值持续时间与储能配置变化</w:t>
      </w:r>
      <w:bookmarkEnd w:id="277"/>
    </w:p>
    <w:p w14:paraId="6243580C">
      <w:pPr>
        <w:pStyle w:val="115"/>
        <w:widowControl/>
        <w:spacing w:before="0" w:after="0" w:line="348" w:lineRule="exact"/>
        <w:ind w:firstLine="480"/>
        <w:jc w:val="both"/>
      </w:pPr>
      <w:r>
        <w:rPr>
          <w:rFonts w:ascii="Times New Roman" w:hAnsi="Times New Roman" w:eastAsia="方正仿宋_GBK"/>
          <w:b w:val="0"/>
          <w:sz w:val="24"/>
        </w:rPr>
        <w:t>储能需要同时满足功率和能量要求。对100 kW/215 kWh单柜设备，较短持续时间首先受到额定功率限制，持续时间延长后逐步转为能量限制。储能用于承担持续供电缺口时，所需柜数随持续时间增加；主变容量在相应运行条件下则不按储能能量消耗方式衰减。因此，持续时间改变了两类措施的经济替代关系。</w:t>
      </w:r>
    </w:p>
    <w:p w14:paraId="2E5CE5DF">
      <w:pPr>
        <w:pStyle w:val="2"/>
        <w:widowControl/>
        <w:spacing w:before="0" w:after="0" w:line="348" w:lineRule="exact"/>
        <w:ind w:firstLine="480"/>
        <w:jc w:val="both"/>
      </w:pPr>
      <w:r>
        <w:rPr>
          <w:rFonts w:ascii="Times New Roman" w:hAnsi="Times New Roman" w:eastAsia="方正仿宋_GBK"/>
          <w:b w:val="0"/>
          <w:sz w:val="24"/>
        </w:rPr>
        <w:t>本节固定分布式电源装机渗透率1.80、年最大净负荷平均增长率4.00%，比较1、2、3、4和6 h情景。线路采用架空为主，线路和储能按基准价格计取。各表列出公用主变总容量、储能额定功率及额定能量，分析达到相同峰值功率要求时的设备组合变化。</w:t>
      </w:r>
    </w:p>
    <w:p w14:paraId="11A4F513">
      <w:pPr>
        <w:pStyle w:val="7"/>
        <w:keepNext/>
        <w:numPr>
          <w:ilvl w:val="0"/>
          <w:numId w:val="0"/>
        </w:numPr>
        <w:spacing w:before="160" w:after="120" w:line="360" w:lineRule="exact"/>
        <w:ind w:firstLine="0"/>
      </w:pPr>
      <w:bookmarkStart w:id="278" w:name="a类供电区域负荷分散系数1.00-2"/>
      <w:r>
        <w:rPr>
          <w:rFonts w:ascii="Times New Roman" w:hAnsi="Times New Roman" w:eastAsia="方正仿宋_GBK"/>
          <w:b/>
          <w:sz w:val="24"/>
        </w:rPr>
        <w:t>A类供电区域，负荷分散系数1.00</w:t>
      </w:r>
      <w:bookmarkEnd w:id="278"/>
    </w:p>
    <w:p w14:paraId="18AE6577">
      <w:pPr>
        <w:pStyle w:val="115"/>
        <w:keepNext/>
        <w:spacing w:before="120" w:after="80" w:line="280" w:lineRule="exact"/>
        <w:ind w:firstLine="0"/>
        <w:jc w:val="center"/>
      </w:pPr>
      <w:r>
        <w:rPr>
          <w:rFonts w:ascii="Times New Roman" w:hAnsi="Times New Roman" w:eastAsia="宋体"/>
          <w:b w:val="0"/>
          <w:sz w:val="21"/>
        </w:rPr>
        <w:t>表5-86 A类、负荷分散系数1.00的持续时间情景比较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D0BE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09A9CB4">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2BB58F9C">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5C90384A">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2402B740">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2252D590">
            <w:pPr>
              <w:keepNext/>
              <w:spacing w:before="20" w:after="20" w:line="260" w:lineRule="exact"/>
              <w:ind w:firstLine="0" w:firstLineChars="0"/>
              <w:jc w:val="center"/>
            </w:pPr>
            <w:r>
              <w:rPr>
                <w:rFonts w:ascii="Times New Roman" w:hAnsi="Times New Roman" w:eastAsia="宋体"/>
                <w:b/>
                <w:sz w:val="18"/>
              </w:rPr>
              <w:t>储能额定能量/MWh</w:t>
            </w:r>
          </w:p>
        </w:tc>
        <w:tc>
          <w:tcPr>
            <w:tcW w:w="1385" w:type="dxa"/>
            <w:tcMar>
              <w:left w:w="70" w:type="dxa"/>
              <w:right w:w="70" w:type="dxa"/>
            </w:tcMar>
            <w:vAlign w:val="center"/>
          </w:tcPr>
          <w:p w14:paraId="6C78D71B">
            <w:pPr>
              <w:keepNext/>
              <w:spacing w:before="20" w:after="20" w:line="260" w:lineRule="exact"/>
              <w:ind w:firstLine="0" w:firstLineChars="0"/>
              <w:jc w:val="center"/>
            </w:pPr>
            <w:r>
              <w:rPr>
                <w:rFonts w:ascii="Times New Roman" w:hAnsi="Times New Roman" w:eastAsia="宋体"/>
                <w:b/>
                <w:sz w:val="18"/>
              </w:rPr>
              <w:t>评价期费用现值/万元</w:t>
            </w:r>
          </w:p>
        </w:tc>
      </w:tr>
      <w:tr w14:paraId="36AE1A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BAB355">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7886505">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E2D3B52">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0565BD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297BB44">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E739E32">
            <w:pPr>
              <w:keepNext/>
              <w:spacing w:before="20" w:after="20" w:line="260" w:lineRule="exact"/>
              <w:ind w:firstLine="0" w:firstLineChars="0"/>
              <w:jc w:val="center"/>
            </w:pPr>
            <w:r>
              <w:rPr>
                <w:rFonts w:ascii="Times New Roman" w:hAnsi="Times New Roman" w:eastAsia="宋体"/>
                <w:b w:val="0"/>
                <w:sz w:val="18"/>
              </w:rPr>
              <w:t>1742.40</w:t>
            </w:r>
          </w:p>
        </w:tc>
      </w:tr>
      <w:tr w14:paraId="1F48D6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26C49E">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37CCB54F">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312C028A">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213597E">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B2970F2">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A0CEA17">
            <w:pPr>
              <w:keepNext/>
              <w:spacing w:before="20" w:after="20" w:line="260" w:lineRule="exact"/>
              <w:ind w:firstLine="0" w:firstLineChars="0"/>
              <w:jc w:val="center"/>
            </w:pPr>
            <w:r>
              <w:rPr>
                <w:rFonts w:ascii="Times New Roman" w:hAnsi="Times New Roman" w:eastAsia="宋体"/>
                <w:b w:val="0"/>
                <w:sz w:val="18"/>
              </w:rPr>
              <w:t>1742.40</w:t>
            </w:r>
          </w:p>
        </w:tc>
      </w:tr>
      <w:tr w14:paraId="4A59A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8D95EF7">
            <w:pPr>
              <w:keepNext/>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535397A0">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6EBBD67">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CF51A24">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F9450F1">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321450B">
            <w:pPr>
              <w:keepNext/>
              <w:spacing w:before="20" w:after="20" w:line="260" w:lineRule="exact"/>
              <w:ind w:firstLine="0" w:firstLineChars="0"/>
              <w:jc w:val="center"/>
            </w:pPr>
            <w:r>
              <w:rPr>
                <w:rFonts w:ascii="Times New Roman" w:hAnsi="Times New Roman" w:eastAsia="宋体"/>
                <w:b w:val="0"/>
                <w:sz w:val="18"/>
              </w:rPr>
              <w:t>1742.40</w:t>
            </w:r>
          </w:p>
        </w:tc>
      </w:tr>
      <w:tr w14:paraId="247AFF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0784B1">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17EBCF82">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34608378">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2A6C5828">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4055DCA">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8CB13D7">
            <w:pPr>
              <w:keepNext/>
              <w:spacing w:before="20" w:after="20" w:line="260" w:lineRule="exact"/>
              <w:ind w:firstLine="0" w:firstLineChars="0"/>
              <w:jc w:val="center"/>
            </w:pPr>
            <w:r>
              <w:rPr>
                <w:rFonts w:ascii="Times New Roman" w:hAnsi="Times New Roman" w:eastAsia="宋体"/>
                <w:b w:val="0"/>
                <w:sz w:val="18"/>
              </w:rPr>
              <w:t>1742.40</w:t>
            </w:r>
          </w:p>
        </w:tc>
      </w:tr>
      <w:tr w14:paraId="23EEEC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FF19E95">
            <w:pPr>
              <w:keepNext w:val="0"/>
              <w:spacing w:before="20" w:after="20" w:line="260" w:lineRule="exact"/>
              <w:ind w:firstLine="0" w:firstLineChars="0"/>
              <w:jc w:val="center"/>
            </w:pPr>
            <w:r>
              <w:rPr>
                <w:rFonts w:ascii="Times New Roman" w:hAnsi="Times New Roman" w:eastAsia="宋体"/>
                <w:b w:val="0"/>
                <w:sz w:val="18"/>
              </w:rPr>
              <w:t>6.00</w:t>
            </w:r>
          </w:p>
        </w:tc>
        <w:tc>
          <w:tcPr>
            <w:tcW w:w="1385" w:type="dxa"/>
            <w:tcMar>
              <w:left w:w="70" w:type="dxa"/>
              <w:right w:w="70" w:type="dxa"/>
            </w:tcMar>
            <w:vAlign w:val="center"/>
          </w:tcPr>
          <w:p w14:paraId="4CF0412F">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680FFA0">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057DD7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8F890B7">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083518">
            <w:pPr>
              <w:keepNext w:val="0"/>
              <w:spacing w:before="20" w:after="20" w:line="260" w:lineRule="exact"/>
              <w:ind w:firstLine="0" w:firstLineChars="0"/>
              <w:jc w:val="center"/>
            </w:pPr>
            <w:r>
              <w:rPr>
                <w:rFonts w:ascii="Times New Roman" w:hAnsi="Times New Roman" w:eastAsia="宋体"/>
                <w:b w:val="0"/>
                <w:sz w:val="18"/>
              </w:rPr>
              <w:t>1742.40</w:t>
            </w:r>
          </w:p>
        </w:tc>
      </w:tr>
    </w:tbl>
    <w:p w14:paraId="72904531">
      <w:pPr>
        <w:pStyle w:val="2"/>
        <w:widowControl/>
        <w:spacing w:before="0" w:after="0" w:line="348" w:lineRule="exact"/>
        <w:ind w:firstLine="480"/>
        <w:jc w:val="both"/>
      </w:pPr>
      <w:r>
        <w:rPr>
          <w:rFonts w:ascii="Times New Roman" w:hAnsi="Times New Roman" w:eastAsia="方正仿宋_GBK"/>
          <w:b w:val="0"/>
          <w:sz w:val="24"/>
        </w:rPr>
        <w:t>95%峰值持续时间由1.00 h延长至6.00 h，容载比由1.88变为1.88，公用主变总容量由550.00 MVA变为550.00 MVA。储能额定能量由0.00 MWh变为0.00 MWh，评价期费用现值由1742.40万元变为1742.40万元。持续时间通过储能可持续功率影响配置；由主变与联络满足需求的条件可以保持相同容量。</w:t>
      </w:r>
    </w:p>
    <w:p w14:paraId="4DC28073">
      <w:pPr>
        <w:pStyle w:val="2"/>
        <w:widowControl/>
        <w:spacing w:before="0" w:after="0" w:line="348" w:lineRule="exact"/>
        <w:ind w:firstLine="480"/>
        <w:jc w:val="both"/>
      </w:pPr>
      <w:r>
        <w:rPr>
          <w:rFonts w:ascii="Times New Roman" w:hAnsi="Times New Roman" w:eastAsia="方正仿宋_GBK"/>
          <w:b w:val="0"/>
          <w:sz w:val="24"/>
        </w:rPr>
        <w:t>当不同持续时间对应相同主变容量时，额外能量要求可表现为储能柜数及费用的增加；当储能增加后的费用超过相应主变建设费用时，所选主变规格可能发生调整。相邻场景的设备组合由各站容量缺口共同确定，因此增加持续时间并不要求每一组容载比均按相同步幅提高。</w:t>
      </w:r>
    </w:p>
    <w:p w14:paraId="3B135206">
      <w:pPr>
        <w:pStyle w:val="7"/>
        <w:keepNext/>
        <w:numPr>
          <w:ilvl w:val="0"/>
          <w:numId w:val="0"/>
        </w:numPr>
        <w:spacing w:before="160" w:after="120" w:line="360" w:lineRule="exact"/>
        <w:ind w:firstLine="0"/>
      </w:pPr>
      <w:bookmarkStart w:id="279" w:name="a类供电区域负荷分散系数1.15-2"/>
      <w:r>
        <w:rPr>
          <w:rFonts w:ascii="Times New Roman" w:hAnsi="Times New Roman" w:eastAsia="方正仿宋_GBK"/>
          <w:b/>
          <w:sz w:val="24"/>
        </w:rPr>
        <w:t>A类供电区域，负荷分散系数1.15</w:t>
      </w:r>
      <w:bookmarkEnd w:id="279"/>
    </w:p>
    <w:p w14:paraId="16CF126C">
      <w:pPr>
        <w:pStyle w:val="115"/>
        <w:keepNext/>
        <w:spacing w:before="120" w:after="80" w:line="280" w:lineRule="exact"/>
        <w:ind w:firstLine="0"/>
        <w:jc w:val="center"/>
      </w:pPr>
      <w:r>
        <w:rPr>
          <w:rFonts w:ascii="Times New Roman" w:hAnsi="Times New Roman" w:eastAsia="宋体"/>
          <w:b w:val="0"/>
          <w:sz w:val="21"/>
        </w:rPr>
        <w:t>表5-87 A类、负荷分散系数1.15的持续时间情景比较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54109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BCB890C">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625B346D">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9E194BB">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19643175">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E9F0B5D">
            <w:pPr>
              <w:keepNext/>
              <w:spacing w:before="20" w:after="20" w:line="260" w:lineRule="exact"/>
              <w:ind w:firstLine="0" w:firstLineChars="0"/>
              <w:jc w:val="center"/>
            </w:pPr>
            <w:r>
              <w:rPr>
                <w:rFonts w:ascii="Times New Roman" w:hAnsi="Times New Roman" w:eastAsia="宋体"/>
                <w:b/>
                <w:sz w:val="18"/>
              </w:rPr>
              <w:t>储能额定能量/MWh</w:t>
            </w:r>
          </w:p>
        </w:tc>
        <w:tc>
          <w:tcPr>
            <w:tcW w:w="1385" w:type="dxa"/>
            <w:tcMar>
              <w:left w:w="70" w:type="dxa"/>
              <w:right w:w="70" w:type="dxa"/>
            </w:tcMar>
            <w:vAlign w:val="center"/>
          </w:tcPr>
          <w:p w14:paraId="503E3161">
            <w:pPr>
              <w:keepNext/>
              <w:spacing w:before="20" w:after="20" w:line="260" w:lineRule="exact"/>
              <w:ind w:firstLine="0" w:firstLineChars="0"/>
              <w:jc w:val="center"/>
            </w:pPr>
            <w:r>
              <w:rPr>
                <w:rFonts w:ascii="Times New Roman" w:hAnsi="Times New Roman" w:eastAsia="宋体"/>
                <w:b/>
                <w:sz w:val="18"/>
              </w:rPr>
              <w:t>评价期费用现值/万元</w:t>
            </w:r>
          </w:p>
        </w:tc>
      </w:tr>
      <w:tr w14:paraId="3E6818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5E6F6E">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8393777">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8327B1D">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B116605">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7F1594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0D8FCDE">
            <w:pPr>
              <w:keepNext/>
              <w:spacing w:before="20" w:after="20" w:line="260" w:lineRule="exact"/>
              <w:ind w:firstLine="0" w:firstLineChars="0"/>
              <w:jc w:val="center"/>
            </w:pPr>
            <w:r>
              <w:rPr>
                <w:rFonts w:ascii="Times New Roman" w:hAnsi="Times New Roman" w:eastAsia="宋体"/>
                <w:b w:val="0"/>
                <w:sz w:val="18"/>
              </w:rPr>
              <w:t>2104.89</w:t>
            </w:r>
          </w:p>
        </w:tc>
      </w:tr>
      <w:tr w14:paraId="41948C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ECBA2A">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4F32BC55">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55B21A8A">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9E319F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7EFC261">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D84A8D8">
            <w:pPr>
              <w:keepNext/>
              <w:spacing w:before="20" w:after="20" w:line="260" w:lineRule="exact"/>
              <w:ind w:firstLine="0" w:firstLineChars="0"/>
              <w:jc w:val="center"/>
            </w:pPr>
            <w:r>
              <w:rPr>
                <w:rFonts w:ascii="Times New Roman" w:hAnsi="Times New Roman" w:eastAsia="宋体"/>
                <w:b w:val="0"/>
                <w:sz w:val="18"/>
              </w:rPr>
              <w:t>2104.89</w:t>
            </w:r>
          </w:p>
        </w:tc>
      </w:tr>
      <w:tr w14:paraId="371DF9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A57A1EC">
            <w:pPr>
              <w:keepNext/>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7DADE080">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05D3FAD">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B290D19">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DBEC5B">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4384577">
            <w:pPr>
              <w:keepNext/>
              <w:spacing w:before="20" w:after="20" w:line="260" w:lineRule="exact"/>
              <w:ind w:firstLine="0" w:firstLineChars="0"/>
              <w:jc w:val="center"/>
            </w:pPr>
            <w:r>
              <w:rPr>
                <w:rFonts w:ascii="Times New Roman" w:hAnsi="Times New Roman" w:eastAsia="宋体"/>
                <w:b w:val="0"/>
                <w:sz w:val="18"/>
              </w:rPr>
              <w:t>2104.89</w:t>
            </w:r>
          </w:p>
        </w:tc>
      </w:tr>
      <w:tr w14:paraId="225C5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EF39B0F">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6B577160">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1F6A71DA">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0424D74">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632790E">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00DDD9D">
            <w:pPr>
              <w:keepNext/>
              <w:spacing w:before="20" w:after="20" w:line="260" w:lineRule="exact"/>
              <w:ind w:firstLine="0" w:firstLineChars="0"/>
              <w:jc w:val="center"/>
            </w:pPr>
            <w:r>
              <w:rPr>
                <w:rFonts w:ascii="Times New Roman" w:hAnsi="Times New Roman" w:eastAsia="宋体"/>
                <w:b w:val="0"/>
                <w:sz w:val="18"/>
              </w:rPr>
              <w:t>2104.89</w:t>
            </w:r>
          </w:p>
        </w:tc>
      </w:tr>
      <w:tr w14:paraId="26268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BD8A01">
            <w:pPr>
              <w:keepNext w:val="0"/>
              <w:spacing w:before="20" w:after="20" w:line="260" w:lineRule="exact"/>
              <w:ind w:firstLine="0" w:firstLineChars="0"/>
              <w:jc w:val="center"/>
            </w:pPr>
            <w:r>
              <w:rPr>
                <w:rFonts w:ascii="Times New Roman" w:hAnsi="Times New Roman" w:eastAsia="宋体"/>
                <w:b w:val="0"/>
                <w:sz w:val="18"/>
              </w:rPr>
              <w:t>6.00</w:t>
            </w:r>
          </w:p>
        </w:tc>
        <w:tc>
          <w:tcPr>
            <w:tcW w:w="1385" w:type="dxa"/>
            <w:tcMar>
              <w:left w:w="70" w:type="dxa"/>
              <w:right w:w="70" w:type="dxa"/>
            </w:tcMar>
            <w:vAlign w:val="center"/>
          </w:tcPr>
          <w:p w14:paraId="1A5CD35C">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3B9EC8A0">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20BD939">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09E0253">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27DDD5C">
            <w:pPr>
              <w:keepNext w:val="0"/>
              <w:spacing w:before="20" w:after="20" w:line="260" w:lineRule="exact"/>
              <w:ind w:firstLine="0" w:firstLineChars="0"/>
              <w:jc w:val="center"/>
            </w:pPr>
            <w:r>
              <w:rPr>
                <w:rFonts w:ascii="Times New Roman" w:hAnsi="Times New Roman" w:eastAsia="宋体"/>
                <w:b w:val="0"/>
                <w:sz w:val="18"/>
              </w:rPr>
              <w:t>2104.89</w:t>
            </w:r>
          </w:p>
        </w:tc>
      </w:tr>
    </w:tbl>
    <w:p w14:paraId="0D1CD9B4">
      <w:pPr>
        <w:pStyle w:val="2"/>
        <w:widowControl/>
        <w:spacing w:before="0" w:after="0" w:line="348" w:lineRule="exact"/>
        <w:ind w:firstLine="480"/>
        <w:jc w:val="both"/>
      </w:pPr>
      <w:r>
        <w:rPr>
          <w:rFonts w:ascii="Times New Roman" w:hAnsi="Times New Roman" w:eastAsia="方正仿宋_GBK"/>
          <w:b w:val="0"/>
          <w:sz w:val="24"/>
        </w:rPr>
        <w:t>95%峰值持续时间由1.00 h延长至6.00 h，容载比由1.88变为1.88，公用主变总容量由550.00 MVA变为550.00 MVA。储能额定能量由0.00 MWh变为0.00 MWh，评价期费用现值由2104.89万元变为2104.89万元。持续时间通过储能可持续功率影响配置；由主变与联络满足需求的条件可以保持相同容量。</w:t>
      </w:r>
    </w:p>
    <w:p w14:paraId="4E7B3A37">
      <w:pPr>
        <w:pStyle w:val="2"/>
        <w:widowControl/>
        <w:spacing w:before="0" w:after="0" w:line="348" w:lineRule="exact"/>
        <w:ind w:firstLine="480"/>
        <w:jc w:val="both"/>
      </w:pPr>
      <w:r>
        <w:rPr>
          <w:rFonts w:ascii="Times New Roman" w:hAnsi="Times New Roman" w:eastAsia="方正仿宋_GBK"/>
          <w:b w:val="0"/>
          <w:sz w:val="24"/>
        </w:rPr>
        <w:t>当不同持续时间对应相同主变容量时，额外能量要求可表现为储能柜数及费用的增加；当储能增加后的费用超过相应主变建设费用时，所选主变规格可能发生调整。相邻场景的设备组合由各站容量缺口共同确定，因此增加持续时间并不要求每一组容载比均按相同步幅提高。</w:t>
      </w:r>
    </w:p>
    <w:p w14:paraId="7DE08634">
      <w:pPr>
        <w:pStyle w:val="7"/>
        <w:keepNext/>
        <w:numPr>
          <w:ilvl w:val="0"/>
          <w:numId w:val="0"/>
        </w:numPr>
        <w:spacing w:before="160" w:after="120" w:line="360" w:lineRule="exact"/>
        <w:ind w:firstLine="0"/>
      </w:pPr>
      <w:bookmarkStart w:id="280" w:name="bc类供电区域负荷分散系数1.00-2"/>
      <w:r>
        <w:rPr>
          <w:rFonts w:ascii="Times New Roman" w:hAnsi="Times New Roman" w:eastAsia="方正仿宋_GBK"/>
          <w:b/>
          <w:sz w:val="24"/>
        </w:rPr>
        <w:t>B/C类供电区域，负荷分散系数1.00</w:t>
      </w:r>
      <w:bookmarkEnd w:id="280"/>
    </w:p>
    <w:p w14:paraId="2B2C36BF">
      <w:pPr>
        <w:pStyle w:val="115"/>
        <w:keepNext/>
        <w:spacing w:before="120" w:after="80" w:line="280" w:lineRule="exact"/>
        <w:ind w:firstLine="0"/>
        <w:jc w:val="center"/>
      </w:pPr>
      <w:r>
        <w:rPr>
          <w:rFonts w:ascii="Times New Roman" w:hAnsi="Times New Roman" w:eastAsia="宋体"/>
          <w:b w:val="0"/>
          <w:sz w:val="21"/>
        </w:rPr>
        <w:t>表5-88 B/C类、负荷分散系数1.00的持续时间情景比较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7102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E47718F">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62F8AE71">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72A776A">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756C8479">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72A11F47">
            <w:pPr>
              <w:keepNext/>
              <w:spacing w:before="20" w:after="20" w:line="260" w:lineRule="exact"/>
              <w:ind w:firstLine="0" w:firstLineChars="0"/>
              <w:jc w:val="center"/>
            </w:pPr>
            <w:r>
              <w:rPr>
                <w:rFonts w:ascii="Times New Roman" w:hAnsi="Times New Roman" w:eastAsia="宋体"/>
                <w:b/>
                <w:sz w:val="18"/>
              </w:rPr>
              <w:t>储能额定能量/MWh</w:t>
            </w:r>
          </w:p>
        </w:tc>
        <w:tc>
          <w:tcPr>
            <w:tcW w:w="1385" w:type="dxa"/>
            <w:tcMar>
              <w:left w:w="70" w:type="dxa"/>
              <w:right w:w="70" w:type="dxa"/>
            </w:tcMar>
            <w:vAlign w:val="center"/>
          </w:tcPr>
          <w:p w14:paraId="0F0B45E8">
            <w:pPr>
              <w:keepNext/>
              <w:spacing w:before="20" w:after="20" w:line="260" w:lineRule="exact"/>
              <w:ind w:firstLine="0" w:firstLineChars="0"/>
              <w:jc w:val="center"/>
            </w:pPr>
            <w:r>
              <w:rPr>
                <w:rFonts w:ascii="Times New Roman" w:hAnsi="Times New Roman" w:eastAsia="宋体"/>
                <w:b/>
                <w:sz w:val="18"/>
              </w:rPr>
              <w:t>评价期费用现值/万元</w:t>
            </w:r>
          </w:p>
        </w:tc>
      </w:tr>
      <w:tr w14:paraId="524CAB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59AEF2">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40E89234">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70315D11">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5C95B841">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1144136">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8D47A50">
            <w:pPr>
              <w:keepNext/>
              <w:spacing w:before="20" w:after="20" w:line="260" w:lineRule="exact"/>
              <w:ind w:firstLine="0" w:firstLineChars="0"/>
              <w:jc w:val="center"/>
            </w:pPr>
            <w:r>
              <w:rPr>
                <w:rFonts w:ascii="Times New Roman" w:hAnsi="Times New Roman" w:eastAsia="宋体"/>
                <w:b w:val="0"/>
                <w:sz w:val="18"/>
              </w:rPr>
              <w:t>1661.40</w:t>
            </w:r>
          </w:p>
        </w:tc>
      </w:tr>
      <w:tr w14:paraId="14CCB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27F1F6">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7E9EA701">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6CE45081">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099CDE09">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6A8FF3">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1B3EE27">
            <w:pPr>
              <w:keepNext/>
              <w:spacing w:before="20" w:after="20" w:line="260" w:lineRule="exact"/>
              <w:ind w:firstLine="0" w:firstLineChars="0"/>
              <w:jc w:val="center"/>
            </w:pPr>
            <w:r>
              <w:rPr>
                <w:rFonts w:ascii="Times New Roman" w:hAnsi="Times New Roman" w:eastAsia="宋体"/>
                <w:b w:val="0"/>
                <w:sz w:val="18"/>
              </w:rPr>
              <w:t>1661.40</w:t>
            </w:r>
          </w:p>
        </w:tc>
      </w:tr>
      <w:tr w14:paraId="6FD1DB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243F1F5">
            <w:pPr>
              <w:keepNext/>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3A1B3CB4">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441591D8">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23F21BF6">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BBB9D08">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F44AED">
            <w:pPr>
              <w:keepNext/>
              <w:spacing w:before="20" w:after="20" w:line="260" w:lineRule="exact"/>
              <w:ind w:firstLine="0" w:firstLineChars="0"/>
              <w:jc w:val="center"/>
            </w:pPr>
            <w:r>
              <w:rPr>
                <w:rFonts w:ascii="Times New Roman" w:hAnsi="Times New Roman" w:eastAsia="宋体"/>
                <w:b w:val="0"/>
                <w:sz w:val="18"/>
              </w:rPr>
              <w:t>1661.40</w:t>
            </w:r>
          </w:p>
        </w:tc>
      </w:tr>
      <w:tr w14:paraId="3D64BD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E82018">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715AC65E">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58888D6F">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717644C8">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00A122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762DD4E">
            <w:pPr>
              <w:keepNext/>
              <w:spacing w:before="20" w:after="20" w:line="260" w:lineRule="exact"/>
              <w:ind w:firstLine="0" w:firstLineChars="0"/>
              <w:jc w:val="center"/>
            </w:pPr>
            <w:r>
              <w:rPr>
                <w:rFonts w:ascii="Times New Roman" w:hAnsi="Times New Roman" w:eastAsia="宋体"/>
                <w:b w:val="0"/>
                <w:sz w:val="18"/>
              </w:rPr>
              <w:t>1661.40</w:t>
            </w:r>
          </w:p>
        </w:tc>
      </w:tr>
      <w:tr w14:paraId="7BBAF3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2D5B46">
            <w:pPr>
              <w:keepNext w:val="0"/>
              <w:spacing w:before="20" w:after="20" w:line="260" w:lineRule="exact"/>
              <w:ind w:firstLine="0" w:firstLineChars="0"/>
              <w:jc w:val="center"/>
            </w:pPr>
            <w:r>
              <w:rPr>
                <w:rFonts w:ascii="Times New Roman" w:hAnsi="Times New Roman" w:eastAsia="宋体"/>
                <w:b w:val="0"/>
                <w:sz w:val="18"/>
              </w:rPr>
              <w:t>6.00</w:t>
            </w:r>
          </w:p>
        </w:tc>
        <w:tc>
          <w:tcPr>
            <w:tcW w:w="1385" w:type="dxa"/>
            <w:tcMar>
              <w:left w:w="70" w:type="dxa"/>
              <w:right w:w="70" w:type="dxa"/>
            </w:tcMar>
            <w:vAlign w:val="center"/>
          </w:tcPr>
          <w:p w14:paraId="3675E1E8">
            <w:pPr>
              <w:keepNext w:val="0"/>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0E734F90">
            <w:pPr>
              <w:keepNext w:val="0"/>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7C6D295E">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214943F">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7BF5502">
            <w:pPr>
              <w:keepNext w:val="0"/>
              <w:spacing w:before="20" w:after="20" w:line="260" w:lineRule="exact"/>
              <w:ind w:firstLine="0" w:firstLineChars="0"/>
              <w:jc w:val="center"/>
            </w:pPr>
            <w:r>
              <w:rPr>
                <w:rFonts w:ascii="Times New Roman" w:hAnsi="Times New Roman" w:eastAsia="宋体"/>
                <w:b w:val="0"/>
                <w:sz w:val="18"/>
              </w:rPr>
              <w:t>1661.40</w:t>
            </w:r>
          </w:p>
        </w:tc>
      </w:tr>
    </w:tbl>
    <w:p w14:paraId="4E98674B">
      <w:pPr>
        <w:pStyle w:val="2"/>
        <w:widowControl/>
        <w:spacing w:before="0" w:after="0" w:line="348" w:lineRule="exact"/>
        <w:ind w:firstLine="480"/>
        <w:jc w:val="both"/>
      </w:pPr>
      <w:r>
        <w:rPr>
          <w:rFonts w:ascii="Times New Roman" w:hAnsi="Times New Roman" w:eastAsia="方正仿宋_GBK"/>
          <w:b w:val="0"/>
          <w:sz w:val="24"/>
        </w:rPr>
        <w:t>95%峰值持续时间由1.00 h延长至6.00 h，容载比由1.81变为1.81，公用主变总容量由423.00 MVA变为423.00 MVA。储能额定能量由0.00 MWh变为0.00 MWh，评价期费用现值由1661.40万元变为1661.40万元。持续时间通过储能可持续功率影响配置；由主变与联络满足需求的条件可以保持相同容量。</w:t>
      </w:r>
    </w:p>
    <w:p w14:paraId="01691176">
      <w:pPr>
        <w:pStyle w:val="2"/>
        <w:widowControl/>
        <w:spacing w:before="0" w:after="0" w:line="348" w:lineRule="exact"/>
        <w:ind w:firstLine="480"/>
        <w:jc w:val="both"/>
      </w:pPr>
      <w:r>
        <w:rPr>
          <w:rFonts w:ascii="Times New Roman" w:hAnsi="Times New Roman" w:eastAsia="方正仿宋_GBK"/>
          <w:b w:val="0"/>
          <w:sz w:val="24"/>
        </w:rPr>
        <w:t>当不同持续时间对应相同主变容量时，额外能量要求可表现为储能柜数及费用的增加；当储能增加后的费用超过相应主变建设费用时，所选主变规格可能发生调整。相邻场景的设备组合由各站容量缺口共同确定，因此增加持续时间并不要求每一组容载比均按相同步幅提高。</w:t>
      </w:r>
    </w:p>
    <w:p w14:paraId="7A8B6750">
      <w:pPr>
        <w:pStyle w:val="7"/>
        <w:keepNext/>
        <w:numPr>
          <w:ilvl w:val="0"/>
          <w:numId w:val="0"/>
        </w:numPr>
        <w:spacing w:before="160" w:after="120" w:line="360" w:lineRule="exact"/>
        <w:ind w:firstLine="0"/>
      </w:pPr>
      <w:bookmarkStart w:id="281" w:name="bc类供电区域负荷分散系数1.15-2"/>
      <w:r>
        <w:rPr>
          <w:rFonts w:ascii="Times New Roman" w:hAnsi="Times New Roman" w:eastAsia="方正仿宋_GBK"/>
          <w:b/>
          <w:sz w:val="24"/>
        </w:rPr>
        <w:t>B/C类供电区域，负荷分散系数1.15</w:t>
      </w:r>
      <w:bookmarkEnd w:id="281"/>
    </w:p>
    <w:p w14:paraId="5E67FFBE">
      <w:pPr>
        <w:pStyle w:val="115"/>
        <w:keepNext/>
        <w:spacing w:before="120" w:after="80" w:line="280" w:lineRule="exact"/>
        <w:ind w:firstLine="0"/>
        <w:jc w:val="center"/>
      </w:pPr>
      <w:r>
        <w:rPr>
          <w:rFonts w:ascii="Times New Roman" w:hAnsi="Times New Roman" w:eastAsia="宋体"/>
          <w:b w:val="0"/>
          <w:sz w:val="21"/>
        </w:rPr>
        <w:t>表5-89 B/C类、负荷分散系数1.15的持续时间情景比较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DA5BA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FA0A110">
            <w:pPr>
              <w:keepNext/>
              <w:spacing w:before="20" w:after="20" w:line="260" w:lineRule="exact"/>
              <w:ind w:firstLine="0" w:firstLineChars="0"/>
              <w:jc w:val="center"/>
            </w:pPr>
            <w:r>
              <w:rPr>
                <w:rFonts w:ascii="Times New Roman" w:hAnsi="Times New Roman" w:eastAsia="宋体"/>
                <w:b/>
                <w:sz w:val="18"/>
              </w:rPr>
              <w:t>95%峰值持续时间/h</w:t>
            </w:r>
          </w:p>
        </w:tc>
        <w:tc>
          <w:tcPr>
            <w:tcW w:w="1385" w:type="dxa"/>
            <w:tcMar>
              <w:left w:w="70" w:type="dxa"/>
              <w:right w:w="70" w:type="dxa"/>
            </w:tcMar>
            <w:vAlign w:val="center"/>
          </w:tcPr>
          <w:p w14:paraId="2297C08D">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89478C0">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6659C8C2">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1FD8EA67">
            <w:pPr>
              <w:keepNext/>
              <w:spacing w:before="20" w:after="20" w:line="260" w:lineRule="exact"/>
              <w:ind w:firstLine="0" w:firstLineChars="0"/>
              <w:jc w:val="center"/>
            </w:pPr>
            <w:r>
              <w:rPr>
                <w:rFonts w:ascii="Times New Roman" w:hAnsi="Times New Roman" w:eastAsia="宋体"/>
                <w:b/>
                <w:sz w:val="18"/>
              </w:rPr>
              <w:t>储能额定能量/MWh</w:t>
            </w:r>
          </w:p>
        </w:tc>
        <w:tc>
          <w:tcPr>
            <w:tcW w:w="1385" w:type="dxa"/>
            <w:tcMar>
              <w:left w:w="70" w:type="dxa"/>
              <w:right w:w="70" w:type="dxa"/>
            </w:tcMar>
            <w:vAlign w:val="center"/>
          </w:tcPr>
          <w:p w14:paraId="765A468F">
            <w:pPr>
              <w:keepNext/>
              <w:spacing w:before="20" w:after="20" w:line="260" w:lineRule="exact"/>
              <w:ind w:firstLine="0" w:firstLineChars="0"/>
              <w:jc w:val="center"/>
            </w:pPr>
            <w:r>
              <w:rPr>
                <w:rFonts w:ascii="Times New Roman" w:hAnsi="Times New Roman" w:eastAsia="宋体"/>
                <w:b/>
                <w:sz w:val="18"/>
              </w:rPr>
              <w:t>评价期费用现值/万元</w:t>
            </w:r>
          </w:p>
        </w:tc>
      </w:tr>
      <w:tr w14:paraId="71CEF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AB9C638">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FC9C9B6">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3681FAF2">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456AAE7B">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4688072">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6A5632">
            <w:pPr>
              <w:keepNext/>
              <w:spacing w:before="20" w:after="20" w:line="260" w:lineRule="exact"/>
              <w:ind w:firstLine="0" w:firstLineChars="0"/>
              <w:jc w:val="center"/>
            </w:pPr>
            <w:r>
              <w:rPr>
                <w:rFonts w:ascii="Times New Roman" w:hAnsi="Times New Roman" w:eastAsia="宋体"/>
                <w:b w:val="0"/>
                <w:sz w:val="18"/>
              </w:rPr>
              <w:t>1984.06</w:t>
            </w:r>
          </w:p>
        </w:tc>
      </w:tr>
      <w:tr w14:paraId="500B0D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386A827">
            <w:pPr>
              <w:keepNext/>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388C1CE6">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3AD5493C">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522C3803">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A51567F">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7400AC9">
            <w:pPr>
              <w:keepNext/>
              <w:spacing w:before="20" w:after="20" w:line="260" w:lineRule="exact"/>
              <w:ind w:firstLine="0" w:firstLineChars="0"/>
              <w:jc w:val="center"/>
            </w:pPr>
            <w:r>
              <w:rPr>
                <w:rFonts w:ascii="Times New Roman" w:hAnsi="Times New Roman" w:eastAsia="宋体"/>
                <w:b w:val="0"/>
                <w:sz w:val="18"/>
              </w:rPr>
              <w:t>1984.06</w:t>
            </w:r>
          </w:p>
        </w:tc>
      </w:tr>
      <w:tr w14:paraId="14743A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010170E">
            <w:pPr>
              <w:keepNext/>
              <w:spacing w:before="20" w:after="20" w:line="260" w:lineRule="exact"/>
              <w:ind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6CE7FD58">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5089A8EF">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355A0BD8">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FCA27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000959">
            <w:pPr>
              <w:keepNext/>
              <w:spacing w:before="20" w:after="20" w:line="260" w:lineRule="exact"/>
              <w:ind w:firstLine="0" w:firstLineChars="0"/>
              <w:jc w:val="center"/>
            </w:pPr>
            <w:r>
              <w:rPr>
                <w:rFonts w:ascii="Times New Roman" w:hAnsi="Times New Roman" w:eastAsia="宋体"/>
                <w:b w:val="0"/>
                <w:sz w:val="18"/>
              </w:rPr>
              <w:t>1984.06</w:t>
            </w:r>
          </w:p>
        </w:tc>
      </w:tr>
      <w:tr w14:paraId="206EC1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24E8AD">
            <w:pPr>
              <w:keepNext/>
              <w:spacing w:before="20" w:after="20" w:line="260" w:lineRule="exact"/>
              <w:ind w:firstLine="0" w:firstLineChars="0"/>
              <w:jc w:val="center"/>
            </w:pPr>
            <w:r>
              <w:rPr>
                <w:rFonts w:ascii="Times New Roman" w:hAnsi="Times New Roman" w:eastAsia="宋体"/>
                <w:b w:val="0"/>
                <w:sz w:val="18"/>
              </w:rPr>
              <w:t>4.00</w:t>
            </w:r>
          </w:p>
        </w:tc>
        <w:tc>
          <w:tcPr>
            <w:tcW w:w="1385" w:type="dxa"/>
            <w:tcMar>
              <w:left w:w="70" w:type="dxa"/>
              <w:right w:w="70" w:type="dxa"/>
            </w:tcMar>
            <w:vAlign w:val="center"/>
          </w:tcPr>
          <w:p w14:paraId="7F73BC86">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1F4AF22D">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69BF2351">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6480347">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832FFBE">
            <w:pPr>
              <w:keepNext/>
              <w:spacing w:before="20" w:after="20" w:line="260" w:lineRule="exact"/>
              <w:ind w:firstLine="0" w:firstLineChars="0"/>
              <w:jc w:val="center"/>
            </w:pPr>
            <w:r>
              <w:rPr>
                <w:rFonts w:ascii="Times New Roman" w:hAnsi="Times New Roman" w:eastAsia="宋体"/>
                <w:b w:val="0"/>
                <w:sz w:val="18"/>
              </w:rPr>
              <w:t>1984.06</w:t>
            </w:r>
          </w:p>
        </w:tc>
      </w:tr>
      <w:tr w14:paraId="2E785A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37F2EBA">
            <w:pPr>
              <w:keepNext w:val="0"/>
              <w:spacing w:before="20" w:after="20" w:line="260" w:lineRule="exact"/>
              <w:ind w:firstLine="0" w:firstLineChars="0"/>
              <w:jc w:val="center"/>
            </w:pPr>
            <w:r>
              <w:rPr>
                <w:rFonts w:ascii="Times New Roman" w:hAnsi="Times New Roman" w:eastAsia="宋体"/>
                <w:b w:val="0"/>
                <w:sz w:val="18"/>
              </w:rPr>
              <w:t>6.00</w:t>
            </w:r>
          </w:p>
        </w:tc>
        <w:tc>
          <w:tcPr>
            <w:tcW w:w="1385" w:type="dxa"/>
            <w:tcMar>
              <w:left w:w="70" w:type="dxa"/>
              <w:right w:w="70" w:type="dxa"/>
            </w:tcMar>
            <w:vAlign w:val="center"/>
          </w:tcPr>
          <w:p w14:paraId="5BF85470">
            <w:pPr>
              <w:keepNext w:val="0"/>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6DD26DEB">
            <w:pPr>
              <w:keepNext w:val="0"/>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698EBCEA">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7D25A12">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4C33182">
            <w:pPr>
              <w:keepNext w:val="0"/>
              <w:spacing w:before="20" w:after="20" w:line="260" w:lineRule="exact"/>
              <w:ind w:firstLine="0" w:firstLineChars="0"/>
              <w:jc w:val="center"/>
            </w:pPr>
            <w:r>
              <w:rPr>
                <w:rFonts w:ascii="Times New Roman" w:hAnsi="Times New Roman" w:eastAsia="宋体"/>
                <w:b w:val="0"/>
                <w:sz w:val="18"/>
              </w:rPr>
              <w:t>1984.06</w:t>
            </w:r>
          </w:p>
        </w:tc>
      </w:tr>
    </w:tbl>
    <w:p w14:paraId="2DAB0CEC">
      <w:pPr>
        <w:pStyle w:val="2"/>
        <w:widowControl/>
        <w:spacing w:before="0" w:after="0" w:line="348" w:lineRule="exact"/>
        <w:ind w:firstLine="480"/>
        <w:jc w:val="both"/>
      </w:pPr>
      <w:r>
        <w:rPr>
          <w:rFonts w:ascii="Times New Roman" w:hAnsi="Times New Roman" w:eastAsia="方正仿宋_GBK"/>
          <w:b w:val="0"/>
          <w:sz w:val="24"/>
        </w:rPr>
        <w:t>95%峰值持续时间由1.00 h延长至6.00 h，容载比由1.92变为1.92，公用主变总容量由450.00 MVA变为450.00 MVA。储能额定能量由0.00 MWh变为0.00 MWh，评价期费用现值由1984.06万元变为1984.06万元。持续时间通过储能可持续功率影响配置；由主变与联络满足需求的条件可以保持相同容量。</w:t>
      </w:r>
    </w:p>
    <w:p w14:paraId="10EDE0E7">
      <w:pPr>
        <w:pStyle w:val="2"/>
        <w:widowControl/>
        <w:spacing w:before="0" w:after="0" w:line="348" w:lineRule="exact"/>
        <w:ind w:firstLine="480"/>
        <w:jc w:val="both"/>
      </w:pPr>
      <w:r>
        <w:rPr>
          <w:rFonts w:ascii="Times New Roman" w:hAnsi="Times New Roman" w:eastAsia="方正仿宋_GBK"/>
          <w:b w:val="0"/>
          <w:sz w:val="24"/>
        </w:rPr>
        <w:t>当不同持续时间对应相同主变容量时，额外能量要求可表现为储能柜数及费用的增加；当储能增加后的费用超过相应主变建设费用时，所选主变规格可能发生调整。相邻场景的设备组合由各站容量缺口共同确定，因此增加持续时间并不要求每一组容载比均按相同步幅提高。</w:t>
      </w:r>
    </w:p>
    <w:p w14:paraId="325AFE3E">
      <w:pPr>
        <w:pStyle w:val="5"/>
        <w:keepNext/>
        <w:numPr>
          <w:ilvl w:val="0"/>
          <w:numId w:val="0"/>
        </w:numPr>
        <w:spacing w:before="160" w:after="120" w:line="390" w:lineRule="exact"/>
        <w:ind w:firstLine="0"/>
      </w:pPr>
      <w:bookmarkStart w:id="282" w:name="主变与储能单位功率投资比的分类比较"/>
      <w:r>
        <w:rPr>
          <w:rFonts w:ascii="Times New Roman" w:hAnsi="Times New Roman" w:eastAsia="方正仿宋_GBK"/>
          <w:b/>
          <w:sz w:val="26"/>
        </w:rPr>
        <w:t>5.6.8 主变与储能单位功率投资比的分类比较</w:t>
      </w:r>
      <w:bookmarkEnd w:id="282"/>
    </w:p>
    <w:p w14:paraId="044469EB">
      <w:pPr>
        <w:pStyle w:val="115"/>
        <w:widowControl/>
        <w:spacing w:before="0" w:after="0" w:line="348" w:lineRule="exact"/>
        <w:ind w:firstLine="480"/>
        <w:jc w:val="both"/>
      </w:pPr>
      <w:r>
        <w:rPr>
          <w:rFonts w:ascii="Times New Roman" w:hAnsi="Times New Roman" w:eastAsia="方正仿宋_GBK"/>
          <w:b w:val="0"/>
          <w:sz w:val="24"/>
        </w:rPr>
        <w:t>储能采购价格变化会改变主变与储能单位功率投资比。在主变价格保持不变时，储能价格下降使该比值提高，表示储能相对于主变更便宜。本节固定分布式电源装机渗透率1.80、年最大净负荷平均增长率4.00%、95%峰值持续时间3 h，以架空为主线路基准价比较三档储能价格。价格倍数分别为0.50、1.00和1.25，技术能力及供电条件保持一致。</w:t>
      </w:r>
    </w:p>
    <w:p w14:paraId="221914E6">
      <w:pPr>
        <w:pStyle w:val="2"/>
        <w:widowControl/>
        <w:spacing w:before="0" w:after="0" w:line="348" w:lineRule="exact"/>
        <w:ind w:firstLine="480"/>
        <w:jc w:val="both"/>
      </w:pPr>
      <w:r>
        <w:rPr>
          <w:rFonts w:ascii="Times New Roman" w:hAnsi="Times New Roman" w:eastAsia="方正仿宋_GBK"/>
          <w:b w:val="0"/>
          <w:sz w:val="24"/>
        </w:rPr>
        <w:t>价格分析需要同时观察容载比和储能规模。容载比相同的方案仍可能因储能柜数或站间负荷分配不同而具有不同费用；容载比变化则表示公用主变总容量发生调整。下表并列这些结果，以说明相对价格通过工程措施选择影响推荐区间的过程。</w:t>
      </w:r>
    </w:p>
    <w:p w14:paraId="747112B9">
      <w:pPr>
        <w:pStyle w:val="7"/>
        <w:keepNext/>
        <w:pageBreakBefore/>
        <w:numPr>
          <w:ilvl w:val="0"/>
          <w:numId w:val="0"/>
        </w:numPr>
        <w:spacing w:before="160" w:after="120" w:line="360" w:lineRule="exact"/>
        <w:ind w:firstLine="0"/>
      </w:pPr>
      <w:bookmarkStart w:id="283" w:name="a类供电区域负荷分散系数1.00-3"/>
      <w:r>
        <w:rPr>
          <w:rFonts w:ascii="Times New Roman" w:hAnsi="Times New Roman" w:eastAsia="方正仿宋_GBK"/>
          <w:b/>
          <w:sz w:val="24"/>
        </w:rPr>
        <w:t>A类供电区域，负荷分散系数1.00</w:t>
      </w:r>
      <w:bookmarkEnd w:id="283"/>
    </w:p>
    <w:p w14:paraId="49F88238">
      <w:pPr>
        <w:pStyle w:val="115"/>
        <w:keepNext/>
        <w:spacing w:before="120" w:after="80" w:line="280" w:lineRule="exact"/>
        <w:ind w:firstLine="0"/>
        <w:jc w:val="center"/>
      </w:pPr>
      <w:r>
        <w:rPr>
          <w:rFonts w:ascii="Times New Roman" w:hAnsi="Times New Roman" w:eastAsia="宋体"/>
          <w:b w:val="0"/>
          <w:sz w:val="21"/>
        </w:rPr>
        <w:t>表5-90 A类、负荷分散系数1.00的储能投资比比较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F57E9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EDCC086">
            <w:pPr>
              <w:keepNext/>
              <w:spacing w:before="20" w:after="20" w:line="260" w:lineRule="exact"/>
              <w:ind w:firstLine="0" w:firstLineChars="0"/>
              <w:jc w:val="center"/>
            </w:pPr>
            <w:r>
              <w:rPr>
                <w:rFonts w:ascii="Times New Roman" w:hAnsi="Times New Roman" w:eastAsia="宋体"/>
                <w:b/>
                <w:sz w:val="18"/>
              </w:rPr>
              <w:t>储能价格倍数</w:t>
            </w:r>
          </w:p>
        </w:tc>
        <w:tc>
          <w:tcPr>
            <w:tcW w:w="1385" w:type="dxa"/>
            <w:tcMar>
              <w:left w:w="70" w:type="dxa"/>
              <w:right w:w="70" w:type="dxa"/>
            </w:tcMar>
            <w:vAlign w:val="center"/>
          </w:tcPr>
          <w:p w14:paraId="5DC4EC4A">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41F7AEDE">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6D5E00F">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41406C42">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01B3783">
            <w:pPr>
              <w:keepNext/>
              <w:spacing w:before="20" w:after="20" w:line="260" w:lineRule="exact"/>
              <w:ind w:firstLine="0" w:firstLineChars="0"/>
              <w:jc w:val="center"/>
            </w:pPr>
            <w:r>
              <w:rPr>
                <w:rFonts w:ascii="Times New Roman" w:hAnsi="Times New Roman" w:eastAsia="宋体"/>
                <w:b/>
                <w:sz w:val="18"/>
              </w:rPr>
              <w:t>评价期费用现值/万元</w:t>
            </w:r>
          </w:p>
        </w:tc>
      </w:tr>
      <w:tr w14:paraId="4DA733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58DDE7">
            <w:pPr>
              <w:keepNext/>
              <w:spacing w:before="20" w:after="20" w:line="260" w:lineRule="exact"/>
              <w:ind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46F1C077">
            <w:pPr>
              <w:keepNext/>
              <w:spacing w:before="20" w:after="20" w:line="260" w:lineRule="exact"/>
              <w:ind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B9D2080">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89CA339">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8FB6C8F">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629BC18">
            <w:pPr>
              <w:keepNext/>
              <w:spacing w:before="20" w:after="20" w:line="260" w:lineRule="exact"/>
              <w:ind w:firstLine="0" w:firstLineChars="0"/>
              <w:jc w:val="center"/>
            </w:pPr>
            <w:r>
              <w:rPr>
                <w:rFonts w:ascii="Times New Roman" w:hAnsi="Times New Roman" w:eastAsia="宋体"/>
                <w:b w:val="0"/>
                <w:sz w:val="18"/>
              </w:rPr>
              <w:t>1742.40</w:t>
            </w:r>
          </w:p>
        </w:tc>
      </w:tr>
      <w:tr w14:paraId="0E003F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5B7EF6D">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258189BC">
            <w:pPr>
              <w:keepNext/>
              <w:spacing w:before="20" w:after="20" w:line="260" w:lineRule="exact"/>
              <w:ind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6C12A07B">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5F9B2772">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E4AE7B0">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BB13252">
            <w:pPr>
              <w:keepNext/>
              <w:spacing w:before="20" w:after="20" w:line="260" w:lineRule="exact"/>
              <w:ind w:firstLine="0" w:firstLineChars="0"/>
              <w:jc w:val="center"/>
            </w:pPr>
            <w:r>
              <w:rPr>
                <w:rFonts w:ascii="Times New Roman" w:hAnsi="Times New Roman" w:eastAsia="宋体"/>
                <w:b w:val="0"/>
                <w:sz w:val="18"/>
              </w:rPr>
              <w:t>1742.40</w:t>
            </w:r>
          </w:p>
        </w:tc>
      </w:tr>
      <w:tr w14:paraId="4F24A2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63689F7">
            <w:pPr>
              <w:keepNext w:val="0"/>
              <w:spacing w:before="20" w:after="20" w:line="260" w:lineRule="exact"/>
              <w:ind w:firstLine="0" w:firstLineChars="0"/>
              <w:jc w:val="center"/>
            </w:pPr>
            <w:r>
              <w:rPr>
                <w:rFonts w:ascii="Times New Roman" w:hAnsi="Times New Roman" w:eastAsia="宋体"/>
                <w:b w:val="0"/>
                <w:sz w:val="18"/>
              </w:rPr>
              <w:t>0.50</w:t>
            </w:r>
          </w:p>
        </w:tc>
        <w:tc>
          <w:tcPr>
            <w:tcW w:w="1385" w:type="dxa"/>
            <w:tcMar>
              <w:left w:w="70" w:type="dxa"/>
              <w:right w:w="70" w:type="dxa"/>
            </w:tcMar>
            <w:vAlign w:val="center"/>
          </w:tcPr>
          <w:p w14:paraId="002FBABC">
            <w:pPr>
              <w:keepNext w:val="0"/>
              <w:spacing w:before="20" w:after="20" w:line="260" w:lineRule="exact"/>
              <w:ind w:firstLine="0" w:firstLineChars="0"/>
              <w:jc w:val="center"/>
            </w:pPr>
            <w:r>
              <w:rPr>
                <w:rFonts w:ascii="Times New Roman" w:hAnsi="Times New Roman" w:eastAsia="宋体"/>
                <w:b w:val="0"/>
                <w:sz w:val="18"/>
              </w:rPr>
              <w:t>0.12</w:t>
            </w:r>
          </w:p>
        </w:tc>
        <w:tc>
          <w:tcPr>
            <w:tcW w:w="1385" w:type="dxa"/>
            <w:tcMar>
              <w:left w:w="70" w:type="dxa"/>
              <w:right w:w="70" w:type="dxa"/>
            </w:tcMar>
            <w:vAlign w:val="center"/>
          </w:tcPr>
          <w:p w14:paraId="52B72A84">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3A238AC5">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E24BF6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3D648B5">
            <w:pPr>
              <w:keepNext w:val="0"/>
              <w:spacing w:before="20" w:after="20" w:line="260" w:lineRule="exact"/>
              <w:ind w:firstLine="0" w:firstLineChars="0"/>
              <w:jc w:val="center"/>
            </w:pPr>
            <w:r>
              <w:rPr>
                <w:rFonts w:ascii="Times New Roman" w:hAnsi="Times New Roman" w:eastAsia="宋体"/>
                <w:b w:val="0"/>
                <w:sz w:val="18"/>
              </w:rPr>
              <w:t>1742.40</w:t>
            </w:r>
          </w:p>
        </w:tc>
      </w:tr>
    </w:tbl>
    <w:p w14:paraId="795AA2DE">
      <w:pPr>
        <w:pStyle w:val="2"/>
        <w:widowControl/>
        <w:spacing w:before="0" w:after="0" w:line="348" w:lineRule="exact"/>
        <w:ind w:firstLine="480"/>
        <w:jc w:val="both"/>
      </w:pPr>
      <w:r>
        <w:rPr>
          <w:rFonts w:ascii="Times New Roman" w:hAnsi="Times New Roman" w:eastAsia="方正仿宋_GBK"/>
          <w:b w:val="0"/>
          <w:sz w:val="24"/>
        </w:rPr>
        <w:t>主变与储能单位功率投资比由0.05提高至0.12，容载比由1.88变为1.88，储能额定功率由0.00 MW变为0.00 MW。评价期费用现值由1742.40万元变为1742.40万元。相对价格变化首先影响所需储能的费用，是否调整主变容量还取决于局部容量缺口及持续时间。</w:t>
      </w:r>
    </w:p>
    <w:p w14:paraId="52EDF658">
      <w:pPr>
        <w:pStyle w:val="2"/>
        <w:widowControl/>
        <w:spacing w:before="0" w:after="0" w:line="348" w:lineRule="exact"/>
        <w:ind w:firstLine="480"/>
        <w:jc w:val="both"/>
      </w:pPr>
      <w:r>
        <w:rPr>
          <w:rFonts w:ascii="Times New Roman" w:hAnsi="Times New Roman" w:eastAsia="方正仿宋_GBK"/>
          <w:b w:val="0"/>
          <w:sz w:val="24"/>
        </w:rPr>
        <w:t>对于储能价格较低且容量缺口持续时间较短的站点，储能能够以较小建设规模补充局部需求。对持续时间较长或N-1后缺口较大的站点，主变增容和扩建仍可能具有较低的评价期费用。分类推荐将投资比与持续时间同时列出，避免仅依据单柜价格判断配置方向。</w:t>
      </w:r>
    </w:p>
    <w:p w14:paraId="5F642158">
      <w:pPr>
        <w:pStyle w:val="7"/>
        <w:keepNext/>
        <w:numPr>
          <w:ilvl w:val="0"/>
          <w:numId w:val="0"/>
        </w:numPr>
        <w:spacing w:before="160" w:after="120" w:line="360" w:lineRule="exact"/>
        <w:ind w:firstLine="0"/>
      </w:pPr>
      <w:bookmarkStart w:id="284" w:name="a类供电区域负荷分散系数1.15-3"/>
      <w:r>
        <w:rPr>
          <w:rFonts w:ascii="Times New Roman" w:hAnsi="Times New Roman" w:eastAsia="方正仿宋_GBK"/>
          <w:b/>
          <w:sz w:val="24"/>
        </w:rPr>
        <w:t>A类供电区域，负荷分散系数1.15</w:t>
      </w:r>
      <w:bookmarkEnd w:id="284"/>
    </w:p>
    <w:p w14:paraId="641311D1">
      <w:pPr>
        <w:pStyle w:val="115"/>
        <w:keepNext/>
        <w:spacing w:before="120" w:after="80" w:line="280" w:lineRule="exact"/>
        <w:ind w:firstLine="0"/>
        <w:jc w:val="center"/>
      </w:pPr>
      <w:r>
        <w:rPr>
          <w:rFonts w:ascii="Times New Roman" w:hAnsi="Times New Roman" w:eastAsia="宋体"/>
          <w:b w:val="0"/>
          <w:sz w:val="21"/>
        </w:rPr>
        <w:t>表5-91 A类、负荷分散系数1.15的储能投资比比较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9F3F2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2597993">
            <w:pPr>
              <w:keepNext/>
              <w:spacing w:before="20" w:after="20" w:line="260" w:lineRule="exact"/>
              <w:ind w:firstLine="0" w:firstLineChars="0"/>
              <w:jc w:val="center"/>
            </w:pPr>
            <w:r>
              <w:rPr>
                <w:rFonts w:ascii="Times New Roman" w:hAnsi="Times New Roman" w:eastAsia="宋体"/>
                <w:b/>
                <w:sz w:val="18"/>
              </w:rPr>
              <w:t>储能价格倍数</w:t>
            </w:r>
          </w:p>
        </w:tc>
        <w:tc>
          <w:tcPr>
            <w:tcW w:w="1385" w:type="dxa"/>
            <w:tcMar>
              <w:left w:w="70" w:type="dxa"/>
              <w:right w:w="70" w:type="dxa"/>
            </w:tcMar>
            <w:vAlign w:val="center"/>
          </w:tcPr>
          <w:p w14:paraId="79505AEB">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492E31FD">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780D4201">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5A55B7D2">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248C9BEB">
            <w:pPr>
              <w:keepNext/>
              <w:spacing w:before="20" w:after="20" w:line="260" w:lineRule="exact"/>
              <w:ind w:firstLine="0" w:firstLineChars="0"/>
              <w:jc w:val="center"/>
            </w:pPr>
            <w:r>
              <w:rPr>
                <w:rFonts w:ascii="Times New Roman" w:hAnsi="Times New Roman" w:eastAsia="宋体"/>
                <w:b/>
                <w:sz w:val="18"/>
              </w:rPr>
              <w:t>评价期费用现值/万元</w:t>
            </w:r>
          </w:p>
        </w:tc>
      </w:tr>
      <w:tr w14:paraId="7569F2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F668F2">
            <w:pPr>
              <w:keepNext/>
              <w:spacing w:before="20" w:after="20" w:line="260" w:lineRule="exact"/>
              <w:ind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1D1E0598">
            <w:pPr>
              <w:keepNext/>
              <w:spacing w:before="20" w:after="20" w:line="260" w:lineRule="exact"/>
              <w:ind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70004F6A">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178E9D8D">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82F6164">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B26092F">
            <w:pPr>
              <w:keepNext/>
              <w:spacing w:before="20" w:after="20" w:line="260" w:lineRule="exact"/>
              <w:ind w:firstLine="0" w:firstLineChars="0"/>
              <w:jc w:val="center"/>
            </w:pPr>
            <w:r>
              <w:rPr>
                <w:rFonts w:ascii="Times New Roman" w:hAnsi="Times New Roman" w:eastAsia="宋体"/>
                <w:b w:val="0"/>
                <w:sz w:val="18"/>
              </w:rPr>
              <w:t>2104.89</w:t>
            </w:r>
          </w:p>
        </w:tc>
      </w:tr>
      <w:tr w14:paraId="220C9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A09F75F">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47CDEE45">
            <w:pPr>
              <w:keepNext/>
              <w:spacing w:before="20" w:after="20" w:line="260" w:lineRule="exact"/>
              <w:ind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367E636C">
            <w:pPr>
              <w:keepNext/>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F341AFE">
            <w:pPr>
              <w:keepNext/>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A2A4BCE">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66BD2F9">
            <w:pPr>
              <w:keepNext/>
              <w:spacing w:before="20" w:after="20" w:line="260" w:lineRule="exact"/>
              <w:ind w:firstLine="0" w:firstLineChars="0"/>
              <w:jc w:val="center"/>
            </w:pPr>
            <w:r>
              <w:rPr>
                <w:rFonts w:ascii="Times New Roman" w:hAnsi="Times New Roman" w:eastAsia="宋体"/>
                <w:b w:val="0"/>
                <w:sz w:val="18"/>
              </w:rPr>
              <w:t>2104.89</w:t>
            </w:r>
          </w:p>
        </w:tc>
      </w:tr>
      <w:tr w14:paraId="34FBCF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223F9C">
            <w:pPr>
              <w:keepNext w:val="0"/>
              <w:spacing w:before="20" w:after="20" w:line="260" w:lineRule="exact"/>
              <w:ind w:firstLine="0" w:firstLineChars="0"/>
              <w:jc w:val="center"/>
            </w:pPr>
            <w:r>
              <w:rPr>
                <w:rFonts w:ascii="Times New Roman" w:hAnsi="Times New Roman" w:eastAsia="宋体"/>
                <w:b w:val="0"/>
                <w:sz w:val="18"/>
              </w:rPr>
              <w:t>0.50</w:t>
            </w:r>
          </w:p>
        </w:tc>
        <w:tc>
          <w:tcPr>
            <w:tcW w:w="1385" w:type="dxa"/>
            <w:tcMar>
              <w:left w:w="70" w:type="dxa"/>
              <w:right w:w="70" w:type="dxa"/>
            </w:tcMar>
            <w:vAlign w:val="center"/>
          </w:tcPr>
          <w:p w14:paraId="13C80A6A">
            <w:pPr>
              <w:keepNext w:val="0"/>
              <w:spacing w:before="20" w:after="20" w:line="260" w:lineRule="exact"/>
              <w:ind w:firstLine="0" w:firstLineChars="0"/>
              <w:jc w:val="center"/>
            </w:pPr>
            <w:r>
              <w:rPr>
                <w:rFonts w:ascii="Times New Roman" w:hAnsi="Times New Roman" w:eastAsia="宋体"/>
                <w:b w:val="0"/>
                <w:sz w:val="18"/>
              </w:rPr>
              <w:t>0.12</w:t>
            </w:r>
          </w:p>
        </w:tc>
        <w:tc>
          <w:tcPr>
            <w:tcW w:w="1385" w:type="dxa"/>
            <w:tcMar>
              <w:left w:w="70" w:type="dxa"/>
              <w:right w:w="70" w:type="dxa"/>
            </w:tcMar>
            <w:vAlign w:val="center"/>
          </w:tcPr>
          <w:p w14:paraId="73F886B3">
            <w:pPr>
              <w:keepNext w:val="0"/>
              <w:spacing w:before="20" w:after="20" w:line="260" w:lineRule="exact"/>
              <w:ind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4259EC89">
            <w:pPr>
              <w:keepNext w:val="0"/>
              <w:spacing w:before="20" w:after="20" w:line="260" w:lineRule="exact"/>
              <w:ind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C33AE13">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0F8006">
            <w:pPr>
              <w:keepNext w:val="0"/>
              <w:spacing w:before="20" w:after="20" w:line="260" w:lineRule="exact"/>
              <w:ind w:firstLine="0" w:firstLineChars="0"/>
              <w:jc w:val="center"/>
            </w:pPr>
            <w:r>
              <w:rPr>
                <w:rFonts w:ascii="Times New Roman" w:hAnsi="Times New Roman" w:eastAsia="宋体"/>
                <w:b w:val="0"/>
                <w:sz w:val="18"/>
              </w:rPr>
              <w:t>2104.89</w:t>
            </w:r>
          </w:p>
        </w:tc>
      </w:tr>
    </w:tbl>
    <w:p w14:paraId="446FC831">
      <w:pPr>
        <w:pStyle w:val="2"/>
        <w:widowControl/>
        <w:spacing w:before="0" w:after="0" w:line="348" w:lineRule="exact"/>
        <w:ind w:firstLine="480"/>
        <w:jc w:val="both"/>
      </w:pPr>
      <w:r>
        <w:rPr>
          <w:rFonts w:ascii="Times New Roman" w:hAnsi="Times New Roman" w:eastAsia="方正仿宋_GBK"/>
          <w:b w:val="0"/>
          <w:sz w:val="24"/>
        </w:rPr>
        <w:t>主变与储能单位功率投资比由0.05提高至0.12，容载比由1.88变为1.88，储能额定功率由0.00 MW变为0.00 MW。评价期费用现值由2104.89万元变为2104.89万元。相对价格变化首先影响所需储能的费用，是否调整主变容量还取决于局部容量缺口及持续时间。</w:t>
      </w:r>
    </w:p>
    <w:p w14:paraId="4BC7A280">
      <w:pPr>
        <w:pStyle w:val="2"/>
        <w:widowControl/>
        <w:spacing w:before="0" w:after="0" w:line="348" w:lineRule="exact"/>
        <w:ind w:firstLine="480"/>
        <w:jc w:val="both"/>
      </w:pPr>
      <w:r>
        <w:rPr>
          <w:rFonts w:ascii="Times New Roman" w:hAnsi="Times New Roman" w:eastAsia="方正仿宋_GBK"/>
          <w:b w:val="0"/>
          <w:sz w:val="24"/>
        </w:rPr>
        <w:t>对于储能价格较低且容量缺口持续时间较短的站点，储能能够以较小建设规模补充局部需求。对持续时间较长或N-1后缺口较大的站点，主变增容和扩建仍可能具有较低的评价期费用。分类推荐将投资比与持续时间同时列出，避免仅依据单柜价格判断配置方向。</w:t>
      </w:r>
    </w:p>
    <w:p w14:paraId="1968B625">
      <w:pPr>
        <w:pStyle w:val="7"/>
        <w:keepNext/>
        <w:pageBreakBefore/>
        <w:numPr>
          <w:ilvl w:val="0"/>
          <w:numId w:val="0"/>
        </w:numPr>
        <w:spacing w:before="160" w:after="120" w:line="360" w:lineRule="exact"/>
        <w:ind w:firstLine="0"/>
      </w:pPr>
      <w:bookmarkStart w:id="285" w:name="bc类供电区域负荷分散系数1.00-3"/>
      <w:r>
        <w:rPr>
          <w:rFonts w:ascii="Times New Roman" w:hAnsi="Times New Roman" w:eastAsia="方正仿宋_GBK"/>
          <w:b/>
          <w:sz w:val="24"/>
        </w:rPr>
        <w:t>B/C类供电区域，负荷分散系数1.00</w:t>
      </w:r>
      <w:bookmarkEnd w:id="285"/>
    </w:p>
    <w:p w14:paraId="6BB7ACA1">
      <w:pPr>
        <w:pStyle w:val="115"/>
        <w:keepNext/>
        <w:spacing w:before="120" w:after="80" w:line="280" w:lineRule="exact"/>
        <w:ind w:firstLine="0"/>
        <w:jc w:val="center"/>
      </w:pPr>
      <w:r>
        <w:rPr>
          <w:rFonts w:ascii="Times New Roman" w:hAnsi="Times New Roman" w:eastAsia="宋体"/>
          <w:b w:val="0"/>
          <w:sz w:val="21"/>
        </w:rPr>
        <w:t>表5-92 B/C类、负荷分散系数1.00的储能投资比比较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FDE9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C7903DB">
            <w:pPr>
              <w:keepNext/>
              <w:spacing w:before="20" w:after="20" w:line="260" w:lineRule="exact"/>
              <w:ind w:firstLine="0" w:firstLineChars="0"/>
              <w:jc w:val="center"/>
            </w:pPr>
            <w:r>
              <w:rPr>
                <w:rFonts w:ascii="Times New Roman" w:hAnsi="Times New Roman" w:eastAsia="宋体"/>
                <w:b/>
                <w:sz w:val="18"/>
              </w:rPr>
              <w:t>储能价格倍数</w:t>
            </w:r>
          </w:p>
        </w:tc>
        <w:tc>
          <w:tcPr>
            <w:tcW w:w="1385" w:type="dxa"/>
            <w:tcMar>
              <w:left w:w="70" w:type="dxa"/>
              <w:right w:w="70" w:type="dxa"/>
            </w:tcMar>
            <w:vAlign w:val="center"/>
          </w:tcPr>
          <w:p w14:paraId="30C0B44A">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6C09E65F">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75959D52">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471B4C1E">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7064A713">
            <w:pPr>
              <w:keepNext/>
              <w:spacing w:before="20" w:after="20" w:line="260" w:lineRule="exact"/>
              <w:ind w:firstLine="0" w:firstLineChars="0"/>
              <w:jc w:val="center"/>
            </w:pPr>
            <w:r>
              <w:rPr>
                <w:rFonts w:ascii="Times New Roman" w:hAnsi="Times New Roman" w:eastAsia="宋体"/>
                <w:b/>
                <w:sz w:val="18"/>
              </w:rPr>
              <w:t>评价期费用现值/万元</w:t>
            </w:r>
          </w:p>
        </w:tc>
      </w:tr>
      <w:tr w14:paraId="7CC442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E85505">
            <w:pPr>
              <w:keepNext/>
              <w:spacing w:before="20" w:after="20" w:line="260" w:lineRule="exact"/>
              <w:ind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3CCD848D">
            <w:pPr>
              <w:keepNext/>
              <w:spacing w:before="20" w:after="20" w:line="260" w:lineRule="exact"/>
              <w:ind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2B1D1E63">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69B64D51">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25069294">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4199A07">
            <w:pPr>
              <w:keepNext/>
              <w:spacing w:before="20" w:after="20" w:line="260" w:lineRule="exact"/>
              <w:ind w:firstLine="0" w:firstLineChars="0"/>
              <w:jc w:val="center"/>
            </w:pPr>
            <w:r>
              <w:rPr>
                <w:rFonts w:ascii="Times New Roman" w:hAnsi="Times New Roman" w:eastAsia="宋体"/>
                <w:b w:val="0"/>
                <w:sz w:val="18"/>
              </w:rPr>
              <w:t>1661.40</w:t>
            </w:r>
          </w:p>
        </w:tc>
      </w:tr>
      <w:tr w14:paraId="33178A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A3FF5B4">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011D873A">
            <w:pPr>
              <w:keepNext/>
              <w:spacing w:before="20" w:after="20" w:line="260" w:lineRule="exact"/>
              <w:ind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341607AD">
            <w:pPr>
              <w:keepNext/>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5B72E96C">
            <w:pPr>
              <w:keepNext/>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7FCAD282">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BBA7492">
            <w:pPr>
              <w:keepNext/>
              <w:spacing w:before="20" w:after="20" w:line="260" w:lineRule="exact"/>
              <w:ind w:firstLine="0" w:firstLineChars="0"/>
              <w:jc w:val="center"/>
            </w:pPr>
            <w:r>
              <w:rPr>
                <w:rFonts w:ascii="Times New Roman" w:hAnsi="Times New Roman" w:eastAsia="宋体"/>
                <w:b w:val="0"/>
                <w:sz w:val="18"/>
              </w:rPr>
              <w:t>1661.40</w:t>
            </w:r>
          </w:p>
        </w:tc>
      </w:tr>
      <w:tr w14:paraId="4859F5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9E7D2A">
            <w:pPr>
              <w:keepNext w:val="0"/>
              <w:spacing w:before="20" w:after="20" w:line="260" w:lineRule="exact"/>
              <w:ind w:firstLine="0" w:firstLineChars="0"/>
              <w:jc w:val="center"/>
            </w:pPr>
            <w:r>
              <w:rPr>
                <w:rFonts w:ascii="Times New Roman" w:hAnsi="Times New Roman" w:eastAsia="宋体"/>
                <w:b w:val="0"/>
                <w:sz w:val="18"/>
              </w:rPr>
              <w:t>0.50</w:t>
            </w:r>
          </w:p>
        </w:tc>
        <w:tc>
          <w:tcPr>
            <w:tcW w:w="1385" w:type="dxa"/>
            <w:tcMar>
              <w:left w:w="70" w:type="dxa"/>
              <w:right w:w="70" w:type="dxa"/>
            </w:tcMar>
            <w:vAlign w:val="center"/>
          </w:tcPr>
          <w:p w14:paraId="0617C44C">
            <w:pPr>
              <w:keepNext w:val="0"/>
              <w:spacing w:before="20" w:after="20" w:line="260" w:lineRule="exact"/>
              <w:ind w:firstLine="0" w:firstLineChars="0"/>
              <w:jc w:val="center"/>
            </w:pPr>
            <w:r>
              <w:rPr>
                <w:rFonts w:ascii="Times New Roman" w:hAnsi="Times New Roman" w:eastAsia="宋体"/>
                <w:b w:val="0"/>
                <w:sz w:val="18"/>
              </w:rPr>
              <w:t>0.12</w:t>
            </w:r>
          </w:p>
        </w:tc>
        <w:tc>
          <w:tcPr>
            <w:tcW w:w="1385" w:type="dxa"/>
            <w:tcMar>
              <w:left w:w="70" w:type="dxa"/>
              <w:right w:w="70" w:type="dxa"/>
            </w:tcMar>
            <w:vAlign w:val="center"/>
          </w:tcPr>
          <w:p w14:paraId="2FDD34D1">
            <w:pPr>
              <w:keepNext w:val="0"/>
              <w:spacing w:before="20" w:after="20" w:line="260" w:lineRule="exact"/>
              <w:ind w:firstLine="0" w:firstLineChars="0"/>
              <w:jc w:val="center"/>
            </w:pPr>
            <w:r>
              <w:rPr>
                <w:rFonts w:ascii="Times New Roman" w:hAnsi="Times New Roman" w:eastAsia="宋体"/>
                <w:b w:val="0"/>
                <w:sz w:val="18"/>
              </w:rPr>
              <w:t>1.81</w:t>
            </w:r>
          </w:p>
        </w:tc>
        <w:tc>
          <w:tcPr>
            <w:tcW w:w="1385" w:type="dxa"/>
            <w:tcMar>
              <w:left w:w="70" w:type="dxa"/>
              <w:right w:w="70" w:type="dxa"/>
            </w:tcMar>
            <w:vAlign w:val="center"/>
          </w:tcPr>
          <w:p w14:paraId="171B1866">
            <w:pPr>
              <w:keepNext w:val="0"/>
              <w:spacing w:before="20" w:after="20" w:line="260" w:lineRule="exact"/>
              <w:ind w:firstLine="0" w:firstLineChars="0"/>
              <w:jc w:val="center"/>
            </w:pPr>
            <w:r>
              <w:rPr>
                <w:rFonts w:ascii="Times New Roman" w:hAnsi="Times New Roman" w:eastAsia="宋体"/>
                <w:b w:val="0"/>
                <w:sz w:val="18"/>
              </w:rPr>
              <w:t>423.00</w:t>
            </w:r>
          </w:p>
        </w:tc>
        <w:tc>
          <w:tcPr>
            <w:tcW w:w="1385" w:type="dxa"/>
            <w:tcMar>
              <w:left w:w="70" w:type="dxa"/>
              <w:right w:w="70" w:type="dxa"/>
            </w:tcMar>
            <w:vAlign w:val="center"/>
          </w:tcPr>
          <w:p w14:paraId="5C835D64">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2F654B">
            <w:pPr>
              <w:keepNext w:val="0"/>
              <w:spacing w:before="20" w:after="20" w:line="260" w:lineRule="exact"/>
              <w:ind w:firstLine="0" w:firstLineChars="0"/>
              <w:jc w:val="center"/>
            </w:pPr>
            <w:r>
              <w:rPr>
                <w:rFonts w:ascii="Times New Roman" w:hAnsi="Times New Roman" w:eastAsia="宋体"/>
                <w:b w:val="0"/>
                <w:sz w:val="18"/>
              </w:rPr>
              <w:t>1661.40</w:t>
            </w:r>
          </w:p>
        </w:tc>
      </w:tr>
    </w:tbl>
    <w:p w14:paraId="754228D2">
      <w:pPr>
        <w:pStyle w:val="2"/>
        <w:widowControl/>
        <w:spacing w:before="0" w:after="0" w:line="348" w:lineRule="exact"/>
        <w:ind w:firstLine="480"/>
        <w:jc w:val="both"/>
      </w:pPr>
      <w:r>
        <w:rPr>
          <w:rFonts w:ascii="Times New Roman" w:hAnsi="Times New Roman" w:eastAsia="方正仿宋_GBK"/>
          <w:b w:val="0"/>
          <w:sz w:val="24"/>
        </w:rPr>
        <w:t>主变与储能单位功率投资比由0.05提高至0.12，容载比由1.81变为1.81，储能额定功率由0.00 MW变为0.00 MW。评价期费用现值由1661.40万元变为1661.40万元。相对价格变化首先影响所需储能的费用，是否调整主变容量还取决于局部容量缺口及持续时间。</w:t>
      </w:r>
    </w:p>
    <w:p w14:paraId="6AA28BB2">
      <w:pPr>
        <w:pStyle w:val="2"/>
        <w:widowControl/>
        <w:spacing w:before="0" w:after="0" w:line="348" w:lineRule="exact"/>
        <w:ind w:firstLine="480"/>
        <w:jc w:val="both"/>
      </w:pPr>
      <w:r>
        <w:rPr>
          <w:rFonts w:ascii="Times New Roman" w:hAnsi="Times New Roman" w:eastAsia="方正仿宋_GBK"/>
          <w:b w:val="0"/>
          <w:sz w:val="24"/>
        </w:rPr>
        <w:t>对于储能价格较低且容量缺口持续时间较短的站点，储能能够以较小建设规模补充局部需求。对持续时间较长或N-1后缺口较大的站点，主变增容和扩建仍可能具有较低的评价期费用。分类推荐将投资比与持续时间同时列出，避免仅依据单柜价格判断配置方向。</w:t>
      </w:r>
    </w:p>
    <w:p w14:paraId="08A9D050">
      <w:pPr>
        <w:pStyle w:val="7"/>
        <w:keepNext/>
        <w:numPr>
          <w:ilvl w:val="0"/>
          <w:numId w:val="0"/>
        </w:numPr>
        <w:spacing w:before="160" w:after="120" w:line="360" w:lineRule="exact"/>
        <w:ind w:firstLine="0"/>
      </w:pPr>
      <w:bookmarkStart w:id="286" w:name="bc类供电区域负荷分散系数1.15-3"/>
      <w:r>
        <w:rPr>
          <w:rFonts w:ascii="Times New Roman" w:hAnsi="Times New Roman" w:eastAsia="方正仿宋_GBK"/>
          <w:b/>
          <w:sz w:val="24"/>
        </w:rPr>
        <w:t>B/C类供电区域，负荷分散系数1.15</w:t>
      </w:r>
      <w:bookmarkEnd w:id="286"/>
    </w:p>
    <w:p w14:paraId="15D099D9">
      <w:pPr>
        <w:pStyle w:val="115"/>
        <w:keepNext/>
        <w:spacing w:before="120" w:after="80" w:line="280" w:lineRule="exact"/>
        <w:ind w:firstLine="0"/>
        <w:jc w:val="center"/>
      </w:pPr>
      <w:r>
        <w:rPr>
          <w:rFonts w:ascii="Times New Roman" w:hAnsi="Times New Roman" w:eastAsia="宋体"/>
          <w:b w:val="0"/>
          <w:sz w:val="21"/>
        </w:rPr>
        <w:t>表5-93 B/C类、负荷分散系数1.15的储能投资比比较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0F790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5B8A441">
            <w:pPr>
              <w:keepNext/>
              <w:spacing w:before="20" w:after="20" w:line="260" w:lineRule="exact"/>
              <w:ind w:firstLine="0" w:firstLineChars="0"/>
              <w:jc w:val="center"/>
            </w:pPr>
            <w:r>
              <w:rPr>
                <w:rFonts w:ascii="Times New Roman" w:hAnsi="Times New Roman" w:eastAsia="宋体"/>
                <w:b/>
                <w:sz w:val="18"/>
              </w:rPr>
              <w:t>储能价格倍数</w:t>
            </w:r>
          </w:p>
        </w:tc>
        <w:tc>
          <w:tcPr>
            <w:tcW w:w="1385" w:type="dxa"/>
            <w:tcMar>
              <w:left w:w="70" w:type="dxa"/>
              <w:right w:w="70" w:type="dxa"/>
            </w:tcMar>
            <w:vAlign w:val="center"/>
          </w:tcPr>
          <w:p w14:paraId="72DB6F68">
            <w:pPr>
              <w:keepNext/>
              <w:spacing w:before="20" w:after="20" w:line="260" w:lineRule="exact"/>
              <w:ind w:firstLine="0" w:firstLineChars="0"/>
              <w:jc w:val="center"/>
            </w:pPr>
            <w:r>
              <w:rPr>
                <w:rFonts w:ascii="Times New Roman" w:hAnsi="Times New Roman" w:eastAsia="宋体"/>
                <w:b/>
                <w:sz w:val="18"/>
              </w:rPr>
              <w:t>主变与储能单位功率投资比（3 h）</w:t>
            </w:r>
          </w:p>
        </w:tc>
        <w:tc>
          <w:tcPr>
            <w:tcW w:w="1385" w:type="dxa"/>
            <w:tcMar>
              <w:left w:w="70" w:type="dxa"/>
              <w:right w:w="70" w:type="dxa"/>
            </w:tcMar>
            <w:vAlign w:val="center"/>
          </w:tcPr>
          <w:p w14:paraId="7ADB268E">
            <w:pPr>
              <w:keepNext/>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F7EF4AD">
            <w:pPr>
              <w:keepNext/>
              <w:spacing w:before="20" w:after="20" w:line="260" w:lineRule="exact"/>
              <w:ind w:firstLine="0" w:firstLineChars="0"/>
              <w:jc w:val="center"/>
            </w:pPr>
            <w:r>
              <w:rPr>
                <w:rFonts w:ascii="Times New Roman" w:hAnsi="Times New Roman" w:eastAsia="宋体"/>
                <w:b/>
                <w:sz w:val="18"/>
              </w:rPr>
              <w:t>公用主变总容量/MVA</w:t>
            </w:r>
          </w:p>
        </w:tc>
        <w:tc>
          <w:tcPr>
            <w:tcW w:w="1385" w:type="dxa"/>
            <w:tcMar>
              <w:left w:w="70" w:type="dxa"/>
              <w:right w:w="70" w:type="dxa"/>
            </w:tcMar>
            <w:vAlign w:val="center"/>
          </w:tcPr>
          <w:p w14:paraId="62E959BC">
            <w:pPr>
              <w:keepNext/>
              <w:spacing w:before="20" w:after="20" w:line="260" w:lineRule="exact"/>
              <w:ind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9061A06">
            <w:pPr>
              <w:keepNext/>
              <w:spacing w:before="20" w:after="20" w:line="260" w:lineRule="exact"/>
              <w:ind w:firstLine="0" w:firstLineChars="0"/>
              <w:jc w:val="center"/>
            </w:pPr>
            <w:r>
              <w:rPr>
                <w:rFonts w:ascii="Times New Roman" w:hAnsi="Times New Roman" w:eastAsia="宋体"/>
                <w:b/>
                <w:sz w:val="18"/>
              </w:rPr>
              <w:t>评价期费用现值/万元</w:t>
            </w:r>
          </w:p>
        </w:tc>
      </w:tr>
      <w:tr w14:paraId="6AB043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D24331D">
            <w:pPr>
              <w:keepNext/>
              <w:spacing w:before="20" w:after="20" w:line="260" w:lineRule="exact"/>
              <w:ind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3EE02619">
            <w:pPr>
              <w:keepNext/>
              <w:spacing w:before="20" w:after="20" w:line="260" w:lineRule="exact"/>
              <w:ind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A3A54C4">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5CEBF04A">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620F799F">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D1CBD0D">
            <w:pPr>
              <w:keepNext/>
              <w:spacing w:before="20" w:after="20" w:line="260" w:lineRule="exact"/>
              <w:ind w:firstLine="0" w:firstLineChars="0"/>
              <w:jc w:val="center"/>
            </w:pPr>
            <w:r>
              <w:rPr>
                <w:rFonts w:ascii="Times New Roman" w:hAnsi="Times New Roman" w:eastAsia="宋体"/>
                <w:b w:val="0"/>
                <w:sz w:val="18"/>
              </w:rPr>
              <w:t>1984.06</w:t>
            </w:r>
          </w:p>
        </w:tc>
      </w:tr>
      <w:tr w14:paraId="6D7798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50DA792">
            <w:pPr>
              <w:keepNext/>
              <w:spacing w:before="20" w:after="20" w:line="260" w:lineRule="exact"/>
              <w:ind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EF201C3">
            <w:pPr>
              <w:keepNext/>
              <w:spacing w:before="20" w:after="20" w:line="260" w:lineRule="exact"/>
              <w:ind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30051BEB">
            <w:pPr>
              <w:keepNext/>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3A07DCA7">
            <w:pPr>
              <w:keepNext/>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79453BF8">
            <w:pPr>
              <w:keepNext/>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6069CB6">
            <w:pPr>
              <w:keepNext/>
              <w:spacing w:before="20" w:after="20" w:line="260" w:lineRule="exact"/>
              <w:ind w:firstLine="0" w:firstLineChars="0"/>
              <w:jc w:val="center"/>
            </w:pPr>
            <w:r>
              <w:rPr>
                <w:rFonts w:ascii="Times New Roman" w:hAnsi="Times New Roman" w:eastAsia="宋体"/>
                <w:b w:val="0"/>
                <w:sz w:val="18"/>
              </w:rPr>
              <w:t>1984.06</w:t>
            </w:r>
          </w:p>
        </w:tc>
      </w:tr>
      <w:tr w14:paraId="00F4CD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DC83F7D">
            <w:pPr>
              <w:keepNext w:val="0"/>
              <w:spacing w:before="20" w:after="20" w:line="260" w:lineRule="exact"/>
              <w:ind w:firstLine="0" w:firstLineChars="0"/>
              <w:jc w:val="center"/>
            </w:pPr>
            <w:r>
              <w:rPr>
                <w:rFonts w:ascii="Times New Roman" w:hAnsi="Times New Roman" w:eastAsia="宋体"/>
                <w:b w:val="0"/>
                <w:sz w:val="18"/>
              </w:rPr>
              <w:t>0.50</w:t>
            </w:r>
          </w:p>
        </w:tc>
        <w:tc>
          <w:tcPr>
            <w:tcW w:w="1385" w:type="dxa"/>
            <w:tcMar>
              <w:left w:w="70" w:type="dxa"/>
              <w:right w:w="70" w:type="dxa"/>
            </w:tcMar>
            <w:vAlign w:val="center"/>
          </w:tcPr>
          <w:p w14:paraId="50AAC635">
            <w:pPr>
              <w:keepNext w:val="0"/>
              <w:spacing w:before="20" w:after="20" w:line="260" w:lineRule="exact"/>
              <w:ind w:firstLine="0" w:firstLineChars="0"/>
              <w:jc w:val="center"/>
            </w:pPr>
            <w:r>
              <w:rPr>
                <w:rFonts w:ascii="Times New Roman" w:hAnsi="Times New Roman" w:eastAsia="宋体"/>
                <w:b w:val="0"/>
                <w:sz w:val="18"/>
              </w:rPr>
              <w:t>0.12</w:t>
            </w:r>
          </w:p>
        </w:tc>
        <w:tc>
          <w:tcPr>
            <w:tcW w:w="1385" w:type="dxa"/>
            <w:tcMar>
              <w:left w:w="70" w:type="dxa"/>
              <w:right w:w="70" w:type="dxa"/>
            </w:tcMar>
            <w:vAlign w:val="center"/>
          </w:tcPr>
          <w:p w14:paraId="7451C45E">
            <w:pPr>
              <w:keepNext w:val="0"/>
              <w:spacing w:before="20" w:after="20" w:line="260" w:lineRule="exact"/>
              <w:ind w:firstLine="0" w:firstLineChars="0"/>
              <w:jc w:val="center"/>
            </w:pPr>
            <w:r>
              <w:rPr>
                <w:rFonts w:ascii="Times New Roman" w:hAnsi="Times New Roman" w:eastAsia="宋体"/>
                <w:b w:val="0"/>
                <w:sz w:val="18"/>
              </w:rPr>
              <w:t>1.92</w:t>
            </w:r>
          </w:p>
        </w:tc>
        <w:tc>
          <w:tcPr>
            <w:tcW w:w="1385" w:type="dxa"/>
            <w:tcMar>
              <w:left w:w="70" w:type="dxa"/>
              <w:right w:w="70" w:type="dxa"/>
            </w:tcMar>
            <w:vAlign w:val="center"/>
          </w:tcPr>
          <w:p w14:paraId="61EBB7E8">
            <w:pPr>
              <w:keepNext w:val="0"/>
              <w:spacing w:before="20" w:after="20" w:line="260" w:lineRule="exact"/>
              <w:ind w:firstLine="0" w:firstLineChars="0"/>
              <w:jc w:val="center"/>
            </w:pPr>
            <w:r>
              <w:rPr>
                <w:rFonts w:ascii="Times New Roman" w:hAnsi="Times New Roman" w:eastAsia="宋体"/>
                <w:b w:val="0"/>
                <w:sz w:val="18"/>
              </w:rPr>
              <w:t>450.00</w:t>
            </w:r>
          </w:p>
        </w:tc>
        <w:tc>
          <w:tcPr>
            <w:tcW w:w="1385" w:type="dxa"/>
            <w:tcMar>
              <w:left w:w="70" w:type="dxa"/>
              <w:right w:w="70" w:type="dxa"/>
            </w:tcMar>
            <w:vAlign w:val="center"/>
          </w:tcPr>
          <w:p w14:paraId="45A41B1C">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51E7615">
            <w:pPr>
              <w:keepNext w:val="0"/>
              <w:spacing w:before="20" w:after="20" w:line="260" w:lineRule="exact"/>
              <w:ind w:firstLine="0" w:firstLineChars="0"/>
              <w:jc w:val="center"/>
            </w:pPr>
            <w:r>
              <w:rPr>
                <w:rFonts w:ascii="Times New Roman" w:hAnsi="Times New Roman" w:eastAsia="宋体"/>
                <w:b w:val="0"/>
                <w:sz w:val="18"/>
              </w:rPr>
              <w:t>1984.06</w:t>
            </w:r>
          </w:p>
        </w:tc>
      </w:tr>
    </w:tbl>
    <w:p w14:paraId="4321792C">
      <w:pPr>
        <w:pStyle w:val="2"/>
        <w:widowControl/>
        <w:spacing w:before="0" w:after="0" w:line="348" w:lineRule="exact"/>
        <w:ind w:firstLine="480"/>
        <w:jc w:val="both"/>
      </w:pPr>
      <w:r>
        <w:rPr>
          <w:rFonts w:ascii="Times New Roman" w:hAnsi="Times New Roman" w:eastAsia="方正仿宋_GBK"/>
          <w:b w:val="0"/>
          <w:sz w:val="24"/>
        </w:rPr>
        <w:t>主变与储能单位功率投资比由0.05提高至0.12，容载比由1.92变为1.92，储能额定功率由0.00 MW变为0.00 MW。评价期费用现值由1984.06万元变为1984.06万元。相对价格变化首先影响所需储能的费用，是否调整主变容量还取决于局部容量缺口及持续时间。</w:t>
      </w:r>
    </w:p>
    <w:p w14:paraId="7D6056B4">
      <w:pPr>
        <w:pStyle w:val="2"/>
        <w:widowControl/>
        <w:spacing w:before="0" w:after="0" w:line="348" w:lineRule="exact"/>
        <w:ind w:firstLine="480"/>
        <w:jc w:val="both"/>
      </w:pPr>
      <w:r>
        <w:rPr>
          <w:rFonts w:ascii="Times New Roman" w:hAnsi="Times New Roman" w:eastAsia="方正仿宋_GBK"/>
          <w:b w:val="0"/>
          <w:sz w:val="24"/>
        </w:rPr>
        <w:t>对于储能价格较低且容量缺口持续时间较短的站点，储能能够以较小建设规模补充局部需求。对持续时间较长或N-1后缺口较大的站点，主变增容和扩建仍可能具有较低的评价期费用。分类推荐将投资比与持续时间同时列出，避免仅依据单柜价格判断配置方向。</w:t>
      </w:r>
    </w:p>
    <w:p w14:paraId="0D7A6844">
      <w:pPr>
        <w:pStyle w:val="2"/>
        <w:widowControl/>
        <w:spacing w:before="0" w:after="0" w:line="348" w:lineRule="exact"/>
        <w:ind w:firstLine="480"/>
        <w:jc w:val="both"/>
      </w:pPr>
      <w:r>
        <w:rPr>
          <w:rFonts w:ascii="Times New Roman" w:hAnsi="Times New Roman" w:eastAsia="方正仿宋_GBK"/>
          <w:b w:val="0"/>
          <w:sz w:val="24"/>
        </w:rPr>
        <w:t>上述分类比较表明，主变与线路单位功率投资比、主变与储能单位功率投资比均应进入经济分析。前者在部分条件下改变新增联络与主变容量的组合，后者联系储能价格和可持续功率，两者共同影响方案费用。两类比值采用不同的物理分母，只有结合转供能力、峰值持续时间和站级容量约束，才能解释相应容载比变化。</w:t>
      </w:r>
    </w:p>
    <w:p w14:paraId="28574D74">
      <w:pPr>
        <w:pStyle w:val="5"/>
        <w:keepNext/>
        <w:numPr>
          <w:ilvl w:val="0"/>
          <w:numId w:val="0"/>
        </w:numPr>
        <w:spacing w:before="160" w:after="120" w:line="390" w:lineRule="exact"/>
        <w:ind w:firstLine="0"/>
      </w:pPr>
      <w:bookmarkStart w:id="287" w:name="分类推荐区间的宽度与取值差异"/>
      <w:r>
        <w:rPr>
          <w:rFonts w:ascii="Times New Roman" w:hAnsi="Times New Roman" w:eastAsia="方正仿宋_GBK"/>
          <w:b/>
          <w:sz w:val="26"/>
        </w:rPr>
        <w:t>5.6.9 分类推荐区间的宽度与取值差异</w:t>
      </w:r>
      <w:bookmarkEnd w:id="287"/>
    </w:p>
    <w:p w14:paraId="382706AD">
      <w:pPr>
        <w:pStyle w:val="115"/>
        <w:widowControl/>
        <w:spacing w:before="0" w:after="0" w:line="348" w:lineRule="exact"/>
        <w:ind w:firstLine="480"/>
        <w:jc w:val="both"/>
      </w:pPr>
      <w:r>
        <w:rPr>
          <w:rFonts w:ascii="Times New Roman" w:hAnsi="Times New Roman" w:eastAsia="方正仿宋_GBK"/>
          <w:b w:val="0"/>
          <w:sz w:val="24"/>
        </w:rPr>
        <w:t>推荐区间的宽度反映同一分类内已计算容量配置的差异。供电区域类别和负荷分散系数确定后，分布式电源装机渗透率、增长水平及持续时间仍采用一定范围，因此每一行可包含多种主变与储能组合。按各行容载比最大值减去最小值，得到以下宽度统计。</w:t>
      </w:r>
    </w:p>
    <w:p w14:paraId="55DBEEEC">
      <w:pPr>
        <w:pStyle w:val="2"/>
        <w:keepNext/>
        <w:spacing w:before="120" w:after="80" w:line="280" w:lineRule="exact"/>
        <w:ind w:firstLine="0"/>
        <w:jc w:val="center"/>
      </w:pPr>
      <w:r>
        <w:rPr>
          <w:rFonts w:ascii="Times New Roman" w:hAnsi="Times New Roman" w:eastAsia="宋体"/>
          <w:b w:val="0"/>
          <w:sz w:val="21"/>
        </w:rPr>
        <w:t>表5-94 不同类别推荐区间的宽度统计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A6648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B55D1A3">
            <w:pPr>
              <w:keepNext/>
              <w:spacing w:before="20" w:after="20" w:line="260" w:lineRule="exact"/>
              <w:ind w:firstLine="0" w:firstLineChars="0"/>
              <w:jc w:val="center"/>
            </w:pPr>
            <w:r>
              <w:rPr>
                <w:rFonts w:ascii="Times New Roman" w:hAnsi="Times New Roman" w:eastAsia="宋体"/>
                <w:b/>
                <w:sz w:val="18"/>
              </w:rPr>
              <w:t>供电区域类别</w:t>
            </w:r>
          </w:p>
        </w:tc>
        <w:tc>
          <w:tcPr>
            <w:tcW w:w="1039" w:type="dxa"/>
            <w:tcMar>
              <w:left w:w="70" w:type="dxa"/>
              <w:right w:w="70" w:type="dxa"/>
            </w:tcMar>
            <w:vAlign w:val="center"/>
          </w:tcPr>
          <w:p w14:paraId="30B2E277">
            <w:pPr>
              <w:keepNext/>
              <w:spacing w:before="20" w:after="20" w:line="260" w:lineRule="exact"/>
              <w:ind w:firstLine="0" w:firstLineChars="0"/>
              <w:jc w:val="center"/>
            </w:pPr>
            <w:r>
              <w:rPr>
                <w:rFonts w:ascii="Times New Roman" w:hAnsi="Times New Roman" w:eastAsia="宋体"/>
                <w:b/>
                <w:sz w:val="18"/>
              </w:rPr>
              <w:t>负荷分散系数</w:t>
            </w:r>
          </w:p>
        </w:tc>
        <w:tc>
          <w:tcPr>
            <w:tcW w:w="1039" w:type="dxa"/>
            <w:tcMar>
              <w:left w:w="70" w:type="dxa"/>
              <w:right w:w="70" w:type="dxa"/>
            </w:tcMar>
            <w:vAlign w:val="center"/>
          </w:tcPr>
          <w:p w14:paraId="594BD886">
            <w:pPr>
              <w:keepNext/>
              <w:spacing w:before="20" w:after="20" w:line="260" w:lineRule="exact"/>
              <w:ind w:firstLine="0" w:firstLineChars="0"/>
              <w:jc w:val="center"/>
            </w:pPr>
            <w:r>
              <w:rPr>
                <w:rFonts w:ascii="Times New Roman" w:hAnsi="Times New Roman" w:eastAsia="宋体"/>
                <w:b/>
                <w:sz w:val="18"/>
              </w:rPr>
              <w:t>线路类型</w:t>
            </w:r>
          </w:p>
        </w:tc>
        <w:tc>
          <w:tcPr>
            <w:tcW w:w="1039" w:type="dxa"/>
            <w:tcMar>
              <w:left w:w="70" w:type="dxa"/>
              <w:right w:w="70" w:type="dxa"/>
            </w:tcMar>
            <w:vAlign w:val="center"/>
          </w:tcPr>
          <w:p w14:paraId="25E93815">
            <w:pPr>
              <w:keepNext/>
              <w:spacing w:before="20" w:after="20" w:line="260" w:lineRule="exact"/>
              <w:ind w:firstLine="0" w:firstLineChars="0"/>
              <w:jc w:val="center"/>
            </w:pPr>
            <w:r>
              <w:rPr>
                <w:rFonts w:ascii="Times New Roman" w:hAnsi="Times New Roman" w:eastAsia="宋体"/>
                <w:b/>
                <w:sz w:val="18"/>
              </w:rPr>
              <w:t>区间数</w:t>
            </w:r>
          </w:p>
        </w:tc>
        <w:tc>
          <w:tcPr>
            <w:tcW w:w="1039" w:type="dxa"/>
            <w:tcMar>
              <w:left w:w="70" w:type="dxa"/>
              <w:right w:w="70" w:type="dxa"/>
            </w:tcMar>
            <w:vAlign w:val="center"/>
          </w:tcPr>
          <w:p w14:paraId="4783F180">
            <w:pPr>
              <w:keepNext/>
              <w:spacing w:before="20" w:after="20" w:line="260" w:lineRule="exact"/>
              <w:ind w:firstLine="0" w:firstLineChars="0"/>
              <w:jc w:val="center"/>
            </w:pPr>
            <w:r>
              <w:rPr>
                <w:rFonts w:ascii="Times New Roman" w:hAnsi="Times New Roman" w:eastAsia="宋体"/>
                <w:b/>
                <w:sz w:val="18"/>
              </w:rPr>
              <w:t>最小宽度</w:t>
            </w:r>
          </w:p>
        </w:tc>
        <w:tc>
          <w:tcPr>
            <w:tcW w:w="1039" w:type="dxa"/>
            <w:tcMar>
              <w:left w:w="70" w:type="dxa"/>
              <w:right w:w="70" w:type="dxa"/>
            </w:tcMar>
            <w:vAlign w:val="center"/>
          </w:tcPr>
          <w:p w14:paraId="621FFD90">
            <w:pPr>
              <w:keepNext/>
              <w:spacing w:before="20" w:after="20" w:line="260" w:lineRule="exact"/>
              <w:ind w:firstLine="0" w:firstLineChars="0"/>
              <w:jc w:val="center"/>
            </w:pPr>
            <w:r>
              <w:rPr>
                <w:rFonts w:ascii="Times New Roman" w:hAnsi="Times New Roman" w:eastAsia="宋体"/>
                <w:b/>
                <w:sz w:val="18"/>
              </w:rPr>
              <w:t>宽度中位数</w:t>
            </w:r>
          </w:p>
        </w:tc>
        <w:tc>
          <w:tcPr>
            <w:tcW w:w="1039" w:type="dxa"/>
            <w:tcMar>
              <w:left w:w="70" w:type="dxa"/>
              <w:right w:w="70" w:type="dxa"/>
            </w:tcMar>
            <w:vAlign w:val="center"/>
          </w:tcPr>
          <w:p w14:paraId="4B661ECA">
            <w:pPr>
              <w:keepNext/>
              <w:spacing w:before="20" w:after="20" w:line="260" w:lineRule="exact"/>
              <w:ind w:firstLine="0" w:firstLineChars="0"/>
              <w:jc w:val="center"/>
            </w:pPr>
            <w:r>
              <w:rPr>
                <w:rFonts w:ascii="Times New Roman" w:hAnsi="Times New Roman" w:eastAsia="宋体"/>
                <w:b/>
                <w:sz w:val="18"/>
              </w:rPr>
              <w:t>最大宽度</w:t>
            </w:r>
          </w:p>
        </w:tc>
        <w:tc>
          <w:tcPr>
            <w:tcW w:w="1039" w:type="dxa"/>
            <w:tcMar>
              <w:left w:w="70" w:type="dxa"/>
              <w:right w:w="70" w:type="dxa"/>
            </w:tcMar>
            <w:vAlign w:val="center"/>
          </w:tcPr>
          <w:p w14:paraId="3114EF96">
            <w:pPr>
              <w:keepNext/>
              <w:spacing w:before="20" w:after="20" w:line="260" w:lineRule="exact"/>
              <w:ind w:firstLine="0" w:firstLineChars="0"/>
              <w:jc w:val="center"/>
            </w:pPr>
            <w:r>
              <w:rPr>
                <w:rFonts w:ascii="Times New Roman" w:hAnsi="Times New Roman" w:eastAsia="宋体"/>
                <w:b/>
                <w:sz w:val="18"/>
              </w:rPr>
              <w:t>宽度不超过0.10的区间数</w:t>
            </w:r>
          </w:p>
        </w:tc>
      </w:tr>
      <w:tr w14:paraId="2A061E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9C50D4E">
            <w:pPr>
              <w:keepNext/>
              <w:spacing w:before="20" w:after="20" w:line="260" w:lineRule="exact"/>
              <w:ind w:firstLine="0" w:firstLineChars="0"/>
              <w:jc w:val="center"/>
            </w:pPr>
            <w:r>
              <w:rPr>
                <w:rFonts w:ascii="Times New Roman" w:hAnsi="Times New Roman" w:eastAsia="宋体"/>
                <w:b w:val="0"/>
                <w:sz w:val="18"/>
              </w:rPr>
              <w:t>A类</w:t>
            </w:r>
          </w:p>
        </w:tc>
        <w:tc>
          <w:tcPr>
            <w:tcW w:w="1039" w:type="dxa"/>
            <w:tcMar>
              <w:left w:w="70" w:type="dxa"/>
              <w:right w:w="70" w:type="dxa"/>
            </w:tcMar>
            <w:vAlign w:val="center"/>
          </w:tcPr>
          <w:p w14:paraId="20BF6BB9">
            <w:pPr>
              <w:keepNext/>
              <w:spacing w:before="20" w:after="20" w:line="260" w:lineRule="exact"/>
              <w:ind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8FD3847">
            <w:pPr>
              <w:keepNext/>
              <w:spacing w:before="20" w:after="20" w:line="260" w:lineRule="exact"/>
              <w:ind w:firstLine="0" w:firstLineChars="0"/>
              <w:jc w:val="center"/>
            </w:pPr>
            <w:r>
              <w:rPr>
                <w:rFonts w:ascii="Times New Roman" w:hAnsi="Times New Roman" w:eastAsia="宋体"/>
                <w:b w:val="0"/>
                <w:sz w:val="18"/>
              </w:rPr>
              <w:t>架空为主</w:t>
            </w:r>
          </w:p>
        </w:tc>
        <w:tc>
          <w:tcPr>
            <w:tcW w:w="1039" w:type="dxa"/>
            <w:tcMar>
              <w:left w:w="70" w:type="dxa"/>
              <w:right w:w="70" w:type="dxa"/>
            </w:tcMar>
            <w:vAlign w:val="center"/>
          </w:tcPr>
          <w:p w14:paraId="08AAEFC0">
            <w:pPr>
              <w:keepNext/>
              <w:spacing w:before="20" w:after="20" w:line="260" w:lineRule="exact"/>
              <w:ind w:firstLine="0" w:firstLineChars="0"/>
              <w:jc w:val="center"/>
            </w:pPr>
            <w:r>
              <w:rPr>
                <w:rFonts w:ascii="Times New Roman" w:hAnsi="Times New Roman" w:eastAsia="宋体"/>
                <w:b w:val="0"/>
                <w:sz w:val="18"/>
              </w:rPr>
              <w:t>17</w:t>
            </w:r>
          </w:p>
        </w:tc>
        <w:tc>
          <w:tcPr>
            <w:tcW w:w="1039" w:type="dxa"/>
            <w:tcMar>
              <w:left w:w="70" w:type="dxa"/>
              <w:right w:w="70" w:type="dxa"/>
            </w:tcMar>
            <w:vAlign w:val="center"/>
          </w:tcPr>
          <w:p w14:paraId="1FC43ED3">
            <w:pPr>
              <w:keepNext/>
              <w:spacing w:before="20" w:after="20" w:line="260" w:lineRule="exact"/>
              <w:ind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6D675B09">
            <w:pPr>
              <w:keepNext/>
              <w:spacing w:before="20" w:after="20" w:line="260" w:lineRule="exact"/>
              <w:ind w:firstLine="0" w:firstLineChars="0"/>
              <w:jc w:val="center"/>
            </w:pPr>
            <w:r>
              <w:rPr>
                <w:rFonts w:ascii="Times New Roman" w:hAnsi="Times New Roman" w:eastAsia="宋体"/>
                <w:b w:val="0"/>
                <w:sz w:val="18"/>
              </w:rPr>
              <w:t>0.31</w:t>
            </w:r>
          </w:p>
        </w:tc>
        <w:tc>
          <w:tcPr>
            <w:tcW w:w="1039" w:type="dxa"/>
            <w:tcMar>
              <w:left w:w="70" w:type="dxa"/>
              <w:right w:w="70" w:type="dxa"/>
            </w:tcMar>
            <w:vAlign w:val="center"/>
          </w:tcPr>
          <w:p w14:paraId="4F33F441">
            <w:pPr>
              <w:keepNext/>
              <w:spacing w:before="20" w:after="20" w:line="260" w:lineRule="exact"/>
              <w:ind w:firstLine="0" w:firstLineChars="0"/>
              <w:jc w:val="center"/>
            </w:pPr>
            <w:r>
              <w:rPr>
                <w:rFonts w:ascii="Times New Roman" w:hAnsi="Times New Roman" w:eastAsia="宋体"/>
                <w:b w:val="0"/>
                <w:sz w:val="18"/>
              </w:rPr>
              <w:t>0.47</w:t>
            </w:r>
          </w:p>
        </w:tc>
        <w:tc>
          <w:tcPr>
            <w:tcW w:w="1039" w:type="dxa"/>
            <w:tcMar>
              <w:left w:w="70" w:type="dxa"/>
              <w:right w:w="70" w:type="dxa"/>
            </w:tcMar>
            <w:vAlign w:val="center"/>
          </w:tcPr>
          <w:p w14:paraId="00C3DA8D">
            <w:pPr>
              <w:keepNext/>
              <w:spacing w:before="20" w:after="20" w:line="260" w:lineRule="exact"/>
              <w:ind w:firstLine="0" w:firstLineChars="0"/>
              <w:jc w:val="center"/>
            </w:pPr>
            <w:r>
              <w:rPr>
                <w:rFonts w:ascii="Times New Roman" w:hAnsi="Times New Roman" w:eastAsia="宋体"/>
                <w:b w:val="0"/>
                <w:sz w:val="18"/>
              </w:rPr>
              <w:t>3</w:t>
            </w:r>
          </w:p>
        </w:tc>
      </w:tr>
      <w:tr w14:paraId="638ED2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CB242D">
            <w:pPr>
              <w:keepNext/>
              <w:spacing w:before="20" w:after="20" w:line="260" w:lineRule="exact"/>
              <w:ind w:firstLine="0" w:firstLineChars="0"/>
              <w:jc w:val="center"/>
            </w:pPr>
            <w:r>
              <w:rPr>
                <w:rFonts w:ascii="Times New Roman" w:hAnsi="Times New Roman" w:eastAsia="宋体"/>
                <w:b w:val="0"/>
                <w:sz w:val="18"/>
              </w:rPr>
              <w:t>A类</w:t>
            </w:r>
          </w:p>
        </w:tc>
        <w:tc>
          <w:tcPr>
            <w:tcW w:w="1039" w:type="dxa"/>
            <w:tcMar>
              <w:left w:w="70" w:type="dxa"/>
              <w:right w:w="70" w:type="dxa"/>
            </w:tcMar>
            <w:vAlign w:val="center"/>
          </w:tcPr>
          <w:p w14:paraId="179F7781">
            <w:pPr>
              <w:keepNext/>
              <w:spacing w:before="20" w:after="20" w:line="260" w:lineRule="exact"/>
              <w:ind w:firstLine="0" w:firstLineChars="0"/>
              <w:jc w:val="center"/>
            </w:pPr>
            <w:r>
              <w:rPr>
                <w:rFonts w:ascii="Times New Roman" w:hAnsi="Times New Roman" w:eastAsia="宋体"/>
                <w:b w:val="0"/>
                <w:sz w:val="18"/>
              </w:rPr>
              <w:t>1.15</w:t>
            </w:r>
          </w:p>
        </w:tc>
        <w:tc>
          <w:tcPr>
            <w:tcW w:w="1039" w:type="dxa"/>
            <w:tcMar>
              <w:left w:w="70" w:type="dxa"/>
              <w:right w:w="70" w:type="dxa"/>
            </w:tcMar>
            <w:vAlign w:val="center"/>
          </w:tcPr>
          <w:p w14:paraId="42D310EA">
            <w:pPr>
              <w:keepNext/>
              <w:spacing w:before="20" w:after="20" w:line="260" w:lineRule="exact"/>
              <w:ind w:firstLine="0" w:firstLineChars="0"/>
              <w:jc w:val="center"/>
            </w:pPr>
            <w:r>
              <w:rPr>
                <w:rFonts w:ascii="Times New Roman" w:hAnsi="Times New Roman" w:eastAsia="宋体"/>
                <w:b w:val="0"/>
                <w:sz w:val="18"/>
              </w:rPr>
              <w:t>架空为主</w:t>
            </w:r>
          </w:p>
        </w:tc>
        <w:tc>
          <w:tcPr>
            <w:tcW w:w="1039" w:type="dxa"/>
            <w:tcMar>
              <w:left w:w="70" w:type="dxa"/>
              <w:right w:w="70" w:type="dxa"/>
            </w:tcMar>
            <w:vAlign w:val="center"/>
          </w:tcPr>
          <w:p w14:paraId="561F02D5">
            <w:pPr>
              <w:keepNext/>
              <w:spacing w:before="20" w:after="20" w:line="260" w:lineRule="exact"/>
              <w:ind w:firstLine="0" w:firstLineChars="0"/>
              <w:jc w:val="center"/>
            </w:pPr>
            <w:r>
              <w:rPr>
                <w:rFonts w:ascii="Times New Roman" w:hAnsi="Times New Roman" w:eastAsia="宋体"/>
                <w:b w:val="0"/>
                <w:sz w:val="18"/>
              </w:rPr>
              <w:t>22</w:t>
            </w:r>
          </w:p>
        </w:tc>
        <w:tc>
          <w:tcPr>
            <w:tcW w:w="1039" w:type="dxa"/>
            <w:tcMar>
              <w:left w:w="70" w:type="dxa"/>
              <w:right w:w="70" w:type="dxa"/>
            </w:tcMar>
            <w:vAlign w:val="center"/>
          </w:tcPr>
          <w:p w14:paraId="555DD3D7">
            <w:pPr>
              <w:keepNext/>
              <w:spacing w:before="20" w:after="20" w:line="260" w:lineRule="exact"/>
              <w:ind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31993773">
            <w:pPr>
              <w:keepNext/>
              <w:spacing w:before="20" w:after="20" w:line="260" w:lineRule="exact"/>
              <w:ind w:firstLine="0" w:firstLineChars="0"/>
              <w:jc w:val="center"/>
            </w:pPr>
            <w:r>
              <w:rPr>
                <w:rFonts w:ascii="Times New Roman" w:hAnsi="Times New Roman" w:eastAsia="宋体"/>
                <w:b w:val="0"/>
                <w:sz w:val="18"/>
              </w:rPr>
              <w:t>0.26</w:t>
            </w:r>
          </w:p>
        </w:tc>
        <w:tc>
          <w:tcPr>
            <w:tcW w:w="1039" w:type="dxa"/>
            <w:tcMar>
              <w:left w:w="70" w:type="dxa"/>
              <w:right w:w="70" w:type="dxa"/>
            </w:tcMar>
            <w:vAlign w:val="center"/>
          </w:tcPr>
          <w:p w14:paraId="7D0DCFF1">
            <w:pPr>
              <w:keepNext/>
              <w:spacing w:before="20" w:after="20" w:line="260" w:lineRule="exact"/>
              <w:ind w:firstLine="0" w:firstLineChars="0"/>
              <w:jc w:val="center"/>
            </w:pPr>
            <w:r>
              <w:rPr>
                <w:rFonts w:ascii="Times New Roman" w:hAnsi="Times New Roman" w:eastAsia="宋体"/>
                <w:b w:val="0"/>
                <w:sz w:val="18"/>
              </w:rPr>
              <w:t>0.50</w:t>
            </w:r>
          </w:p>
        </w:tc>
        <w:tc>
          <w:tcPr>
            <w:tcW w:w="1039" w:type="dxa"/>
            <w:tcMar>
              <w:left w:w="70" w:type="dxa"/>
              <w:right w:w="70" w:type="dxa"/>
            </w:tcMar>
            <w:vAlign w:val="center"/>
          </w:tcPr>
          <w:p w14:paraId="43D6AD17">
            <w:pPr>
              <w:keepNext/>
              <w:spacing w:before="20" w:after="20" w:line="260" w:lineRule="exact"/>
              <w:ind w:firstLine="0" w:firstLineChars="0"/>
              <w:jc w:val="center"/>
            </w:pPr>
            <w:r>
              <w:rPr>
                <w:rFonts w:ascii="Times New Roman" w:hAnsi="Times New Roman" w:eastAsia="宋体"/>
                <w:b w:val="0"/>
                <w:sz w:val="18"/>
              </w:rPr>
              <w:t>2</w:t>
            </w:r>
          </w:p>
        </w:tc>
      </w:tr>
      <w:tr w14:paraId="64403C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EE7C247">
            <w:pPr>
              <w:keepNext/>
              <w:spacing w:before="20" w:after="20" w:line="260" w:lineRule="exact"/>
              <w:ind w:firstLine="0" w:firstLineChars="0"/>
              <w:jc w:val="center"/>
            </w:pPr>
            <w:r>
              <w:rPr>
                <w:rFonts w:ascii="Times New Roman" w:hAnsi="Times New Roman" w:eastAsia="宋体"/>
                <w:b w:val="0"/>
                <w:sz w:val="18"/>
              </w:rPr>
              <w:t>B/C类</w:t>
            </w:r>
          </w:p>
        </w:tc>
        <w:tc>
          <w:tcPr>
            <w:tcW w:w="1039" w:type="dxa"/>
            <w:tcMar>
              <w:left w:w="70" w:type="dxa"/>
              <w:right w:w="70" w:type="dxa"/>
            </w:tcMar>
            <w:vAlign w:val="center"/>
          </w:tcPr>
          <w:p w14:paraId="0FCC8020">
            <w:pPr>
              <w:keepNext/>
              <w:spacing w:before="20" w:after="20" w:line="260" w:lineRule="exact"/>
              <w:ind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3D7ACEEB">
            <w:pPr>
              <w:keepNext/>
              <w:spacing w:before="20" w:after="20" w:line="260" w:lineRule="exact"/>
              <w:ind w:firstLine="0" w:firstLineChars="0"/>
              <w:jc w:val="center"/>
            </w:pPr>
            <w:r>
              <w:rPr>
                <w:rFonts w:ascii="Times New Roman" w:hAnsi="Times New Roman" w:eastAsia="宋体"/>
                <w:b w:val="0"/>
                <w:sz w:val="18"/>
              </w:rPr>
              <w:t>架空为主</w:t>
            </w:r>
          </w:p>
        </w:tc>
        <w:tc>
          <w:tcPr>
            <w:tcW w:w="1039" w:type="dxa"/>
            <w:tcMar>
              <w:left w:w="70" w:type="dxa"/>
              <w:right w:w="70" w:type="dxa"/>
            </w:tcMar>
            <w:vAlign w:val="center"/>
          </w:tcPr>
          <w:p w14:paraId="749FF2CF">
            <w:pPr>
              <w:keepNext/>
              <w:spacing w:before="20" w:after="20" w:line="260" w:lineRule="exact"/>
              <w:ind w:firstLine="0" w:firstLineChars="0"/>
              <w:jc w:val="center"/>
            </w:pPr>
            <w:r>
              <w:rPr>
                <w:rFonts w:ascii="Times New Roman" w:hAnsi="Times New Roman" w:eastAsia="宋体"/>
                <w:b w:val="0"/>
                <w:sz w:val="18"/>
              </w:rPr>
              <w:t>24</w:t>
            </w:r>
          </w:p>
        </w:tc>
        <w:tc>
          <w:tcPr>
            <w:tcW w:w="1039" w:type="dxa"/>
            <w:tcMar>
              <w:left w:w="70" w:type="dxa"/>
              <w:right w:w="70" w:type="dxa"/>
            </w:tcMar>
            <w:vAlign w:val="center"/>
          </w:tcPr>
          <w:p w14:paraId="7DC8F48F">
            <w:pPr>
              <w:keepNext/>
              <w:spacing w:before="20" w:after="20" w:line="260" w:lineRule="exact"/>
              <w:ind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1E7F589D">
            <w:pPr>
              <w:keepNext/>
              <w:spacing w:before="20" w:after="20" w:line="260" w:lineRule="exact"/>
              <w:ind w:firstLine="0" w:firstLineChars="0"/>
              <w:jc w:val="center"/>
            </w:pPr>
            <w:r>
              <w:rPr>
                <w:rFonts w:ascii="Times New Roman" w:hAnsi="Times New Roman" w:eastAsia="宋体"/>
                <w:b w:val="0"/>
                <w:sz w:val="18"/>
              </w:rPr>
              <w:t>0.36</w:t>
            </w:r>
          </w:p>
        </w:tc>
        <w:tc>
          <w:tcPr>
            <w:tcW w:w="1039" w:type="dxa"/>
            <w:tcMar>
              <w:left w:w="70" w:type="dxa"/>
              <w:right w:w="70" w:type="dxa"/>
            </w:tcMar>
            <w:vAlign w:val="center"/>
          </w:tcPr>
          <w:p w14:paraId="48090FD5">
            <w:pPr>
              <w:keepNext/>
              <w:spacing w:before="20" w:after="20" w:line="260" w:lineRule="exact"/>
              <w:ind w:firstLine="0" w:firstLineChars="0"/>
              <w:jc w:val="center"/>
            </w:pPr>
            <w:r>
              <w:rPr>
                <w:rFonts w:ascii="Times New Roman" w:hAnsi="Times New Roman" w:eastAsia="宋体"/>
                <w:b w:val="0"/>
                <w:sz w:val="18"/>
              </w:rPr>
              <w:t>0.66</w:t>
            </w:r>
          </w:p>
        </w:tc>
        <w:tc>
          <w:tcPr>
            <w:tcW w:w="1039" w:type="dxa"/>
            <w:tcMar>
              <w:left w:w="70" w:type="dxa"/>
              <w:right w:w="70" w:type="dxa"/>
            </w:tcMar>
            <w:vAlign w:val="center"/>
          </w:tcPr>
          <w:p w14:paraId="282EE38F">
            <w:pPr>
              <w:keepNext/>
              <w:spacing w:before="20" w:after="20" w:line="260" w:lineRule="exact"/>
              <w:ind w:firstLine="0" w:firstLineChars="0"/>
              <w:jc w:val="center"/>
            </w:pPr>
            <w:r>
              <w:rPr>
                <w:rFonts w:ascii="Times New Roman" w:hAnsi="Times New Roman" w:eastAsia="宋体"/>
                <w:b w:val="0"/>
                <w:sz w:val="18"/>
              </w:rPr>
              <w:t>4</w:t>
            </w:r>
          </w:p>
        </w:tc>
      </w:tr>
      <w:tr w14:paraId="485298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618804">
            <w:pPr>
              <w:keepNext/>
              <w:spacing w:before="20" w:after="20" w:line="260" w:lineRule="exact"/>
              <w:ind w:firstLine="0" w:firstLineChars="0"/>
              <w:jc w:val="center"/>
            </w:pPr>
            <w:r>
              <w:rPr>
                <w:rFonts w:ascii="Times New Roman" w:hAnsi="Times New Roman" w:eastAsia="宋体"/>
                <w:b w:val="0"/>
                <w:sz w:val="18"/>
              </w:rPr>
              <w:t>B/C类</w:t>
            </w:r>
          </w:p>
        </w:tc>
        <w:tc>
          <w:tcPr>
            <w:tcW w:w="1039" w:type="dxa"/>
            <w:tcMar>
              <w:left w:w="70" w:type="dxa"/>
              <w:right w:w="70" w:type="dxa"/>
            </w:tcMar>
            <w:vAlign w:val="center"/>
          </w:tcPr>
          <w:p w14:paraId="1835B6EC">
            <w:pPr>
              <w:keepNext/>
              <w:spacing w:before="20" w:after="20" w:line="260" w:lineRule="exact"/>
              <w:ind w:firstLine="0" w:firstLineChars="0"/>
              <w:jc w:val="center"/>
            </w:pPr>
            <w:r>
              <w:rPr>
                <w:rFonts w:ascii="Times New Roman" w:hAnsi="Times New Roman" w:eastAsia="宋体"/>
                <w:b w:val="0"/>
                <w:sz w:val="18"/>
              </w:rPr>
              <w:t>1.15</w:t>
            </w:r>
          </w:p>
        </w:tc>
        <w:tc>
          <w:tcPr>
            <w:tcW w:w="1039" w:type="dxa"/>
            <w:tcMar>
              <w:left w:w="70" w:type="dxa"/>
              <w:right w:w="70" w:type="dxa"/>
            </w:tcMar>
            <w:vAlign w:val="center"/>
          </w:tcPr>
          <w:p w14:paraId="20078B07">
            <w:pPr>
              <w:keepNext/>
              <w:spacing w:before="20" w:after="20" w:line="260" w:lineRule="exact"/>
              <w:ind w:firstLine="0" w:firstLineChars="0"/>
              <w:jc w:val="center"/>
            </w:pPr>
            <w:r>
              <w:rPr>
                <w:rFonts w:ascii="Times New Roman" w:hAnsi="Times New Roman" w:eastAsia="宋体"/>
                <w:b w:val="0"/>
                <w:sz w:val="18"/>
              </w:rPr>
              <w:t>架空为主</w:t>
            </w:r>
          </w:p>
        </w:tc>
        <w:tc>
          <w:tcPr>
            <w:tcW w:w="1039" w:type="dxa"/>
            <w:tcMar>
              <w:left w:w="70" w:type="dxa"/>
              <w:right w:w="70" w:type="dxa"/>
            </w:tcMar>
            <w:vAlign w:val="center"/>
          </w:tcPr>
          <w:p w14:paraId="014C6216">
            <w:pPr>
              <w:keepNext/>
              <w:spacing w:before="20" w:after="20" w:line="260" w:lineRule="exact"/>
              <w:ind w:firstLine="0" w:firstLineChars="0"/>
              <w:jc w:val="center"/>
            </w:pPr>
            <w:r>
              <w:rPr>
                <w:rFonts w:ascii="Times New Roman" w:hAnsi="Times New Roman" w:eastAsia="宋体"/>
                <w:b w:val="0"/>
                <w:sz w:val="18"/>
              </w:rPr>
              <w:t>30</w:t>
            </w:r>
          </w:p>
        </w:tc>
        <w:tc>
          <w:tcPr>
            <w:tcW w:w="1039" w:type="dxa"/>
            <w:tcMar>
              <w:left w:w="70" w:type="dxa"/>
              <w:right w:w="70" w:type="dxa"/>
            </w:tcMar>
            <w:vAlign w:val="center"/>
          </w:tcPr>
          <w:p w14:paraId="07BD0BBA">
            <w:pPr>
              <w:keepNext/>
              <w:spacing w:before="20" w:after="20" w:line="260" w:lineRule="exact"/>
              <w:ind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6A2AE673">
            <w:pPr>
              <w:keepNext/>
              <w:spacing w:before="20" w:after="20" w:line="260" w:lineRule="exact"/>
              <w:ind w:firstLine="0" w:firstLineChars="0"/>
              <w:jc w:val="center"/>
            </w:pPr>
            <w:r>
              <w:rPr>
                <w:rFonts w:ascii="Times New Roman" w:hAnsi="Times New Roman" w:eastAsia="宋体"/>
                <w:b w:val="0"/>
                <w:sz w:val="18"/>
              </w:rPr>
              <w:t>0.31</w:t>
            </w:r>
          </w:p>
        </w:tc>
        <w:tc>
          <w:tcPr>
            <w:tcW w:w="1039" w:type="dxa"/>
            <w:tcMar>
              <w:left w:w="70" w:type="dxa"/>
              <w:right w:w="70" w:type="dxa"/>
            </w:tcMar>
            <w:vAlign w:val="center"/>
          </w:tcPr>
          <w:p w14:paraId="4BCB1509">
            <w:pPr>
              <w:keepNext/>
              <w:spacing w:before="20" w:after="20" w:line="260" w:lineRule="exact"/>
              <w:ind w:firstLine="0" w:firstLineChars="0"/>
              <w:jc w:val="center"/>
            </w:pPr>
            <w:r>
              <w:rPr>
                <w:rFonts w:ascii="Times New Roman" w:hAnsi="Times New Roman" w:eastAsia="宋体"/>
                <w:b w:val="0"/>
                <w:sz w:val="18"/>
              </w:rPr>
              <w:t>0.66</w:t>
            </w:r>
          </w:p>
        </w:tc>
        <w:tc>
          <w:tcPr>
            <w:tcW w:w="1039" w:type="dxa"/>
            <w:tcMar>
              <w:left w:w="70" w:type="dxa"/>
              <w:right w:w="70" w:type="dxa"/>
            </w:tcMar>
            <w:vAlign w:val="center"/>
          </w:tcPr>
          <w:p w14:paraId="337F3A2F">
            <w:pPr>
              <w:keepNext/>
              <w:spacing w:before="20" w:after="20" w:line="260" w:lineRule="exact"/>
              <w:ind w:firstLine="0" w:firstLineChars="0"/>
              <w:jc w:val="center"/>
            </w:pPr>
            <w:r>
              <w:rPr>
                <w:rFonts w:ascii="Times New Roman" w:hAnsi="Times New Roman" w:eastAsia="宋体"/>
                <w:b w:val="0"/>
                <w:sz w:val="18"/>
              </w:rPr>
              <w:t>4</w:t>
            </w:r>
          </w:p>
        </w:tc>
      </w:tr>
      <w:tr w14:paraId="00FE3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F22ED0">
            <w:pPr>
              <w:keepNext/>
              <w:spacing w:before="20" w:after="20" w:line="260" w:lineRule="exact"/>
              <w:ind w:firstLine="0" w:firstLineChars="0"/>
              <w:jc w:val="center"/>
            </w:pPr>
            <w:r>
              <w:rPr>
                <w:rFonts w:ascii="Times New Roman" w:hAnsi="Times New Roman" w:eastAsia="宋体"/>
                <w:b w:val="0"/>
                <w:sz w:val="18"/>
              </w:rPr>
              <w:t>A类</w:t>
            </w:r>
          </w:p>
        </w:tc>
        <w:tc>
          <w:tcPr>
            <w:tcW w:w="1039" w:type="dxa"/>
            <w:tcMar>
              <w:left w:w="70" w:type="dxa"/>
              <w:right w:w="70" w:type="dxa"/>
            </w:tcMar>
            <w:vAlign w:val="center"/>
          </w:tcPr>
          <w:p w14:paraId="38717C2C">
            <w:pPr>
              <w:keepNext/>
              <w:spacing w:before="20" w:after="20" w:line="260" w:lineRule="exact"/>
              <w:ind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10A1169">
            <w:pPr>
              <w:keepNext/>
              <w:spacing w:before="20" w:after="20" w:line="260" w:lineRule="exact"/>
              <w:ind w:firstLine="0" w:firstLineChars="0"/>
              <w:jc w:val="center"/>
            </w:pPr>
            <w:r>
              <w:rPr>
                <w:rFonts w:ascii="Times New Roman" w:hAnsi="Times New Roman" w:eastAsia="宋体"/>
                <w:b w:val="0"/>
                <w:sz w:val="18"/>
              </w:rPr>
              <w:t>电缆为主</w:t>
            </w:r>
          </w:p>
        </w:tc>
        <w:tc>
          <w:tcPr>
            <w:tcW w:w="1039" w:type="dxa"/>
            <w:tcMar>
              <w:left w:w="70" w:type="dxa"/>
              <w:right w:w="70" w:type="dxa"/>
            </w:tcMar>
            <w:vAlign w:val="center"/>
          </w:tcPr>
          <w:p w14:paraId="57123112">
            <w:pPr>
              <w:keepNext/>
              <w:spacing w:before="20" w:after="20" w:line="260" w:lineRule="exact"/>
              <w:ind w:firstLine="0" w:firstLineChars="0"/>
              <w:jc w:val="center"/>
            </w:pPr>
            <w:r>
              <w:rPr>
                <w:rFonts w:ascii="Times New Roman" w:hAnsi="Times New Roman" w:eastAsia="宋体"/>
                <w:b w:val="0"/>
                <w:sz w:val="18"/>
              </w:rPr>
              <w:t>12</w:t>
            </w:r>
          </w:p>
        </w:tc>
        <w:tc>
          <w:tcPr>
            <w:tcW w:w="1039" w:type="dxa"/>
            <w:tcMar>
              <w:left w:w="70" w:type="dxa"/>
              <w:right w:w="70" w:type="dxa"/>
            </w:tcMar>
            <w:vAlign w:val="center"/>
          </w:tcPr>
          <w:p w14:paraId="346CF198">
            <w:pPr>
              <w:keepNext/>
              <w:spacing w:before="20" w:after="20" w:line="260" w:lineRule="exact"/>
              <w:ind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F468BB">
            <w:pPr>
              <w:keepNext/>
              <w:spacing w:before="20" w:after="20" w:line="260" w:lineRule="exact"/>
              <w:ind w:firstLine="0" w:firstLineChars="0"/>
              <w:jc w:val="center"/>
            </w:pPr>
            <w:r>
              <w:rPr>
                <w:rFonts w:ascii="Times New Roman" w:hAnsi="Times New Roman" w:eastAsia="宋体"/>
                <w:b w:val="0"/>
                <w:sz w:val="18"/>
              </w:rPr>
              <w:t>0.29</w:t>
            </w:r>
          </w:p>
        </w:tc>
        <w:tc>
          <w:tcPr>
            <w:tcW w:w="1039" w:type="dxa"/>
            <w:tcMar>
              <w:left w:w="70" w:type="dxa"/>
              <w:right w:w="70" w:type="dxa"/>
            </w:tcMar>
            <w:vAlign w:val="center"/>
          </w:tcPr>
          <w:p w14:paraId="1016069A">
            <w:pPr>
              <w:keepNext/>
              <w:spacing w:before="20" w:after="20" w:line="260" w:lineRule="exact"/>
              <w:ind w:firstLine="0" w:firstLineChars="0"/>
              <w:jc w:val="center"/>
            </w:pPr>
            <w:r>
              <w:rPr>
                <w:rFonts w:ascii="Times New Roman" w:hAnsi="Times New Roman" w:eastAsia="宋体"/>
                <w:b w:val="0"/>
                <w:sz w:val="18"/>
              </w:rPr>
              <w:t>0.49</w:t>
            </w:r>
          </w:p>
        </w:tc>
        <w:tc>
          <w:tcPr>
            <w:tcW w:w="1039" w:type="dxa"/>
            <w:tcMar>
              <w:left w:w="70" w:type="dxa"/>
              <w:right w:w="70" w:type="dxa"/>
            </w:tcMar>
            <w:vAlign w:val="center"/>
          </w:tcPr>
          <w:p w14:paraId="486FA0D2">
            <w:pPr>
              <w:keepNext/>
              <w:spacing w:before="20" w:after="20" w:line="260" w:lineRule="exact"/>
              <w:ind w:firstLine="0" w:firstLineChars="0"/>
              <w:jc w:val="center"/>
            </w:pPr>
            <w:r>
              <w:rPr>
                <w:rFonts w:ascii="Times New Roman" w:hAnsi="Times New Roman" w:eastAsia="宋体"/>
                <w:b w:val="0"/>
                <w:sz w:val="18"/>
              </w:rPr>
              <w:t>1</w:t>
            </w:r>
          </w:p>
        </w:tc>
      </w:tr>
      <w:tr w14:paraId="290F96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AA4B20">
            <w:pPr>
              <w:keepNext/>
              <w:spacing w:before="20" w:after="20" w:line="260" w:lineRule="exact"/>
              <w:ind w:firstLine="0" w:firstLineChars="0"/>
              <w:jc w:val="center"/>
            </w:pPr>
            <w:r>
              <w:rPr>
                <w:rFonts w:ascii="Times New Roman" w:hAnsi="Times New Roman" w:eastAsia="宋体"/>
                <w:b w:val="0"/>
                <w:sz w:val="18"/>
              </w:rPr>
              <w:t>A类</w:t>
            </w:r>
          </w:p>
        </w:tc>
        <w:tc>
          <w:tcPr>
            <w:tcW w:w="1039" w:type="dxa"/>
            <w:tcMar>
              <w:left w:w="70" w:type="dxa"/>
              <w:right w:w="70" w:type="dxa"/>
            </w:tcMar>
            <w:vAlign w:val="center"/>
          </w:tcPr>
          <w:p w14:paraId="6EC95CE6">
            <w:pPr>
              <w:keepNext/>
              <w:spacing w:before="20" w:after="20" w:line="260" w:lineRule="exact"/>
              <w:ind w:firstLine="0" w:firstLineChars="0"/>
              <w:jc w:val="center"/>
            </w:pPr>
            <w:r>
              <w:rPr>
                <w:rFonts w:ascii="Times New Roman" w:hAnsi="Times New Roman" w:eastAsia="宋体"/>
                <w:b w:val="0"/>
                <w:sz w:val="18"/>
              </w:rPr>
              <w:t>1.15</w:t>
            </w:r>
          </w:p>
        </w:tc>
        <w:tc>
          <w:tcPr>
            <w:tcW w:w="1039" w:type="dxa"/>
            <w:tcMar>
              <w:left w:w="70" w:type="dxa"/>
              <w:right w:w="70" w:type="dxa"/>
            </w:tcMar>
            <w:vAlign w:val="center"/>
          </w:tcPr>
          <w:p w14:paraId="63C18111">
            <w:pPr>
              <w:keepNext/>
              <w:spacing w:before="20" w:after="20" w:line="260" w:lineRule="exact"/>
              <w:ind w:firstLine="0" w:firstLineChars="0"/>
              <w:jc w:val="center"/>
            </w:pPr>
            <w:r>
              <w:rPr>
                <w:rFonts w:ascii="Times New Roman" w:hAnsi="Times New Roman" w:eastAsia="宋体"/>
                <w:b w:val="0"/>
                <w:sz w:val="18"/>
              </w:rPr>
              <w:t>电缆为主</w:t>
            </w:r>
          </w:p>
        </w:tc>
        <w:tc>
          <w:tcPr>
            <w:tcW w:w="1039" w:type="dxa"/>
            <w:tcMar>
              <w:left w:w="70" w:type="dxa"/>
              <w:right w:w="70" w:type="dxa"/>
            </w:tcMar>
            <w:vAlign w:val="center"/>
          </w:tcPr>
          <w:p w14:paraId="11FAF2F9">
            <w:pPr>
              <w:keepNext/>
              <w:spacing w:before="20" w:after="20" w:line="260" w:lineRule="exact"/>
              <w:ind w:firstLine="0" w:firstLineChars="0"/>
              <w:jc w:val="center"/>
            </w:pPr>
            <w:r>
              <w:rPr>
                <w:rFonts w:ascii="Times New Roman" w:hAnsi="Times New Roman" w:eastAsia="宋体"/>
                <w:b w:val="0"/>
                <w:sz w:val="18"/>
              </w:rPr>
              <w:t>24</w:t>
            </w:r>
          </w:p>
        </w:tc>
        <w:tc>
          <w:tcPr>
            <w:tcW w:w="1039" w:type="dxa"/>
            <w:tcMar>
              <w:left w:w="70" w:type="dxa"/>
              <w:right w:w="70" w:type="dxa"/>
            </w:tcMar>
            <w:vAlign w:val="center"/>
          </w:tcPr>
          <w:p w14:paraId="64F512ED">
            <w:pPr>
              <w:keepNext/>
              <w:spacing w:before="20" w:after="20" w:line="260" w:lineRule="exact"/>
              <w:ind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1E3D52C9">
            <w:pPr>
              <w:keepNext/>
              <w:spacing w:before="20" w:after="20" w:line="260" w:lineRule="exact"/>
              <w:ind w:firstLine="0" w:firstLineChars="0"/>
              <w:jc w:val="center"/>
            </w:pPr>
            <w:r>
              <w:rPr>
                <w:rFonts w:ascii="Times New Roman" w:hAnsi="Times New Roman" w:eastAsia="宋体"/>
                <w:b w:val="0"/>
                <w:sz w:val="18"/>
              </w:rPr>
              <w:t>0.20</w:t>
            </w:r>
          </w:p>
        </w:tc>
        <w:tc>
          <w:tcPr>
            <w:tcW w:w="1039" w:type="dxa"/>
            <w:tcMar>
              <w:left w:w="70" w:type="dxa"/>
              <w:right w:w="70" w:type="dxa"/>
            </w:tcMar>
            <w:vAlign w:val="center"/>
          </w:tcPr>
          <w:p w14:paraId="79F210EA">
            <w:pPr>
              <w:keepNext/>
              <w:spacing w:before="20" w:after="20" w:line="260" w:lineRule="exact"/>
              <w:ind w:firstLine="0" w:firstLineChars="0"/>
              <w:jc w:val="center"/>
            </w:pPr>
            <w:r>
              <w:rPr>
                <w:rFonts w:ascii="Times New Roman" w:hAnsi="Times New Roman" w:eastAsia="宋体"/>
                <w:b w:val="0"/>
                <w:sz w:val="18"/>
              </w:rPr>
              <w:t>0.48</w:t>
            </w:r>
          </w:p>
        </w:tc>
        <w:tc>
          <w:tcPr>
            <w:tcW w:w="1039" w:type="dxa"/>
            <w:tcMar>
              <w:left w:w="70" w:type="dxa"/>
              <w:right w:w="70" w:type="dxa"/>
            </w:tcMar>
            <w:vAlign w:val="center"/>
          </w:tcPr>
          <w:p w14:paraId="42104D6B">
            <w:pPr>
              <w:keepNext/>
              <w:spacing w:before="20" w:after="20" w:line="260" w:lineRule="exact"/>
              <w:ind w:firstLine="0" w:firstLineChars="0"/>
              <w:jc w:val="center"/>
            </w:pPr>
            <w:r>
              <w:rPr>
                <w:rFonts w:ascii="Times New Roman" w:hAnsi="Times New Roman" w:eastAsia="宋体"/>
                <w:b w:val="0"/>
                <w:sz w:val="18"/>
              </w:rPr>
              <w:t>1</w:t>
            </w:r>
          </w:p>
        </w:tc>
      </w:tr>
      <w:tr w14:paraId="20B56D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794DCA7">
            <w:pPr>
              <w:keepNext/>
              <w:spacing w:before="20" w:after="20" w:line="260" w:lineRule="exact"/>
              <w:ind w:firstLine="0" w:firstLineChars="0"/>
              <w:jc w:val="center"/>
            </w:pPr>
            <w:r>
              <w:rPr>
                <w:rFonts w:ascii="Times New Roman" w:hAnsi="Times New Roman" w:eastAsia="宋体"/>
                <w:b w:val="0"/>
                <w:sz w:val="18"/>
              </w:rPr>
              <w:t>B/C类</w:t>
            </w:r>
          </w:p>
        </w:tc>
        <w:tc>
          <w:tcPr>
            <w:tcW w:w="1039" w:type="dxa"/>
            <w:tcMar>
              <w:left w:w="70" w:type="dxa"/>
              <w:right w:w="70" w:type="dxa"/>
            </w:tcMar>
            <w:vAlign w:val="center"/>
          </w:tcPr>
          <w:p w14:paraId="51AB0C11">
            <w:pPr>
              <w:keepNext/>
              <w:spacing w:before="20" w:after="20" w:line="260" w:lineRule="exact"/>
              <w:ind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C473ACD">
            <w:pPr>
              <w:keepNext/>
              <w:spacing w:before="20" w:after="20" w:line="260" w:lineRule="exact"/>
              <w:ind w:firstLine="0" w:firstLineChars="0"/>
              <w:jc w:val="center"/>
            </w:pPr>
            <w:r>
              <w:rPr>
                <w:rFonts w:ascii="Times New Roman" w:hAnsi="Times New Roman" w:eastAsia="宋体"/>
                <w:b w:val="0"/>
                <w:sz w:val="18"/>
              </w:rPr>
              <w:t>电缆为主</w:t>
            </w:r>
          </w:p>
        </w:tc>
        <w:tc>
          <w:tcPr>
            <w:tcW w:w="1039" w:type="dxa"/>
            <w:tcMar>
              <w:left w:w="70" w:type="dxa"/>
              <w:right w:w="70" w:type="dxa"/>
            </w:tcMar>
            <w:vAlign w:val="center"/>
          </w:tcPr>
          <w:p w14:paraId="272270E2">
            <w:pPr>
              <w:keepNext/>
              <w:spacing w:before="20" w:after="20" w:line="260" w:lineRule="exact"/>
              <w:ind w:firstLine="0" w:firstLineChars="0"/>
              <w:jc w:val="center"/>
            </w:pPr>
            <w:r>
              <w:rPr>
                <w:rFonts w:ascii="Times New Roman" w:hAnsi="Times New Roman" w:eastAsia="宋体"/>
                <w:b w:val="0"/>
                <w:sz w:val="18"/>
              </w:rPr>
              <w:t>20</w:t>
            </w:r>
          </w:p>
        </w:tc>
        <w:tc>
          <w:tcPr>
            <w:tcW w:w="1039" w:type="dxa"/>
            <w:tcMar>
              <w:left w:w="70" w:type="dxa"/>
              <w:right w:w="70" w:type="dxa"/>
            </w:tcMar>
            <w:vAlign w:val="center"/>
          </w:tcPr>
          <w:p w14:paraId="5D228AFE">
            <w:pPr>
              <w:keepNext/>
              <w:spacing w:before="20" w:after="20" w:line="260" w:lineRule="exact"/>
              <w:ind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119EAD17">
            <w:pPr>
              <w:keepNext/>
              <w:spacing w:before="20" w:after="20" w:line="260" w:lineRule="exact"/>
              <w:ind w:firstLine="0" w:firstLineChars="0"/>
              <w:jc w:val="center"/>
            </w:pPr>
            <w:r>
              <w:rPr>
                <w:rFonts w:ascii="Times New Roman" w:hAnsi="Times New Roman" w:eastAsia="宋体"/>
                <w:b w:val="0"/>
                <w:sz w:val="18"/>
              </w:rPr>
              <w:t>0.45</w:t>
            </w:r>
          </w:p>
        </w:tc>
        <w:tc>
          <w:tcPr>
            <w:tcW w:w="1039" w:type="dxa"/>
            <w:tcMar>
              <w:left w:w="70" w:type="dxa"/>
              <w:right w:w="70" w:type="dxa"/>
            </w:tcMar>
            <w:vAlign w:val="center"/>
          </w:tcPr>
          <w:p w14:paraId="1BD924B9">
            <w:pPr>
              <w:keepNext/>
              <w:spacing w:before="20" w:after="20" w:line="260" w:lineRule="exact"/>
              <w:ind w:firstLine="0" w:firstLineChars="0"/>
              <w:jc w:val="center"/>
            </w:pPr>
            <w:r>
              <w:rPr>
                <w:rFonts w:ascii="Times New Roman" w:hAnsi="Times New Roman" w:eastAsia="宋体"/>
                <w:b w:val="0"/>
                <w:sz w:val="18"/>
              </w:rPr>
              <w:t>0.66</w:t>
            </w:r>
          </w:p>
        </w:tc>
        <w:tc>
          <w:tcPr>
            <w:tcW w:w="1039" w:type="dxa"/>
            <w:tcMar>
              <w:left w:w="70" w:type="dxa"/>
              <w:right w:w="70" w:type="dxa"/>
            </w:tcMar>
            <w:vAlign w:val="center"/>
          </w:tcPr>
          <w:p w14:paraId="5F99E40D">
            <w:pPr>
              <w:keepNext/>
              <w:spacing w:before="20" w:after="20" w:line="260" w:lineRule="exact"/>
              <w:ind w:firstLine="0" w:firstLineChars="0"/>
              <w:jc w:val="center"/>
            </w:pPr>
            <w:r>
              <w:rPr>
                <w:rFonts w:ascii="Times New Roman" w:hAnsi="Times New Roman" w:eastAsia="宋体"/>
                <w:b w:val="0"/>
                <w:sz w:val="18"/>
              </w:rPr>
              <w:t>3</w:t>
            </w:r>
          </w:p>
        </w:tc>
      </w:tr>
      <w:tr w14:paraId="3A27FA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D5ECA6">
            <w:pPr>
              <w:keepNext w:val="0"/>
              <w:spacing w:before="20" w:after="20" w:line="260" w:lineRule="exact"/>
              <w:ind w:firstLine="0" w:firstLineChars="0"/>
              <w:jc w:val="center"/>
            </w:pPr>
            <w:r>
              <w:rPr>
                <w:rFonts w:ascii="Times New Roman" w:hAnsi="Times New Roman" w:eastAsia="宋体"/>
                <w:b w:val="0"/>
                <w:sz w:val="18"/>
              </w:rPr>
              <w:t>B/C类</w:t>
            </w:r>
          </w:p>
        </w:tc>
        <w:tc>
          <w:tcPr>
            <w:tcW w:w="1039" w:type="dxa"/>
            <w:tcMar>
              <w:left w:w="70" w:type="dxa"/>
              <w:right w:w="70" w:type="dxa"/>
            </w:tcMar>
            <w:vAlign w:val="center"/>
          </w:tcPr>
          <w:p w14:paraId="60E6A105">
            <w:pPr>
              <w:keepNext w:val="0"/>
              <w:spacing w:before="20" w:after="20" w:line="260" w:lineRule="exact"/>
              <w:ind w:firstLine="0" w:firstLineChars="0"/>
              <w:jc w:val="center"/>
            </w:pPr>
            <w:r>
              <w:rPr>
                <w:rFonts w:ascii="Times New Roman" w:hAnsi="Times New Roman" w:eastAsia="宋体"/>
                <w:b w:val="0"/>
                <w:sz w:val="18"/>
              </w:rPr>
              <w:t>1.15</w:t>
            </w:r>
          </w:p>
        </w:tc>
        <w:tc>
          <w:tcPr>
            <w:tcW w:w="1039" w:type="dxa"/>
            <w:tcMar>
              <w:left w:w="70" w:type="dxa"/>
              <w:right w:w="70" w:type="dxa"/>
            </w:tcMar>
            <w:vAlign w:val="center"/>
          </w:tcPr>
          <w:p w14:paraId="4314BC19">
            <w:pPr>
              <w:keepNext w:val="0"/>
              <w:spacing w:before="20" w:after="20" w:line="260" w:lineRule="exact"/>
              <w:ind w:firstLine="0" w:firstLineChars="0"/>
              <w:jc w:val="center"/>
            </w:pPr>
            <w:r>
              <w:rPr>
                <w:rFonts w:ascii="Times New Roman" w:hAnsi="Times New Roman" w:eastAsia="宋体"/>
                <w:b w:val="0"/>
                <w:sz w:val="18"/>
              </w:rPr>
              <w:t>电缆为主</w:t>
            </w:r>
          </w:p>
        </w:tc>
        <w:tc>
          <w:tcPr>
            <w:tcW w:w="1039" w:type="dxa"/>
            <w:tcMar>
              <w:left w:w="70" w:type="dxa"/>
              <w:right w:w="70" w:type="dxa"/>
            </w:tcMar>
            <w:vAlign w:val="center"/>
          </w:tcPr>
          <w:p w14:paraId="52C8B92A">
            <w:pPr>
              <w:keepNext w:val="0"/>
              <w:spacing w:before="20" w:after="20" w:line="260" w:lineRule="exact"/>
              <w:ind w:firstLine="0" w:firstLineChars="0"/>
              <w:jc w:val="center"/>
            </w:pPr>
            <w:r>
              <w:rPr>
                <w:rFonts w:ascii="Times New Roman" w:hAnsi="Times New Roman" w:eastAsia="宋体"/>
                <w:b w:val="0"/>
                <w:sz w:val="18"/>
              </w:rPr>
              <w:t>37</w:t>
            </w:r>
          </w:p>
        </w:tc>
        <w:tc>
          <w:tcPr>
            <w:tcW w:w="1039" w:type="dxa"/>
            <w:tcMar>
              <w:left w:w="70" w:type="dxa"/>
              <w:right w:w="70" w:type="dxa"/>
            </w:tcMar>
            <w:vAlign w:val="center"/>
          </w:tcPr>
          <w:p w14:paraId="11A85F4E">
            <w:pPr>
              <w:keepNext w:val="0"/>
              <w:spacing w:before="20" w:after="20" w:line="260" w:lineRule="exact"/>
              <w:ind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1ADCA14D">
            <w:pPr>
              <w:keepNext w:val="0"/>
              <w:spacing w:before="20" w:after="20" w:line="260" w:lineRule="exact"/>
              <w:ind w:firstLine="0" w:firstLineChars="0"/>
              <w:jc w:val="center"/>
            </w:pPr>
            <w:r>
              <w:rPr>
                <w:rFonts w:ascii="Times New Roman" w:hAnsi="Times New Roman" w:eastAsia="宋体"/>
                <w:b w:val="0"/>
                <w:sz w:val="18"/>
              </w:rPr>
              <w:t>0.43</w:t>
            </w:r>
          </w:p>
        </w:tc>
        <w:tc>
          <w:tcPr>
            <w:tcW w:w="1039" w:type="dxa"/>
            <w:tcMar>
              <w:left w:w="70" w:type="dxa"/>
              <w:right w:w="70" w:type="dxa"/>
            </w:tcMar>
            <w:vAlign w:val="center"/>
          </w:tcPr>
          <w:p w14:paraId="7FA66782">
            <w:pPr>
              <w:keepNext w:val="0"/>
              <w:spacing w:before="20" w:after="20" w:line="260" w:lineRule="exact"/>
              <w:ind w:firstLine="0" w:firstLineChars="0"/>
              <w:jc w:val="center"/>
            </w:pPr>
            <w:r>
              <w:rPr>
                <w:rFonts w:ascii="Times New Roman" w:hAnsi="Times New Roman" w:eastAsia="宋体"/>
                <w:b w:val="0"/>
                <w:sz w:val="18"/>
              </w:rPr>
              <w:t>0.64</w:t>
            </w:r>
          </w:p>
        </w:tc>
        <w:tc>
          <w:tcPr>
            <w:tcW w:w="1039" w:type="dxa"/>
            <w:tcMar>
              <w:left w:w="70" w:type="dxa"/>
              <w:right w:w="70" w:type="dxa"/>
            </w:tcMar>
            <w:vAlign w:val="center"/>
          </w:tcPr>
          <w:p w14:paraId="41111B88">
            <w:pPr>
              <w:keepNext w:val="0"/>
              <w:spacing w:before="20" w:after="20" w:line="260" w:lineRule="exact"/>
              <w:ind w:firstLine="0" w:firstLineChars="0"/>
              <w:jc w:val="center"/>
            </w:pPr>
            <w:r>
              <w:rPr>
                <w:rFonts w:ascii="Times New Roman" w:hAnsi="Times New Roman" w:eastAsia="宋体"/>
                <w:b w:val="0"/>
                <w:sz w:val="18"/>
              </w:rPr>
              <w:t>2</w:t>
            </w:r>
          </w:p>
        </w:tc>
      </w:tr>
    </w:tbl>
    <w:p w14:paraId="363EC1A5">
      <w:pPr>
        <w:pStyle w:val="2"/>
        <w:widowControl/>
        <w:spacing w:before="0" w:after="0" w:line="348" w:lineRule="exact"/>
        <w:ind w:firstLine="480"/>
        <w:jc w:val="both"/>
      </w:pPr>
      <w:r>
        <w:rPr>
          <w:rFonts w:ascii="Times New Roman" w:hAnsi="Times New Roman" w:eastAsia="方正仿宋_GBK"/>
          <w:b w:val="0"/>
          <w:sz w:val="24"/>
        </w:rPr>
        <w:t>注：按合并后推荐行统计，宽度采用未取整端点之差，单位MVA/MW。</w:t>
      </w:r>
    </w:p>
    <w:p w14:paraId="4F5C5CCA">
      <w:pPr>
        <w:pStyle w:val="2"/>
        <w:widowControl/>
        <w:spacing w:before="0" w:after="0" w:line="348" w:lineRule="exact"/>
        <w:ind w:firstLine="480"/>
        <w:jc w:val="both"/>
      </w:pPr>
      <w:r>
        <w:rPr>
          <w:rFonts w:ascii="Times New Roman" w:hAnsi="Times New Roman" w:eastAsia="方正仿宋_GBK"/>
          <w:b w:val="0"/>
          <w:sz w:val="24"/>
        </w:rPr>
        <w:t>A类、负荷分散系数1.00条件下，架空为主归纳为17组，区间宽度中位数为0.31，其中3组不超过0.10；电缆为主归纳为12组，区间宽度中位数为0.29，其中1组不超过0.10。区间数量同时受参数引起的容量差异和相邻同区间合并影响，不宜仅按行数多少判断方案优劣。</w:t>
      </w:r>
    </w:p>
    <w:p w14:paraId="36A8C7FE">
      <w:pPr>
        <w:pStyle w:val="2"/>
        <w:widowControl/>
        <w:spacing w:before="0" w:after="0" w:line="348" w:lineRule="exact"/>
        <w:ind w:firstLine="480"/>
        <w:jc w:val="both"/>
      </w:pPr>
      <w:r>
        <w:rPr>
          <w:rFonts w:ascii="Times New Roman" w:hAnsi="Times New Roman" w:eastAsia="方正仿宋_GBK"/>
          <w:b w:val="0"/>
          <w:sz w:val="24"/>
        </w:rPr>
        <w:t>A类、负荷分散系数1.15条件下，架空为主归纳为22组，区间宽度中位数为0.26，其中2组不超过0.10；电缆为主归纳为24组，区间宽度中位数为0.20，其中1组不超过0.10。区间数量同时受参数引起的容量差异和相邻同区间合并影响，不宜仅按行数多少判断方案优劣。</w:t>
      </w:r>
    </w:p>
    <w:p w14:paraId="02D8319E">
      <w:pPr>
        <w:pStyle w:val="2"/>
        <w:widowControl/>
        <w:spacing w:before="0" w:after="0" w:line="348" w:lineRule="exact"/>
        <w:ind w:firstLine="480"/>
        <w:jc w:val="both"/>
      </w:pPr>
      <w:r>
        <w:rPr>
          <w:rFonts w:ascii="Times New Roman" w:hAnsi="Times New Roman" w:eastAsia="方正仿宋_GBK"/>
          <w:b w:val="0"/>
          <w:sz w:val="24"/>
        </w:rPr>
        <w:t>B/C类、负荷分散系数1.00条件下，架空为主归纳为24组，区间宽度中位数为0.36，其中4组不超过0.10；电缆为主归纳为20组，区间宽度中位数为0.45，其中3组不超过0.10。区间数量同时受参数引起的容量差异和相邻同区间合并影响，不宜仅按行数多少判断方案优劣。</w:t>
      </w:r>
    </w:p>
    <w:p w14:paraId="67737533">
      <w:pPr>
        <w:pStyle w:val="2"/>
        <w:widowControl/>
        <w:spacing w:before="0" w:after="0" w:line="348" w:lineRule="exact"/>
        <w:ind w:firstLine="480"/>
        <w:jc w:val="both"/>
      </w:pPr>
      <w:r>
        <w:rPr>
          <w:rFonts w:ascii="Times New Roman" w:hAnsi="Times New Roman" w:eastAsia="方正仿宋_GBK"/>
          <w:b w:val="0"/>
          <w:sz w:val="24"/>
        </w:rPr>
        <w:t>B/C类、负荷分散系数1.15条件下，架空为主归纳为30组，区间宽度中位数为0.31，其中4组不超过0.10；电缆为主归纳为37组，区间宽度中位数为0.43，其中2组不超过0.10。区间数量同时受参数引起的容量差异和相邻同区间合并影响，不宜仅按行数多少判断方案优劣。</w:t>
      </w:r>
    </w:p>
    <w:p w14:paraId="44125002">
      <w:pPr>
        <w:pStyle w:val="2"/>
        <w:widowControl/>
        <w:spacing w:before="0" w:after="0" w:line="348" w:lineRule="exact"/>
        <w:ind w:firstLine="480"/>
        <w:jc w:val="both"/>
      </w:pPr>
      <w:r>
        <w:rPr>
          <w:rFonts w:ascii="Times New Roman" w:hAnsi="Times New Roman" w:eastAsia="方正仿宋_GBK"/>
          <w:b w:val="0"/>
          <w:sz w:val="24"/>
        </w:rPr>
        <w:t>重复区间的合并以参数范围连续为前提。例如相邻的两段持续时间在其余条件相同时得到相同容载比区间，可以扩大持续时间范围后列为一行；若中间某一价格或增长条件出现不同配置，则继续分别列示。合并后每一行对应完整的参数组合，能够减少重复查阅，同时保留产生容量差异的条件。</w:t>
      </w:r>
    </w:p>
    <w:p w14:paraId="2659823F">
      <w:pPr>
        <w:pStyle w:val="2"/>
        <w:widowControl/>
        <w:spacing w:before="0" w:after="0" w:line="348" w:lineRule="exact"/>
        <w:ind w:firstLine="480"/>
        <w:jc w:val="both"/>
      </w:pPr>
      <w:r>
        <w:rPr>
          <w:rFonts w:ascii="Times New Roman" w:hAnsi="Times New Roman" w:eastAsia="方正仿宋_GBK"/>
          <w:b w:val="0"/>
          <w:sz w:val="24"/>
        </w:rPr>
        <w:t>合并采用表内向外保留两位小数后的区间进行判断，再用全部原精度计算点重新确定端点。因此，显示相同但末位存在微小差异的结果可以集中列示，合并区间仍覆盖所有原始配置。工作簿保留每一行对应的计算点和参数范围，可以追溯设备规模及工程费用。</w:t>
      </w:r>
    </w:p>
    <w:p w14:paraId="482D958C">
      <w:pPr>
        <w:pStyle w:val="2"/>
        <w:widowControl/>
        <w:spacing w:before="0" w:after="0" w:line="348" w:lineRule="exact"/>
        <w:ind w:firstLine="480"/>
        <w:jc w:val="both"/>
      </w:pPr>
      <w:r>
        <w:rPr>
          <w:rFonts w:ascii="Times New Roman" w:hAnsi="Times New Roman" w:eastAsia="方正仿宋_GBK"/>
          <w:b w:val="0"/>
          <w:sz w:val="24"/>
        </w:rPr>
        <w:t>线路造价影响新增联络与主变扩容之间的选择，但这种影响具有条件性。当既定建设组合在不同价格下仍具有费用优势时，推荐容载比可以保持相同；邻站余量不足时，增加联络也不能替代本地容量。推荐表对这些同结果条件作适度合并，对确实发生配置变化的价格条件单独保留。</w:t>
      </w:r>
    </w:p>
    <w:p w14:paraId="1F2A1F84">
      <w:pPr>
        <w:pStyle w:val="2"/>
        <w:widowControl/>
        <w:spacing w:before="0" w:after="0" w:line="348" w:lineRule="exact"/>
        <w:ind w:firstLine="480"/>
        <w:jc w:val="both"/>
      </w:pPr>
      <w:r>
        <w:rPr>
          <w:rFonts w:ascii="Times New Roman" w:hAnsi="Times New Roman" w:eastAsia="方正仿宋_GBK"/>
          <w:b w:val="0"/>
          <w:sz w:val="24"/>
        </w:rPr>
        <w:t>合并后共有186组推荐范围，原精度区间宽度中位数为0.35。各行仍保留对应技术经济情景的全部端点，较宽区间可结合片区已明确的装机、负荷和价格条件进一步定位。</w:t>
      </w:r>
    </w:p>
    <w:p w14:paraId="1F98725A">
      <w:pPr>
        <w:pStyle w:val="4"/>
        <w:keepNext/>
        <w:numPr>
          <w:ilvl w:val="0"/>
          <w:numId w:val="0"/>
        </w:numPr>
        <w:spacing w:before="160" w:after="120" w:line="480" w:lineRule="exact"/>
        <w:ind w:firstLine="0"/>
      </w:pPr>
      <w:bookmarkStart w:id="288" w:name="h1082"/>
      <w:bookmarkStart w:id="289" w:name="规划建议"/>
      <w:r>
        <w:rPr>
          <w:rFonts w:ascii="Times New Roman" w:hAnsi="Times New Roman" w:eastAsia="方正仿宋_GBK"/>
          <w:b/>
          <w:sz w:val="32"/>
        </w:rPr>
        <w:t>5.7 规划建议</w:t>
      </w:r>
      <w:bookmarkEnd w:id="288"/>
      <w:bookmarkEnd w:id="289"/>
    </w:p>
    <w:p w14:paraId="250A1004">
      <w:pPr>
        <w:pStyle w:val="5"/>
        <w:keepNext/>
        <w:numPr>
          <w:ilvl w:val="0"/>
          <w:numId w:val="0"/>
        </w:numPr>
        <w:spacing w:before="160" w:after="120" w:line="390" w:lineRule="exact"/>
        <w:ind w:firstLine="0"/>
      </w:pPr>
      <w:bookmarkStart w:id="290" w:name="优先采用弹性指标确定规划范围"/>
      <w:r>
        <w:rPr>
          <w:rFonts w:ascii="Times New Roman" w:hAnsi="Times New Roman" w:eastAsia="方正仿宋_GBK"/>
          <w:b/>
          <w:sz w:val="26"/>
        </w:rPr>
        <w:t>5.7.1 优先采用弹性指标确定规划范围</w:t>
      </w:r>
      <w:bookmarkEnd w:id="290"/>
    </w:p>
    <w:p w14:paraId="2E816650">
      <w:pPr>
        <w:pStyle w:val="115"/>
        <w:widowControl/>
        <w:spacing w:before="0" w:after="0" w:line="348" w:lineRule="exact"/>
        <w:ind w:firstLine="480"/>
        <w:jc w:val="both"/>
      </w:pPr>
      <w:r>
        <w:rPr>
          <w:rFonts w:ascii="Times New Roman" w:hAnsi="Times New Roman" w:eastAsia="方正仿宋_GBK"/>
          <w:b w:val="0"/>
          <w:sz w:val="24"/>
        </w:rPr>
        <w:t>两地区案例推荐采用弹性方案，规划第4年容载比平均约为2.20。该配置通过所列静态容量校核，评价期费用现值低于刚性方案。邳州侧重兼顾日间反向输送与晚间供电，市区侧重主变N-1后的供电能力及站间负荷分配，年度建设规模按第5.4节逐站结果确定。</w:t>
      </w:r>
    </w:p>
    <w:p w14:paraId="7EBA04BC">
      <w:pPr>
        <w:pStyle w:val="2"/>
        <w:widowControl/>
        <w:spacing w:before="0" w:after="0" w:line="348" w:lineRule="exact"/>
        <w:ind w:firstLine="480"/>
        <w:jc w:val="both"/>
      </w:pPr>
      <w:r>
        <w:rPr>
          <w:rFonts w:ascii="Times New Roman" w:hAnsi="Times New Roman" w:eastAsia="方正仿宋_GBK"/>
          <w:b w:val="0"/>
          <w:sz w:val="24"/>
        </w:rPr>
        <w:t>规划初期先统一区县与电压等级，计算年网供最大负荷、分布式电源装机渗透率和分布式电源电量渗透率，结合年最大净负荷平均增长率与95%峰值持续时间，选择相应分类表中的容载比推荐区间。再以实际初始资产、站间转供能力和价格进行方案比选。</w:t>
      </w:r>
    </w:p>
    <w:p w14:paraId="52881767">
      <w:pPr>
        <w:pStyle w:val="2"/>
        <w:widowControl/>
        <w:spacing w:before="0" w:after="0" w:line="348" w:lineRule="exact"/>
        <w:ind w:firstLine="480"/>
        <w:jc w:val="both"/>
      </w:pPr>
      <w:r>
        <w:rPr>
          <w:rFonts w:ascii="Times New Roman" w:hAnsi="Times New Roman" w:eastAsia="方正仿宋_GBK"/>
          <w:b w:val="0"/>
          <w:sz w:val="24"/>
        </w:rPr>
        <w:t>源荷条件相近的地区，可进一步按供电区域类别和负荷分散系数选取对应情景。分类推荐区间用于确定前期比选范围，具体容载比由满足技术条件的容量配置得到。</w:t>
      </w:r>
    </w:p>
    <w:p w14:paraId="70510FB3">
      <w:pPr>
        <w:pStyle w:val="5"/>
        <w:keepNext/>
        <w:numPr>
          <w:ilvl w:val="0"/>
          <w:numId w:val="0"/>
        </w:numPr>
        <w:spacing w:before="160" w:after="120" w:line="390" w:lineRule="exact"/>
        <w:ind w:firstLine="0"/>
      </w:pPr>
      <w:bookmarkStart w:id="291" w:name="统筹增容配储与10-kv联络"/>
      <w:r>
        <w:rPr>
          <w:rFonts w:ascii="Times New Roman" w:hAnsi="Times New Roman" w:eastAsia="方正仿宋_GBK"/>
          <w:b/>
          <w:sz w:val="26"/>
        </w:rPr>
        <w:t>5.7.2 统筹增容、配储与10 kV联络</w:t>
      </w:r>
      <w:bookmarkEnd w:id="291"/>
    </w:p>
    <w:p w14:paraId="2FDE41DA">
      <w:pPr>
        <w:pStyle w:val="115"/>
        <w:widowControl/>
        <w:spacing w:before="0" w:after="0" w:line="348" w:lineRule="exact"/>
        <w:ind w:firstLine="480"/>
        <w:jc w:val="both"/>
      </w:pPr>
      <w:r>
        <w:rPr>
          <w:rFonts w:ascii="Times New Roman" w:hAnsi="Times New Roman" w:eastAsia="方正仿宋_GBK"/>
          <w:b w:val="0"/>
          <w:sz w:val="24"/>
        </w:rPr>
        <w:t>优先核定并利用既有站间转供能力，计算送受端调整后的负荷与容量余量。能力不足时，按新增联络项目提升转供率；再与主变增容及储能配置共同比较评价期费用。扩容选取受主变规格和预留位置约束，配储选取受95%峰值持续时间及可用能量约束。</w:t>
      </w:r>
    </w:p>
    <w:p w14:paraId="5FBC2083">
      <w:pPr>
        <w:pStyle w:val="2"/>
        <w:widowControl/>
        <w:spacing w:before="0" w:after="0" w:line="348" w:lineRule="exact"/>
        <w:ind w:firstLine="480"/>
        <w:jc w:val="both"/>
      </w:pPr>
      <w:r>
        <w:rPr>
          <w:rFonts w:ascii="Times New Roman" w:hAnsi="Times New Roman" w:eastAsia="方正仿宋_GBK"/>
          <w:b w:val="0"/>
          <w:sz w:val="24"/>
        </w:rPr>
        <w:t>光伏较多的县域同时核对正向和反向容量。市区按供电安全任务分析重载站与承接站，依据本地光伏规模和线路资料核定初始转供率。区县内部转接保持总量，区域容载比按统一年网供最大负荷计算。</w:t>
      </w:r>
    </w:p>
    <w:p w14:paraId="00E10BE7">
      <w:pPr>
        <w:pStyle w:val="5"/>
        <w:keepNext/>
        <w:numPr>
          <w:ilvl w:val="0"/>
          <w:numId w:val="0"/>
        </w:numPr>
        <w:spacing w:before="160" w:after="120" w:line="390" w:lineRule="exact"/>
        <w:ind w:firstLine="0"/>
      </w:pPr>
      <w:bookmarkStart w:id="292" w:name="滚动更新参数与工程方案"/>
      <w:r>
        <w:rPr>
          <w:rFonts w:ascii="Times New Roman" w:hAnsi="Times New Roman" w:eastAsia="方正仿宋_GBK"/>
          <w:b/>
          <w:sz w:val="26"/>
        </w:rPr>
        <w:t>5.7.3 滚动更新参数与工程方案</w:t>
      </w:r>
      <w:bookmarkEnd w:id="292"/>
    </w:p>
    <w:p w14:paraId="5806E0C3">
      <w:pPr>
        <w:pStyle w:val="115"/>
        <w:widowControl/>
        <w:spacing w:before="0" w:after="0" w:line="348" w:lineRule="exact"/>
        <w:ind w:firstLine="480"/>
        <w:jc w:val="both"/>
      </w:pPr>
      <w:r>
        <w:rPr>
          <w:rFonts w:ascii="Times New Roman" w:hAnsi="Times New Roman" w:eastAsia="方正仿宋_GBK"/>
          <w:b w:val="0"/>
          <w:sz w:val="24"/>
        </w:rPr>
        <w:t>取得新增设备台账、用户电量与实际线路资料后，更新相应参数与候选集合。主变、储能和线路价格按统一工程范围折算，使用相同现金流规则比较费用。负荷增长、光伏投产和峰段特征变化时，重新计算容量与负荷分配，滚动修订规划区间和建设时点。</w:t>
      </w:r>
    </w:p>
    <w:p w14:paraId="6555CC27">
      <w:pPr>
        <w:pStyle w:val="5"/>
        <w:keepNext/>
        <w:numPr>
          <w:ilvl w:val="0"/>
          <w:numId w:val="0"/>
        </w:numPr>
        <w:spacing w:before="160" w:after="120" w:line="390" w:lineRule="exact"/>
        <w:ind w:firstLine="0"/>
      </w:pPr>
      <w:bookmarkStart w:id="293" w:name="相同源荷条件下的推荐区间选择"/>
      <w:r>
        <w:rPr>
          <w:rFonts w:ascii="Times New Roman" w:hAnsi="Times New Roman" w:eastAsia="方正仿宋_GBK"/>
          <w:b/>
          <w:sz w:val="26"/>
        </w:rPr>
        <w:t>5.7.4 相同源荷条件下的推荐区间选择</w:t>
      </w:r>
      <w:bookmarkEnd w:id="293"/>
    </w:p>
    <w:p w14:paraId="21449720">
      <w:pPr>
        <w:pStyle w:val="115"/>
        <w:widowControl/>
        <w:spacing w:before="0" w:after="0" w:line="348" w:lineRule="exact"/>
        <w:ind w:firstLine="480"/>
        <w:jc w:val="both"/>
      </w:pPr>
      <w:r>
        <w:rPr>
          <w:rFonts w:ascii="Times New Roman" w:hAnsi="Times New Roman" w:eastAsia="方正仿宋_GBK"/>
          <w:b w:val="0"/>
          <w:sz w:val="24"/>
        </w:rPr>
        <w:t>以分布式电源装机渗透率1.00～2.00、年最大净负荷平均增长率大于2.00%至7.00%、95%峰值持续时间1～3 h为例，选取3 h参考条件下主变与储能单位功率投资比大于0.05至0.08，架空为主线路对应主变与线路单位功率投资比0.84～1.40。按供电区域类别和负荷分散系数细分后的结果如下。</w:t>
      </w:r>
    </w:p>
    <w:p w14:paraId="42B669C2">
      <w:pPr>
        <w:pStyle w:val="2"/>
        <w:keepNext/>
        <w:spacing w:before="120" w:after="80" w:line="280" w:lineRule="exact"/>
        <w:ind w:firstLine="0"/>
        <w:jc w:val="center"/>
      </w:pPr>
      <w:r>
        <w:rPr>
          <w:rFonts w:ascii="Times New Roman" w:hAnsi="Times New Roman" w:eastAsia="宋体"/>
          <w:b w:val="0"/>
          <w:sz w:val="21"/>
        </w:rPr>
        <w:t>表5-95 相同源荷与经济条件下的分类推荐示例</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318EB1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36215132">
            <w:pPr>
              <w:keepNext/>
              <w:spacing w:before="20" w:after="20" w:line="260" w:lineRule="exact"/>
              <w:ind w:firstLine="0" w:firstLineChars="0"/>
              <w:jc w:val="center"/>
            </w:pPr>
            <w:r>
              <w:rPr>
                <w:rFonts w:ascii="Times New Roman" w:hAnsi="Times New Roman" w:eastAsia="宋体"/>
                <w:b/>
                <w:sz w:val="18"/>
              </w:rPr>
              <w:t>供电区域类别</w:t>
            </w:r>
          </w:p>
        </w:tc>
        <w:tc>
          <w:tcPr>
            <w:tcW w:w="2771" w:type="dxa"/>
            <w:tcMar>
              <w:left w:w="70" w:type="dxa"/>
              <w:right w:w="70" w:type="dxa"/>
            </w:tcMar>
            <w:vAlign w:val="center"/>
          </w:tcPr>
          <w:p w14:paraId="43E76337">
            <w:pPr>
              <w:keepNext/>
              <w:spacing w:before="20" w:after="20" w:line="260" w:lineRule="exact"/>
              <w:ind w:firstLine="0" w:firstLineChars="0"/>
              <w:jc w:val="center"/>
            </w:pPr>
            <w:r>
              <w:rPr>
                <w:rFonts w:ascii="Times New Roman" w:hAnsi="Times New Roman" w:eastAsia="宋体"/>
                <w:b/>
                <w:sz w:val="18"/>
              </w:rPr>
              <w:t>负荷分散系数</w:t>
            </w:r>
          </w:p>
        </w:tc>
        <w:tc>
          <w:tcPr>
            <w:tcW w:w="2771" w:type="dxa"/>
            <w:tcMar>
              <w:left w:w="70" w:type="dxa"/>
              <w:right w:w="70" w:type="dxa"/>
            </w:tcMar>
            <w:vAlign w:val="center"/>
          </w:tcPr>
          <w:p w14:paraId="73917AED">
            <w:pPr>
              <w:keepNext/>
              <w:spacing w:before="20" w:after="20" w:line="260" w:lineRule="exact"/>
              <w:ind w:firstLine="0" w:firstLineChars="0"/>
              <w:jc w:val="center"/>
            </w:pPr>
            <w:r>
              <w:rPr>
                <w:rFonts w:ascii="Times New Roman" w:hAnsi="Times New Roman" w:eastAsia="宋体"/>
                <w:b/>
                <w:sz w:val="18"/>
              </w:rPr>
              <w:t>容载比推荐区间</w:t>
            </w:r>
          </w:p>
        </w:tc>
      </w:tr>
      <w:tr w14:paraId="7DB403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3824C73">
            <w:pPr>
              <w:keepNext/>
              <w:spacing w:before="20" w:after="20" w:line="260" w:lineRule="exact"/>
              <w:ind w:firstLine="0" w:firstLineChars="0"/>
              <w:jc w:val="center"/>
            </w:pPr>
            <w:r>
              <w:rPr>
                <w:rFonts w:ascii="Times New Roman" w:hAnsi="Times New Roman" w:eastAsia="宋体"/>
                <w:b w:val="0"/>
                <w:sz w:val="18"/>
              </w:rPr>
              <w:t>A类</w:t>
            </w:r>
          </w:p>
        </w:tc>
        <w:tc>
          <w:tcPr>
            <w:tcW w:w="2771" w:type="dxa"/>
            <w:tcMar>
              <w:left w:w="70" w:type="dxa"/>
              <w:right w:w="70" w:type="dxa"/>
            </w:tcMar>
            <w:vAlign w:val="center"/>
          </w:tcPr>
          <w:p w14:paraId="3850A60C">
            <w:pPr>
              <w:keepNext/>
              <w:spacing w:before="20" w:after="20" w:line="260" w:lineRule="exact"/>
              <w:ind w:firstLine="0" w:firstLineChars="0"/>
              <w:jc w:val="center"/>
            </w:pPr>
            <w:r>
              <w:rPr>
                <w:rFonts w:ascii="Times New Roman" w:hAnsi="Times New Roman" w:eastAsia="宋体"/>
                <w:b w:val="0"/>
                <w:sz w:val="18"/>
              </w:rPr>
              <w:t>1.00</w:t>
            </w:r>
          </w:p>
        </w:tc>
        <w:tc>
          <w:tcPr>
            <w:tcW w:w="2771" w:type="dxa"/>
            <w:tcMar>
              <w:left w:w="70" w:type="dxa"/>
              <w:right w:w="70" w:type="dxa"/>
            </w:tcMar>
            <w:vAlign w:val="center"/>
          </w:tcPr>
          <w:p w14:paraId="3838707B">
            <w:pPr>
              <w:keepNext/>
              <w:spacing w:before="20" w:after="20" w:line="260" w:lineRule="exact"/>
              <w:ind w:firstLine="0" w:firstLineChars="0"/>
              <w:jc w:val="center"/>
            </w:pPr>
            <w:r>
              <w:rPr>
                <w:rFonts w:ascii="Times New Roman" w:hAnsi="Times New Roman" w:eastAsia="宋体"/>
                <w:b w:val="0"/>
                <w:sz w:val="18"/>
              </w:rPr>
              <w:t>2.02～2.06</w:t>
            </w:r>
          </w:p>
        </w:tc>
      </w:tr>
      <w:tr w14:paraId="0CFB59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C542A6A">
            <w:pPr>
              <w:keepNext/>
              <w:spacing w:before="20" w:after="20" w:line="260" w:lineRule="exact"/>
              <w:ind w:firstLine="0" w:firstLineChars="0"/>
              <w:jc w:val="center"/>
            </w:pPr>
            <w:r>
              <w:rPr>
                <w:rFonts w:ascii="Times New Roman" w:hAnsi="Times New Roman" w:eastAsia="宋体"/>
                <w:b w:val="0"/>
                <w:sz w:val="18"/>
              </w:rPr>
              <w:t>A类</w:t>
            </w:r>
          </w:p>
        </w:tc>
        <w:tc>
          <w:tcPr>
            <w:tcW w:w="2771" w:type="dxa"/>
            <w:tcMar>
              <w:left w:w="70" w:type="dxa"/>
              <w:right w:w="70" w:type="dxa"/>
            </w:tcMar>
            <w:vAlign w:val="center"/>
          </w:tcPr>
          <w:p w14:paraId="11065C9C">
            <w:pPr>
              <w:keepNext/>
              <w:spacing w:before="20" w:after="20" w:line="260" w:lineRule="exact"/>
              <w:ind w:firstLine="0" w:firstLineChars="0"/>
              <w:jc w:val="center"/>
            </w:pPr>
            <w:r>
              <w:rPr>
                <w:rFonts w:ascii="Times New Roman" w:hAnsi="Times New Roman" w:eastAsia="宋体"/>
                <w:b w:val="0"/>
                <w:sz w:val="18"/>
              </w:rPr>
              <w:t>1.15</w:t>
            </w:r>
          </w:p>
        </w:tc>
        <w:tc>
          <w:tcPr>
            <w:tcW w:w="2771" w:type="dxa"/>
            <w:tcMar>
              <w:left w:w="70" w:type="dxa"/>
              <w:right w:w="70" w:type="dxa"/>
            </w:tcMar>
            <w:vAlign w:val="center"/>
          </w:tcPr>
          <w:p w14:paraId="722F01E8">
            <w:pPr>
              <w:keepNext/>
              <w:spacing w:before="20" w:after="20" w:line="260" w:lineRule="exact"/>
              <w:ind w:firstLine="0" w:firstLineChars="0"/>
              <w:jc w:val="center"/>
            </w:pPr>
            <w:r>
              <w:rPr>
                <w:rFonts w:ascii="Times New Roman" w:hAnsi="Times New Roman" w:eastAsia="宋体"/>
                <w:b w:val="0"/>
                <w:sz w:val="18"/>
              </w:rPr>
              <w:t>2.02～2.06</w:t>
            </w:r>
          </w:p>
        </w:tc>
      </w:tr>
      <w:tr w14:paraId="606E14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58EDB1">
            <w:pPr>
              <w:keepNext/>
              <w:spacing w:before="20" w:after="20" w:line="260" w:lineRule="exact"/>
              <w:ind w:firstLine="0" w:firstLineChars="0"/>
              <w:jc w:val="center"/>
            </w:pPr>
            <w:r>
              <w:rPr>
                <w:rFonts w:ascii="Times New Roman" w:hAnsi="Times New Roman" w:eastAsia="宋体"/>
                <w:b w:val="0"/>
                <w:sz w:val="18"/>
              </w:rPr>
              <w:t>B/C类</w:t>
            </w:r>
          </w:p>
        </w:tc>
        <w:tc>
          <w:tcPr>
            <w:tcW w:w="2771" w:type="dxa"/>
            <w:tcMar>
              <w:left w:w="70" w:type="dxa"/>
              <w:right w:w="70" w:type="dxa"/>
            </w:tcMar>
            <w:vAlign w:val="center"/>
          </w:tcPr>
          <w:p w14:paraId="044BA601">
            <w:pPr>
              <w:keepNext/>
              <w:spacing w:before="20" w:after="20" w:line="260" w:lineRule="exact"/>
              <w:ind w:firstLine="0" w:firstLineChars="0"/>
              <w:jc w:val="center"/>
            </w:pPr>
            <w:r>
              <w:rPr>
                <w:rFonts w:ascii="Times New Roman" w:hAnsi="Times New Roman" w:eastAsia="宋体"/>
                <w:b w:val="0"/>
                <w:sz w:val="18"/>
              </w:rPr>
              <w:t>1.00</w:t>
            </w:r>
          </w:p>
        </w:tc>
        <w:tc>
          <w:tcPr>
            <w:tcW w:w="2771" w:type="dxa"/>
            <w:tcMar>
              <w:left w:w="70" w:type="dxa"/>
              <w:right w:w="70" w:type="dxa"/>
            </w:tcMar>
            <w:vAlign w:val="center"/>
          </w:tcPr>
          <w:p w14:paraId="38A05EB0">
            <w:pPr>
              <w:keepNext/>
              <w:spacing w:before="20" w:after="20" w:line="260" w:lineRule="exact"/>
              <w:ind w:firstLine="0" w:firstLineChars="0"/>
              <w:jc w:val="center"/>
            </w:pPr>
            <w:r>
              <w:rPr>
                <w:rFonts w:ascii="Times New Roman" w:hAnsi="Times New Roman" w:eastAsia="宋体"/>
                <w:b w:val="0"/>
                <w:sz w:val="18"/>
              </w:rPr>
              <w:t>2.02～2.14</w:t>
            </w:r>
          </w:p>
        </w:tc>
      </w:tr>
      <w:tr w14:paraId="6B5C08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89CF203">
            <w:pPr>
              <w:keepNext w:val="0"/>
              <w:spacing w:before="20" w:after="20" w:line="260" w:lineRule="exact"/>
              <w:ind w:firstLine="0" w:firstLineChars="0"/>
              <w:jc w:val="center"/>
            </w:pPr>
            <w:r>
              <w:rPr>
                <w:rFonts w:ascii="Times New Roman" w:hAnsi="Times New Roman" w:eastAsia="宋体"/>
                <w:b w:val="0"/>
                <w:sz w:val="18"/>
              </w:rPr>
              <w:t>B/C类</w:t>
            </w:r>
          </w:p>
        </w:tc>
        <w:tc>
          <w:tcPr>
            <w:tcW w:w="2771" w:type="dxa"/>
            <w:tcMar>
              <w:left w:w="70" w:type="dxa"/>
              <w:right w:w="70" w:type="dxa"/>
            </w:tcMar>
            <w:vAlign w:val="center"/>
          </w:tcPr>
          <w:p w14:paraId="692C816C">
            <w:pPr>
              <w:keepNext w:val="0"/>
              <w:spacing w:before="20" w:after="20" w:line="260" w:lineRule="exact"/>
              <w:ind w:firstLine="0" w:firstLineChars="0"/>
              <w:jc w:val="center"/>
            </w:pPr>
            <w:r>
              <w:rPr>
                <w:rFonts w:ascii="Times New Roman" w:hAnsi="Times New Roman" w:eastAsia="宋体"/>
                <w:b w:val="0"/>
                <w:sz w:val="18"/>
              </w:rPr>
              <w:t>1.15</w:t>
            </w:r>
          </w:p>
        </w:tc>
        <w:tc>
          <w:tcPr>
            <w:tcW w:w="2771" w:type="dxa"/>
            <w:tcMar>
              <w:left w:w="70" w:type="dxa"/>
              <w:right w:w="70" w:type="dxa"/>
            </w:tcMar>
            <w:vAlign w:val="center"/>
          </w:tcPr>
          <w:p w14:paraId="62566C62">
            <w:pPr>
              <w:keepNext w:val="0"/>
              <w:spacing w:before="20" w:after="20" w:line="260" w:lineRule="exact"/>
              <w:ind w:firstLine="0" w:firstLineChars="0"/>
              <w:jc w:val="center"/>
            </w:pPr>
            <w:r>
              <w:rPr>
                <w:rFonts w:ascii="Times New Roman" w:hAnsi="Times New Roman" w:eastAsia="宋体"/>
                <w:b w:val="0"/>
                <w:sz w:val="18"/>
              </w:rPr>
              <w:t>2.09～2.14</w:t>
            </w:r>
          </w:p>
        </w:tc>
      </w:tr>
    </w:tbl>
    <w:p w14:paraId="6D53D7E8">
      <w:pPr>
        <w:pStyle w:val="2"/>
        <w:widowControl/>
        <w:spacing w:before="0" w:after="0" w:line="348" w:lineRule="exact"/>
        <w:ind w:firstLine="480"/>
        <w:jc w:val="both"/>
      </w:pPr>
      <w:r>
        <w:rPr>
          <w:rFonts w:ascii="Times New Roman" w:hAnsi="Times New Roman" w:eastAsia="方正仿宋_GBK"/>
          <w:b w:val="0"/>
          <w:sz w:val="24"/>
        </w:rPr>
        <w:t>这些条件的源荷范围和相对工程价格相同，推荐区间仍有差异，反映了站群设备规格、既有转供条件与各站负荷峰值关系的共同影响。实际片区可以先按供电区域类别定位，再按负荷分散系数选择相应组别。系数与已列情景不一致时，将相邻情景作为比选参照，并按实际站级负荷形成具体容量配置。</w:t>
      </w:r>
    </w:p>
    <w:p w14:paraId="17BB1B23">
      <w:pPr>
        <w:pStyle w:val="2"/>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推荐区间与地区年网供最大负荷结合，可得到区域主变容量的初步范围。例如年网供最大负荷1000.00 MW时，容载比每变化0.10，对应公用主变总容量变化100.00 MVA。这一数量关系说明，小幅比值差异在较大区域内也会对应明确的设备规模。容量分配仍应按各站正反向负荷和主变N-1条件安排，不能只按区域总量平均分配。</w:t>
      </w:r>
    </w:p>
    <w:p w14:paraId="14E2309D">
      <w:pPr>
        <w:pStyle w:val="2"/>
        <w:widowControl/>
        <w:spacing w:before="0" w:after="0" w:line="348" w:lineRule="exact"/>
        <w:ind w:firstLine="480"/>
        <w:jc w:val="both"/>
      </w:pPr>
      <w:r>
        <w:rPr>
          <w:rFonts w:ascii="Times New Roman" w:hAnsi="Times New Roman" w:eastAsia="方正仿宋_GBK"/>
          <w:b w:val="0"/>
          <w:sz w:val="24"/>
        </w:rPr>
        <w:t>相同区间内可以有多组设备组合。对具备扩建位置且停运后剩余容量不足的站，增加主变台数可能较有利；对已有较大主变但峰值缺口较短的站，储能可能补充局部需求；对邻站余量较大且联络条件较好的站，负荷转接能够减少本站新增容量。区域推荐值应与逐站措施一并形成，便于解释容量储备的来源和投资用途。</w:t>
      </w:r>
    </w:p>
    <w:p w14:paraId="013D1554">
      <w:pPr>
        <w:pStyle w:val="5"/>
        <w:keepNext/>
        <w:numPr>
          <w:ilvl w:val="0"/>
          <w:numId w:val="0"/>
        </w:numPr>
        <w:spacing w:before="160" w:after="120" w:line="390" w:lineRule="exact"/>
        <w:ind w:firstLine="0"/>
      </w:pPr>
      <w:bookmarkStart w:id="294" w:name="邳州与市区建设措施的综合比较"/>
      <w:r>
        <w:rPr>
          <w:rFonts w:ascii="Times New Roman" w:hAnsi="Times New Roman" w:eastAsia="方正仿宋_GBK"/>
          <w:b/>
          <w:sz w:val="26"/>
        </w:rPr>
        <w:t>5.7.5 邳州与市区建设措施的综合比较</w:t>
      </w:r>
      <w:bookmarkEnd w:id="294"/>
    </w:p>
    <w:p w14:paraId="2ECD5DDE">
      <w:pPr>
        <w:pStyle w:val="115"/>
        <w:widowControl/>
        <w:spacing w:before="0" w:after="0" w:line="348" w:lineRule="exact"/>
        <w:ind w:firstLine="480"/>
        <w:jc w:val="both"/>
      </w:pPr>
      <w:r>
        <w:rPr>
          <w:rFonts w:ascii="Times New Roman" w:hAnsi="Times New Roman" w:eastAsia="方正仿宋_GBK"/>
          <w:b w:val="0"/>
          <w:sz w:val="24"/>
        </w:rPr>
        <w:t>邳州弹性方案四年新购主变容量960.50 MVA，较刚性方案682.00 MVA增加278.50 MVA，扩建主变项目由6项增加到11项；目标年储能额定功率由253.10 MW降至3.30 MW。两类方案新增联络均为13项，说明该案例主要通过主变与储能组合调整降低费用，联络建设规模保持一致。主变新增投资对应持续在役容量，储能减少则降低了成套设备及后续运维支出。</w:t>
      </w:r>
    </w:p>
    <w:p w14:paraId="60CAF2F0">
      <w:pPr>
        <w:pStyle w:val="2"/>
        <w:widowControl/>
        <w:spacing w:before="0" w:after="0" w:line="348" w:lineRule="exact"/>
        <w:ind w:firstLine="480"/>
        <w:jc w:val="both"/>
      </w:pPr>
      <w:r>
        <w:rPr>
          <w:rFonts w:ascii="Times New Roman" w:hAnsi="Times New Roman" w:eastAsia="方正仿宋_GBK"/>
          <w:b w:val="0"/>
          <w:sz w:val="24"/>
        </w:rPr>
        <w:t>市区弹性方案四年新购主变容量526.00 MVA，较刚性方案289.00 MVA增加237.00 MVA，扩建主变项目由1项增加到8项；目标年储能额定功率由250.00 MW降至2.90 MW。新增联络由0项增加到3项，表明市区在增加主变容量的同时，采用少量联络项目改善站间配置。新增联络与主变扩建共同作用，不能把费用变化全部归因于单一设备。</w:t>
      </w:r>
    </w:p>
    <w:p w14:paraId="2FD276FC">
      <w:pPr>
        <w:pStyle w:val="2"/>
        <w:widowControl/>
        <w:spacing w:before="0" w:after="0" w:line="348" w:lineRule="exact"/>
        <w:ind w:firstLine="480"/>
        <w:jc w:val="both"/>
      </w:pPr>
      <w:r>
        <w:rPr>
          <w:rFonts w:ascii="Times New Roman" w:hAnsi="Times New Roman" w:eastAsia="方正仿宋_GBK"/>
          <w:b w:val="0"/>
          <w:sz w:val="24"/>
        </w:rPr>
        <w:t>两地区弹性方案储能功率均降至较小规模，但主变容量的站间分配并不相同。部分站承担更多转入负荷，部分站通过转出负荷减少本站需求，另有站点保持原有主变容量。区域容载比提高表示总容量储备增加，并不要求每一座站都增加容量。逐站分析列示了这种差异，使区域指标能够对应具体供电任务。</w:t>
      </w:r>
    </w:p>
    <w:p w14:paraId="5E7085A9">
      <w:pPr>
        <w:pStyle w:val="2"/>
        <w:widowControl/>
        <w:spacing w:before="0" w:after="0" w:line="348" w:lineRule="exact"/>
        <w:ind w:firstLine="480"/>
        <w:jc w:val="both"/>
      </w:pPr>
      <w:r>
        <w:rPr>
          <w:rFonts w:ascii="Times New Roman" w:hAnsi="Times New Roman" w:eastAsia="方正仿宋_GBK"/>
          <w:b w:val="0"/>
          <w:sz w:val="24"/>
        </w:rPr>
        <w:t>费用现值比较中，邳州刚性与弹性方案分别为86143.38万元和29227.32万元，降低66.07%；市区分别为73047.96万元和18432.29万元，降低74.77%。两地区的绝对费用规模与样本负荷、建设项目数量及储能需求有关。相对降幅用于比较本地区两类方案，区域之间则还应结合设备规模和工程类型分析，避免只按降幅大小判断规划水平。</w:t>
      </w:r>
    </w:p>
    <w:p w14:paraId="65D7CED3">
      <w:pPr>
        <w:pStyle w:val="2"/>
        <w:widowControl/>
        <w:spacing w:before="0" w:after="0" w:line="348" w:lineRule="exact"/>
        <w:ind w:firstLine="480"/>
        <w:jc w:val="both"/>
      </w:pPr>
      <w:r>
        <w:rPr>
          <w:rFonts w:ascii="Times New Roman" w:hAnsi="Times New Roman" w:eastAsia="方正仿宋_GBK"/>
          <w:b w:val="0"/>
          <w:sz w:val="24"/>
        </w:rPr>
        <w:t>从年度建设看，邳州弹性方案第1年主变净增441.50 MVA，此后每年仍有容量建设；市区第1年净增373.00 MVA，第3年没有新增主变容量，主要利用已有设备和负荷转接满足增长。邳州较快的负荷发展对应持续建设需求，市区较低的增长水平则允许部分年份利用既有储备。建设节奏与当地负荷发展共同决定年度容载比变化。</w:t>
      </w:r>
    </w:p>
    <w:p w14:paraId="5744E800">
      <w:pPr>
        <w:pStyle w:val="2"/>
        <w:widowControl/>
        <w:spacing w:before="0" w:after="0" w:line="348" w:lineRule="exact"/>
        <w:ind w:firstLine="480"/>
        <w:jc w:val="both"/>
      </w:pPr>
      <w:r>
        <w:rPr>
          <w:rFonts w:ascii="Times New Roman" w:hAnsi="Times New Roman" w:eastAsia="方正仿宋_GBK"/>
          <w:b w:val="0"/>
          <w:sz w:val="24"/>
        </w:rPr>
        <w:t>采用弹性指标后，规划评价应同时关注主变容量是否满足当年需求、设备规格是否能够实施、储能是否具有相应持续时间的功率和能量，以及新增工程费用是否合理。推荐区间提供容量比选范围，年度措施和逐站结果给出具体建设内容，两者结合形成“一片一策”的研究建议。</w:t>
      </w:r>
    </w:p>
    <w:p w14:paraId="0A40366D">
      <w:pPr>
        <w:pStyle w:val="3"/>
        <w:keepNext/>
        <w:pageBreakBefore/>
        <w:numPr>
          <w:ilvl w:val="0"/>
          <w:numId w:val="0"/>
        </w:numPr>
        <w:spacing w:before="0" w:after="120" w:line="540" w:lineRule="exact"/>
        <w:ind w:firstLine="0"/>
      </w:pPr>
      <w:bookmarkStart w:id="295" w:name="h1105"/>
      <w:bookmarkStart w:id="296" w:name="第六章-结论与建议"/>
      <w:r>
        <w:rPr>
          <w:rFonts w:ascii="Times New Roman" w:hAnsi="Times New Roman" w:eastAsia="方正仿宋_GBK"/>
          <w:b/>
          <w:sz w:val="36"/>
        </w:rPr>
        <w:t>第六章 结论与建议</w:t>
      </w:r>
      <w:bookmarkEnd w:id="295"/>
      <w:bookmarkEnd w:id="296"/>
    </w:p>
    <w:p w14:paraId="798FA920">
      <w:pPr>
        <w:pStyle w:val="115"/>
        <w:widowControl/>
        <w:spacing w:before="0" w:after="0" w:line="348" w:lineRule="exact"/>
        <w:ind w:firstLine="480"/>
        <w:jc w:val="both"/>
      </w:pPr>
      <w:r>
        <w:rPr>
          <w:rFonts w:ascii="Times New Roman" w:hAnsi="Times New Roman" w:eastAsia="方正仿宋_GBK"/>
          <w:b w:val="0"/>
          <w:sz w:val="24"/>
        </w:rPr>
        <w:t>本项目针对分布式新能源接入后110 kV变电容量配置与站级运行需求的变化，以邳州和市区为案例，分析源荷特征，建立工程费用模型，并开展主变增容、储能和10 kV联络的联合寻优。在两地区刚性与弹性方案对比基础上，进一步拓展源荷及经济参数，形成弹性容载比推荐区间及适用条件，供不同片区比选。</w:t>
      </w:r>
    </w:p>
    <w:p w14:paraId="6D0E01CC">
      <w:pPr>
        <w:pStyle w:val="4"/>
        <w:keepNext/>
        <w:numPr>
          <w:ilvl w:val="0"/>
          <w:numId w:val="0"/>
        </w:numPr>
        <w:spacing w:before="160" w:after="120" w:line="480" w:lineRule="exact"/>
        <w:ind w:firstLine="0"/>
      </w:pPr>
      <w:bookmarkStart w:id="297" w:name="主要研究结论"/>
      <w:bookmarkStart w:id="298" w:name="h1107"/>
      <w:r>
        <w:rPr>
          <w:rFonts w:ascii="Times New Roman" w:hAnsi="Times New Roman" w:eastAsia="方正仿宋_GBK"/>
          <w:b/>
          <w:sz w:val="32"/>
        </w:rPr>
        <w:t>6.1 主要研究结论</w:t>
      </w:r>
      <w:bookmarkEnd w:id="297"/>
      <w:bookmarkEnd w:id="298"/>
    </w:p>
    <w:p w14:paraId="21246F24">
      <w:pPr>
        <w:pStyle w:val="5"/>
        <w:keepNext/>
        <w:numPr>
          <w:ilvl w:val="0"/>
          <w:numId w:val="0"/>
        </w:numPr>
        <w:spacing w:before="160" w:after="120" w:line="390" w:lineRule="exact"/>
        <w:ind w:firstLine="0"/>
      </w:pPr>
      <w:bookmarkStart w:id="299" w:name="容载比选取需要同时考虑区域负荷与站级双向需求"/>
      <w:r>
        <w:rPr>
          <w:rFonts w:ascii="Times New Roman" w:hAnsi="Times New Roman" w:eastAsia="方正仿宋_GBK"/>
          <w:b/>
          <w:sz w:val="26"/>
        </w:rPr>
        <w:t>6.1.1 容载比选取需要同时考虑区域负荷与站级双向需求</w:t>
      </w:r>
      <w:bookmarkEnd w:id="299"/>
    </w:p>
    <w:p w14:paraId="1BD4C8DB">
      <w:pPr>
        <w:pStyle w:val="115"/>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0034B05B">
      <w:pPr>
        <w:pStyle w:val="2"/>
        <w:widowControl/>
        <w:spacing w:before="0" w:after="0" w:line="348" w:lineRule="exact"/>
        <w:ind w:firstLine="480"/>
        <w:jc w:val="both"/>
      </w:pPr>
      <w:r>
        <w:rPr>
          <w:rFonts w:ascii="Times New Roman" w:hAnsi="Times New Roman" w:eastAsia="方正仿宋_GBK"/>
          <w:b w:val="0"/>
          <w:sz w:val="24"/>
        </w:rPr>
        <w:t>结合装机统计与典型源荷场景，邳州2025年分布式电源装机渗透率为1.63，分布式电源电量渗透率为40.28%；市区相应估计值为0.32和8.69%。邳州的规划分析需要重视本地负荷与光伏出力的配合及反向容量需求，市区则主要结合正向负荷分布和A类供电安全条件配置容量。片区源荷及设备结构的差异，应落实为相应技术约束和建设方案。</w:t>
      </w:r>
    </w:p>
    <w:p w14:paraId="4366981D">
      <w:pPr>
        <w:pStyle w:val="5"/>
        <w:keepNext/>
        <w:numPr>
          <w:ilvl w:val="0"/>
          <w:numId w:val="0"/>
        </w:numPr>
        <w:spacing w:before="160" w:after="120" w:line="390" w:lineRule="exact"/>
        <w:ind w:firstLine="0"/>
      </w:pPr>
      <w:bookmarkStart w:id="300" w:name="本案例中弹性方案增加主变容量降低新增措施费用"/>
      <w:r>
        <w:rPr>
          <w:rFonts w:ascii="Times New Roman" w:hAnsi="Times New Roman" w:eastAsia="方正仿宋_GBK"/>
          <w:b/>
          <w:sz w:val="26"/>
        </w:rPr>
        <w:t>6.1.2 本案例中弹性方案增加主变容量，降低新增措施费用</w:t>
      </w:r>
      <w:bookmarkEnd w:id="300"/>
    </w:p>
    <w:p w14:paraId="0488AE18">
      <w:pPr>
        <w:pStyle w:val="115"/>
        <w:widowControl/>
        <w:spacing w:before="0" w:after="0" w:line="348" w:lineRule="exact"/>
        <w:ind w:firstLine="480"/>
        <w:jc w:val="both"/>
      </w:pPr>
      <w:r>
        <w:rPr>
          <w:rFonts w:ascii="Times New Roman" w:hAnsi="Times New Roman" w:eastAsia="方正仿宋_GBK"/>
          <w:b w:val="0"/>
          <w:sz w:val="24"/>
        </w:rPr>
        <w:t>刚性与弹性方案在同一区县共用容载比2.00的仿真起点，并采用相同负荷发展、候选措施和工程价格。后续各年均校核正常运行、主变N-1、设备持续在役和转供能力。刚性方案受2.00上限约束，部分站点需要配置较大规模储能以满足主变N-1工况；弹性方案适当增加主变容量，提高剩余主变供电能力，减少相应储能投资和维护费用。</w:t>
      </w:r>
    </w:p>
    <w:p w14:paraId="7F527151">
      <w:pPr>
        <w:pStyle w:val="2"/>
        <w:widowControl/>
        <w:spacing w:before="0" w:after="0" w:line="348" w:lineRule="exact"/>
        <w:ind w:firstLine="480"/>
        <w:jc w:val="both"/>
      </w:pPr>
      <w:r>
        <w:rPr>
          <w:rFonts w:ascii="Times New Roman" w:hAnsi="Times New Roman" w:eastAsia="方正仿宋_GBK"/>
          <w:b w:val="0"/>
          <w:sz w:val="24"/>
        </w:rPr>
        <w:t>两地区刚性方案新增措施评价期费用现值合计159191.34万元，弹性方案为47659.61万元，降低70.06%。规划第4年，刚性方案容载比为1.95～1.97，弹性方案平均约为2.20；弹性方案邳州储能为3.30 MW/7.09 MWh，市区为2.90 MW/6.23 MWh。费用按2021年末折现，汇总至2041年的新增建设与固定运维支出。结果表明，在本案例的负荷发展及工程价格条件下，增加主变容量能够减少相应储能需求，降低综合支出。</w:t>
      </w:r>
    </w:p>
    <w:p w14:paraId="3FD331B9">
      <w:pPr>
        <w:pStyle w:val="5"/>
        <w:keepNext/>
        <w:numPr>
          <w:ilvl w:val="0"/>
          <w:numId w:val="0"/>
        </w:numPr>
        <w:spacing w:before="160" w:after="120" w:line="390" w:lineRule="exact"/>
        <w:ind w:firstLine="0"/>
      </w:pPr>
      <w:bookmarkStart w:id="301"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301"/>
    </w:p>
    <w:p w14:paraId="3999DC39">
      <w:pPr>
        <w:pStyle w:val="115"/>
        <w:widowControl/>
        <w:spacing w:before="0" w:after="0" w:line="348" w:lineRule="exact"/>
        <w:ind w:firstLine="480"/>
        <w:jc w:val="both"/>
      </w:pPr>
      <w:r>
        <w:rPr>
          <w:rFonts w:ascii="Times New Roman" w:hAnsi="Times New Roman" w:eastAsia="方正仿宋_GBK"/>
          <w:b w:val="0"/>
          <w:sz w:val="24"/>
        </w:rPr>
        <w:t>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14:paraId="6B4A241A">
      <w:pPr>
        <w:pStyle w:val="2"/>
        <w:widowControl/>
        <w:spacing w:before="0" w:after="0" w:line="348" w:lineRule="exact"/>
        <w:ind w:firstLine="480"/>
        <w:jc w:val="both"/>
      </w:pPr>
      <w:r>
        <w:rPr>
          <w:rFonts w:ascii="Times New Roman" w:hAnsi="Times New Roman" w:eastAsia="方正仿宋_GBK"/>
          <w:b w:val="0"/>
          <w:sz w:val="24"/>
        </w:rPr>
        <w:t>市区初始站间转供率按50.00%设定，邳州依据局部馈线资料测算为28.29%，并应用于县域站群。既有能力利用按零新增建设投资计取，能力不足时通过新建联络提高转供率。新增联络与主变、储能共同参与费用比较，实际转接量由送端可转负荷、受端容量和工程费用共同确定。</w:t>
      </w:r>
    </w:p>
    <w:p w14:paraId="09CCAE32">
      <w:pPr>
        <w:pStyle w:val="5"/>
        <w:keepNext/>
        <w:numPr>
          <w:ilvl w:val="0"/>
          <w:numId w:val="0"/>
        </w:numPr>
        <w:spacing w:before="160" w:after="120" w:line="390" w:lineRule="exact"/>
        <w:ind w:firstLine="0"/>
      </w:pPr>
      <w:bookmarkStart w:id="302" w:name="容载比取值随源荷水平负荷增长及储能配置条件变化"/>
      <w:r>
        <w:rPr>
          <w:rFonts w:ascii="Times New Roman" w:hAnsi="Times New Roman" w:eastAsia="方正仿宋_GBK"/>
          <w:b/>
          <w:sz w:val="26"/>
        </w:rPr>
        <w:t>6.1.4 容载比取值随源荷水平、负荷增长及储能配置条件变化</w:t>
      </w:r>
      <w:bookmarkEnd w:id="302"/>
    </w:p>
    <w:p w14:paraId="4203ABB3">
      <w:pPr>
        <w:pStyle w:val="115"/>
        <w:widowControl/>
        <w:spacing w:before="0" w:after="0" w:line="348" w:lineRule="exact"/>
        <w:ind w:firstLine="480"/>
        <w:jc w:val="both"/>
      </w:pPr>
      <w:r>
        <w:rPr>
          <w:rFonts w:ascii="Times New Roman" w:hAnsi="Times New Roman" w:eastAsia="方正仿宋_GBK"/>
          <w:b w:val="0"/>
          <w:sz w:val="24"/>
        </w:rPr>
        <w:t>参数分析显示，源荷比由0.00增至3.00时，容载比平均增加0.20；年最大净负荷平均增长率由0.00%增至10.00%时，容载比平均变化为－0.24。前者反映光伏反向输送对容量配置的影响，后者同时包含负荷增长对容量需求和容载比分母的作用。95%峰值持续时间由1 h延长至6 h，19.17%的配对情景发生容载比变化；储能价格由基准的0.50倍提高至1.25倍，相应比例为17.93%。这些差异说明，源荷规模相近的片区仍需结合峰值持续时间与储能经济性确定容量配置。</w:t>
      </w:r>
    </w:p>
    <w:p w14:paraId="3E1D1E4F">
      <w:pPr>
        <w:pStyle w:val="2"/>
        <w:widowControl/>
        <w:spacing w:before="0" w:after="0" w:line="348" w:lineRule="exact"/>
        <w:ind w:firstLine="480"/>
        <w:jc w:val="both"/>
      </w:pPr>
      <w:r>
        <w:rPr>
          <w:rFonts w:ascii="Times New Roman" w:hAnsi="Times New Roman" w:eastAsia="方正仿宋_GBK"/>
          <w:b w:val="0"/>
          <w:sz w:val="24"/>
        </w:rPr>
        <w:t>线路类型与价格变化主要影响费用。在本次参数范围内，架空为主改为电缆为主，费用现值平均增加543.74万元，容载比保持不变。研究据此按源荷比、负荷增长和储能经济条件归纳容载比取值，并分别列示线路条件；供电区域类别与负荷分散系数用于进一步区分片区。</w:t>
      </w:r>
    </w:p>
    <w:p w14:paraId="3A106964">
      <w:pPr>
        <w:pStyle w:val="4"/>
        <w:keepNext/>
        <w:numPr>
          <w:ilvl w:val="0"/>
          <w:numId w:val="0"/>
        </w:numPr>
        <w:spacing w:before="160" w:after="120" w:line="480" w:lineRule="exact"/>
        <w:ind w:firstLine="0"/>
      </w:pPr>
      <w:bookmarkStart w:id="303" w:name="规划应用建议"/>
      <w:bookmarkStart w:id="304" w:name="h1120"/>
      <w:r>
        <w:rPr>
          <w:rFonts w:ascii="Times New Roman" w:hAnsi="Times New Roman" w:eastAsia="方正仿宋_GBK"/>
          <w:b/>
          <w:sz w:val="32"/>
        </w:rPr>
        <w:t>6.2 规划应用建议</w:t>
      </w:r>
      <w:bookmarkEnd w:id="303"/>
      <w:bookmarkEnd w:id="304"/>
    </w:p>
    <w:p w14:paraId="75726D25">
      <w:pPr>
        <w:pStyle w:val="5"/>
        <w:keepNext/>
        <w:numPr>
          <w:ilvl w:val="0"/>
          <w:numId w:val="0"/>
        </w:numPr>
        <w:spacing w:before="160" w:after="120" w:line="390" w:lineRule="exact"/>
        <w:ind w:firstLine="0"/>
      </w:pPr>
      <w:bookmarkStart w:id="305" w:name="按片区参数选择推荐区间并以实际设备确定建设方案"/>
      <w:r>
        <w:rPr>
          <w:rFonts w:ascii="Times New Roman" w:hAnsi="Times New Roman" w:eastAsia="方正仿宋_GBK"/>
          <w:b/>
          <w:sz w:val="26"/>
        </w:rPr>
        <w:t>6.2.1 按片区参数选择推荐区间，并以实际设备确定建设方案</w:t>
      </w:r>
      <w:bookmarkEnd w:id="305"/>
    </w:p>
    <w:p w14:paraId="43AE5279">
      <w:pPr>
        <w:pStyle w:val="115"/>
        <w:widowControl/>
        <w:spacing w:before="0" w:after="0" w:line="348" w:lineRule="exact"/>
        <w:ind w:firstLine="480"/>
        <w:jc w:val="both"/>
      </w:pPr>
      <w:r>
        <w:rPr>
          <w:rFonts w:ascii="Times New Roman" w:hAnsi="Times New Roman" w:eastAsia="方正仿宋_GBK"/>
          <w:b w:val="0"/>
          <w:sz w:val="24"/>
        </w:rPr>
        <w:t>两地区案例第4年推荐容载比平均约为2.20，具体设备配置与建设时序见第五章。实际规划先核定同电压等级公用主变容量与年网供最大负荷，结合分布式电源装机渗透率、分布式电源电量渗透率及年最大净负荷平均增长率识别源荷条件，再按峰值持续时间和成本条件匹配第五章矩阵，进一步核对供电区域类别与负荷分散系数。按匹配的源荷条件比较容量配置及评价期费用，确定片区推荐值。</w:t>
      </w:r>
    </w:p>
    <w:p w14:paraId="30DCF76E">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5B7FC16D">
      <w:pPr>
        <w:pStyle w:val="5"/>
        <w:keepNext/>
        <w:numPr>
          <w:ilvl w:val="0"/>
          <w:numId w:val="0"/>
        </w:numPr>
        <w:spacing w:before="160" w:after="120" w:line="390" w:lineRule="exact"/>
        <w:ind w:firstLine="0"/>
      </w:pPr>
      <w:bookmarkStart w:id="306" w:name="统筹既有转供能力主变建设和储能配置"/>
      <w:r>
        <w:rPr>
          <w:rFonts w:ascii="Times New Roman" w:hAnsi="Times New Roman" w:eastAsia="方正仿宋_GBK"/>
          <w:b/>
          <w:sz w:val="26"/>
        </w:rPr>
        <w:t>6.2.2 统筹既有转供能力、主变建设和储能配置</w:t>
      </w:r>
      <w:bookmarkEnd w:id="306"/>
    </w:p>
    <w:p w14:paraId="41E0DE18">
      <w:pPr>
        <w:pStyle w:val="115"/>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31875B18">
      <w:pPr>
        <w:pStyle w:val="2"/>
        <w:widowControl/>
        <w:spacing w:before="0" w:after="0" w:line="348" w:lineRule="exact"/>
        <w:ind w:firstLine="480"/>
        <w:jc w:val="both"/>
      </w:pPr>
      <w:r>
        <w:rPr>
          <w:rFonts w:ascii="Times New Roman" w:hAnsi="Times New Roman" w:eastAsia="方正仿宋_GBK"/>
          <w:b w:val="0"/>
          <w:sz w:val="24"/>
        </w:rPr>
        <w:t>光伏规模较大的县域，在送端正向需求降低的同时核对反向输送；负荷密集城区，重点校核重载站和承接站的主变N-1供电能力。储能按对应连续峰段初步确定功率和能量，并在工程设计中核定实际可用能力，主变建设按允许规格及扩建条件确定容量，联络按两端能力落实可转负荷。</w:t>
      </w:r>
    </w:p>
    <w:p w14:paraId="77B96331">
      <w:pPr>
        <w:pStyle w:val="5"/>
        <w:keepNext/>
        <w:numPr>
          <w:ilvl w:val="0"/>
          <w:numId w:val="0"/>
        </w:numPr>
        <w:spacing w:before="160" w:after="120" w:line="390" w:lineRule="exact"/>
        <w:ind w:firstLine="0"/>
      </w:pPr>
      <w:bookmarkStart w:id="307" w:name="随源荷发展和工程条件滚动更新规划"/>
      <w:r>
        <w:rPr>
          <w:rFonts w:ascii="Times New Roman" w:hAnsi="Times New Roman" w:eastAsia="方正仿宋_GBK"/>
          <w:b/>
          <w:sz w:val="26"/>
        </w:rPr>
        <w:t>6.2.3 随源荷发展和工程条件滚动更新规划</w:t>
      </w:r>
      <w:bookmarkEnd w:id="307"/>
    </w:p>
    <w:p w14:paraId="536D60C7">
      <w:pPr>
        <w:pStyle w:val="115"/>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05C9E2B5">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3ABB36B0">
      <w:pPr>
        <w:pStyle w:val="4"/>
        <w:keepNext/>
        <w:numPr>
          <w:ilvl w:val="0"/>
          <w:numId w:val="0"/>
        </w:numPr>
        <w:spacing w:before="160" w:after="120" w:line="480" w:lineRule="exact"/>
        <w:ind w:firstLine="0"/>
      </w:pPr>
      <w:bookmarkStart w:id="308" w:name="后续研究方向"/>
      <w:bookmarkStart w:id="309" w:name="h1130"/>
      <w:r>
        <w:rPr>
          <w:rFonts w:ascii="Times New Roman" w:hAnsi="Times New Roman" w:eastAsia="方正仿宋_GBK"/>
          <w:b/>
          <w:sz w:val="32"/>
        </w:rPr>
        <w:t>6.3 后续研究方向</w:t>
      </w:r>
      <w:bookmarkEnd w:id="308"/>
      <w:bookmarkEnd w:id="309"/>
    </w:p>
    <w:p w14:paraId="4BBEDB60">
      <w:pPr>
        <w:pStyle w:val="5"/>
        <w:keepNext/>
        <w:numPr>
          <w:ilvl w:val="0"/>
          <w:numId w:val="0"/>
        </w:numPr>
        <w:spacing w:before="160" w:after="120" w:line="390" w:lineRule="exact"/>
        <w:ind w:firstLine="0"/>
      </w:pPr>
      <w:bookmarkStart w:id="310" w:name="深化储能运行与实际网络校核"/>
      <w:r>
        <w:rPr>
          <w:rFonts w:ascii="Times New Roman" w:hAnsi="Times New Roman" w:eastAsia="方正仿宋_GBK"/>
          <w:b/>
          <w:sz w:val="26"/>
        </w:rPr>
        <w:t>6.3.1 深化储能运行与实际网络校核</w:t>
      </w:r>
      <w:bookmarkEnd w:id="310"/>
    </w:p>
    <w:p w14:paraId="4B9EAF80">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退出期间的实际功率缺口积分确定能量需求，并分别核定正向放电和反向充电所需的荷电状态。结合保证可用能量、充放电效率及故障恢复时间，检查连续多日支撑条件。将等效联络方案落实到实际馈线和开关位置，把转接量绑定到具体通道，继续分析线路允许容量、电压及保护配合。</w:t>
      </w:r>
    </w:p>
    <w:p w14:paraId="0DE82398">
      <w:pPr>
        <w:pStyle w:val="5"/>
        <w:keepNext/>
        <w:numPr>
          <w:ilvl w:val="0"/>
          <w:numId w:val="0"/>
        </w:numPr>
        <w:spacing w:before="160" w:after="120" w:line="390" w:lineRule="exact"/>
        <w:ind w:firstLine="0"/>
      </w:pPr>
      <w:bookmarkStart w:id="311" w:name="拓展片区结构和经济参数"/>
      <w:r>
        <w:rPr>
          <w:rFonts w:ascii="Times New Roman" w:hAnsi="Times New Roman" w:eastAsia="方正仿宋_GBK"/>
          <w:b/>
          <w:sz w:val="26"/>
        </w:rPr>
        <w:t>6.3.2 拓展片区结构和经济参数</w:t>
      </w:r>
      <w:bookmarkEnd w:id="311"/>
    </w:p>
    <w:p w14:paraId="6D02BBCE">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71C59A60">
      <w:pPr>
        <w:pStyle w:val="3"/>
        <w:keepNext/>
        <w:pageBreakBefore/>
        <w:numPr>
          <w:ilvl w:val="0"/>
          <w:numId w:val="0"/>
        </w:numPr>
        <w:spacing w:before="0" w:after="120" w:line="540" w:lineRule="exact"/>
        <w:ind w:firstLine="0"/>
      </w:pPr>
      <w:bookmarkStart w:id="312" w:name="h1135"/>
      <w:bookmarkStart w:id="313" w:name="参考文献"/>
      <w:r>
        <w:rPr>
          <w:rFonts w:ascii="Times New Roman" w:hAnsi="Times New Roman" w:eastAsia="方正仿宋_GBK"/>
          <w:b/>
          <w:sz w:val="36"/>
        </w:rPr>
        <w:t>参考文献</w:t>
      </w:r>
      <w:bookmarkEnd w:id="312"/>
      <w:bookmarkEnd w:id="313"/>
    </w:p>
    <w:p w14:paraId="6D9B4F58">
      <w:pPr>
        <w:pStyle w:val="115"/>
        <w:widowControl/>
        <w:spacing w:before="0" w:after="80" w:line="320" w:lineRule="exact"/>
        <w:ind w:firstLine="0"/>
        <w:jc w:val="left"/>
      </w:pPr>
      <w:r>
        <w:rPr>
          <w:rFonts w:ascii="Times New Roman" w:hAnsi="Times New Roman" w:eastAsia="方正仿宋_GBK"/>
          <w:b w:val="0"/>
          <w:sz w:val="21"/>
        </w:rPr>
        <w:t>[1] 国家能源局. 2026年一季度可再生能源并网运行情况[EB/OL]. (2026-04-27)[2026-10-02]. https://www.nea.gov.cn/20260427/4b751e59b0d7463a95f74096fed83e14/c.html.</w:t>
      </w:r>
    </w:p>
    <w:p w14:paraId="7C2D3EE9">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00D7172B">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3AF562CC">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5425387B">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52BE9A04">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28FA3200">
      <w:pPr>
        <w:pStyle w:val="2"/>
        <w:widowControl/>
        <w:spacing w:before="0" w:after="80" w:line="320" w:lineRule="exact"/>
        <w:ind w:firstLine="0"/>
        <w:jc w:val="left"/>
      </w:pPr>
      <w:r>
        <w:rPr>
          <w:rFonts w:ascii="Times New Roman" w:hAnsi="Times New Roman" w:eastAsia="方正仿宋_GBK"/>
          <w:b w:val="0"/>
          <w:sz w:val="21"/>
        </w:rPr>
        <w:t>[7] 配电网规划设计技术导则（修订稿，2025年4月）[R]. 2025.</w:t>
      </w:r>
    </w:p>
    <w:p w14:paraId="1085972B">
      <w:pPr>
        <w:pStyle w:val="2"/>
        <w:widowControl/>
        <w:spacing w:before="0" w:after="80" w:line="320" w:lineRule="exact"/>
        <w:ind w:firstLine="0"/>
        <w:jc w:val="left"/>
      </w:pPr>
      <w:r>
        <w:rPr>
          <w:rFonts w:ascii="Times New Roman" w:hAnsi="Times New Roman" w:eastAsia="方正仿宋_GBK"/>
          <w:b w:val="0"/>
          <w:sz w:val="21"/>
        </w:rPr>
        <w:t>[8] 肖峻, 刘柔嘉, 龙梦皓. 变电容载比与下一级中压配电网络关系的量化分析[J]. 电力建设, 2015, 36(11): 45-50.</w:t>
      </w:r>
    </w:p>
    <w:p w14:paraId="685F8D26">
      <w:pPr>
        <w:pStyle w:val="2"/>
        <w:widowControl/>
        <w:spacing w:before="0" w:after="80" w:line="320" w:lineRule="exact"/>
        <w:ind w:firstLine="0"/>
        <w:jc w:val="left"/>
      </w:pPr>
      <w:r>
        <w:rPr>
          <w:rFonts w:ascii="Times New Roman" w:hAnsi="Times New Roman" w:eastAsia="方正仿宋_GBK"/>
          <w:b w:val="0"/>
          <w:sz w:val="21"/>
        </w:rPr>
        <w:t>[9] DL/T 2041—2025 分布式电源接入电力系统承载力评估导则[S]. 2025.</w:t>
      </w:r>
    </w:p>
    <w:p w14:paraId="74D5138C">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28E51C6B">
      <w:pPr>
        <w:pStyle w:val="2"/>
        <w:widowControl/>
        <w:spacing w:before="0" w:after="80" w:line="320" w:lineRule="exact"/>
        <w:ind w:firstLine="0"/>
        <w:jc w:val="left"/>
      </w:pPr>
      <w:r>
        <w:rPr>
          <w:rFonts w:ascii="Times New Roman" w:hAnsi="Times New Roman" w:eastAsia="方正仿宋_GBK"/>
          <w:b w:val="0"/>
          <w:sz w:val="21"/>
        </w:rPr>
        <w:t>[11] ZENG W, FAN J, ZHANG W, et al. Whole life cycle cost analysis of transmission lines using the economic life interval method[J]. Energies, 2023, 16(23): 7804.</w:t>
      </w:r>
    </w:p>
    <w:p w14:paraId="394CFC76">
      <w:pPr>
        <w:pStyle w:val="2"/>
        <w:widowControl/>
        <w:spacing w:before="0" w:after="80" w:line="320" w:lineRule="exact"/>
        <w:ind w:firstLine="0"/>
        <w:jc w:val="left"/>
      </w:pPr>
      <w:r>
        <w:rPr>
          <w:rFonts w:ascii="Times New Roman" w:hAnsi="Times New Roman" w:eastAsia="方正仿宋_GBK"/>
          <w:b w:val="0"/>
          <w:sz w:val="21"/>
        </w:rPr>
        <w:t>[12] ZHU Z, LU S, GAO B, et al. Life cycle cost analysis of three types of power lines in 10 kV distribution network[J]. Inventions, 2016, 1(4): 20.</w:t>
      </w:r>
    </w:p>
    <w:p w14:paraId="244FA431">
      <w:pPr>
        <w:pStyle w:val="2"/>
        <w:widowControl/>
        <w:spacing w:before="0" w:after="80" w:line="320" w:lineRule="exact"/>
        <w:ind w:firstLine="0"/>
        <w:jc w:val="left"/>
      </w:pPr>
      <w:r>
        <w:rPr>
          <w:rFonts w:ascii="Times New Roman" w:hAnsi="Times New Roman" w:eastAsia="方正仿宋_GBK"/>
          <w:b w:val="0"/>
          <w:sz w:val="21"/>
        </w:rPr>
        <w:t>[13] SAATY T L. The analytic hierarchy process[M]. New York: McGraw-Hill, 1980.</w:t>
      </w:r>
    </w:p>
    <w:p w14:paraId="56F14B4C">
      <w:pPr>
        <w:pStyle w:val="2"/>
        <w:widowControl/>
        <w:spacing w:before="0" w:after="80" w:line="320" w:lineRule="exact"/>
        <w:ind w:firstLine="0"/>
        <w:jc w:val="left"/>
      </w:pPr>
      <w:r>
        <w:rPr>
          <w:rFonts w:ascii="Times New Roman" w:hAnsi="Times New Roman" w:eastAsia="方正仿宋_GBK"/>
          <w:b w:val="0"/>
          <w:sz w:val="21"/>
        </w:rPr>
        <w:t>[14] WU Q, PENG C. Comprehensive benefit evaluation of the power distribution network planning project based on improved IAHP and multi-level extension assessment method[J]. Sustainability, 2016, 8(8): 796.</w:t>
      </w:r>
    </w:p>
    <w:p w14:paraId="254A65FC">
      <w:pPr>
        <w:pStyle w:val="2"/>
        <w:widowControl/>
        <w:spacing w:before="0" w:after="80" w:line="320" w:lineRule="exact"/>
        <w:ind w:firstLine="0"/>
        <w:jc w:val="left"/>
      </w:pPr>
      <w:r>
        <w:rPr>
          <w:rFonts w:ascii="Times New Roman" w:hAnsi="Times New Roman" w:eastAsia="方正仿宋_GBK"/>
          <w:b w:val="0"/>
          <w:sz w:val="21"/>
        </w:rPr>
        <w:t>[15] 罗宁, 贺墨琳, 高华, 等. 基于改进的AHP-CRITIC组合赋权与可拓评估模型的配电网综合评价方法[J]. 电力系统保护与控制, 2021, 49(16): 86-96.</w:t>
      </w:r>
    </w:p>
    <w:p w14:paraId="7F8D408B">
      <w:pPr>
        <w:pStyle w:val="2"/>
        <w:widowControl/>
        <w:spacing w:before="0" w:after="80" w:line="320" w:lineRule="exact"/>
        <w:ind w:firstLine="0"/>
        <w:jc w:val="left"/>
      </w:pPr>
      <w:r>
        <w:rPr>
          <w:rFonts w:ascii="Times New Roman" w:hAnsi="Times New Roman" w:eastAsia="方正仿宋_GBK"/>
          <w:b w:val="0"/>
          <w:sz w:val="21"/>
        </w:rPr>
        <w:t>[16] 程智余, 朱晓虎, 李建青. 基于改进ELECTRE法的电网规划投资多准则融合决策方法[J]. 中国电力, 2022, 55(11): 59-65.</w:t>
      </w:r>
    </w:p>
    <w:p w14:paraId="0EFBAC70">
      <w:pPr>
        <w:pStyle w:val="2"/>
        <w:widowControl/>
        <w:spacing w:before="0" w:after="80" w:line="320" w:lineRule="exact"/>
        <w:ind w:firstLine="0"/>
        <w:jc w:val="left"/>
      </w:pPr>
      <w:r>
        <w:rPr>
          <w:rFonts w:ascii="Times New Roman" w:hAnsi="Times New Roman" w:eastAsia="方正仿宋_GBK"/>
          <w:b w:val="0"/>
          <w:sz w:val="21"/>
        </w:rPr>
        <w:t>[17] GB/T 45418—2025 配电网通用技术导则[S]. 2025.</w:t>
      </w:r>
    </w:p>
    <w:p w14:paraId="6DCE90B8">
      <w:pPr>
        <w:pStyle w:val="2"/>
        <w:widowControl/>
        <w:spacing w:before="0" w:after="80" w:line="320" w:lineRule="exact"/>
        <w:ind w:firstLine="0"/>
        <w:jc w:val="left"/>
      </w:pPr>
      <w:r>
        <w:rPr>
          <w:rFonts w:ascii="Times New Roman" w:hAnsi="Times New Roman" w:eastAsia="方正仿宋_GBK"/>
          <w:b w:val="0"/>
          <w:sz w:val="21"/>
        </w:rPr>
        <w:t>[18] LIN T, WU G, LAI S, et al. Calculation of distribution network PV hosting capacity considering source–load uncertainty and active management[J]. Electronics, 2024, 13(20): 4048.</w:t>
      </w:r>
    </w:p>
    <w:p w14:paraId="628E9448">
      <w:pPr>
        <w:pStyle w:val="2"/>
        <w:widowControl/>
        <w:spacing w:before="0" w:after="80" w:line="320" w:lineRule="exact"/>
        <w:ind w:firstLine="0"/>
        <w:jc w:val="left"/>
      </w:pPr>
      <w:r>
        <w:rPr>
          <w:rFonts w:ascii="Times New Roman" w:hAnsi="Times New Roman" w:eastAsia="方正仿宋_GBK"/>
          <w:b w:val="0"/>
          <w:sz w:val="21"/>
        </w:rPr>
        <w:t>[19] CHEN C, PENG W, XIE C, et al. Photovoltaic hosting capacity assessment of distribution networks considering source–load uncertainty[J]. Energies, 2025, 18(8): 2134.</w:t>
      </w:r>
    </w:p>
    <w:p w14:paraId="69F28971">
      <w:pPr>
        <w:pStyle w:val="2"/>
        <w:widowControl/>
        <w:spacing w:before="0" w:after="80" w:line="320" w:lineRule="exact"/>
        <w:ind w:firstLine="0"/>
        <w:jc w:val="left"/>
      </w:pPr>
      <w:r>
        <w:rPr>
          <w:rFonts w:ascii="Times New Roman" w:hAnsi="Times New Roman" w:eastAsia="方正仿宋_GBK"/>
          <w:b w:val="0"/>
          <w:sz w:val="21"/>
        </w:rPr>
        <w:t>[20] LIU H, HE J, DENG L, et al. Assessment of distribution network hosting capacity incorporating multiple uncertainty factors[J]. Electronics, 2025, 14(22): 4495.</w:t>
      </w:r>
    </w:p>
    <w:p w14:paraId="19A399A0">
      <w:pPr>
        <w:pStyle w:val="2"/>
        <w:widowControl/>
        <w:spacing w:before="0" w:after="80" w:line="320" w:lineRule="exact"/>
        <w:ind w:firstLine="0"/>
        <w:jc w:val="left"/>
      </w:pPr>
      <w:r>
        <w:rPr>
          <w:rFonts w:ascii="Times New Roman" w:hAnsi="Times New Roman" w:eastAsia="方正仿宋_GBK"/>
          <w:b w:val="0"/>
          <w:sz w:val="21"/>
        </w:rPr>
        <w:t>[21] SHU J, ZHAO C, CHU B, et al. A closed-loop framework for PV dynamic hosting capacity: integrating physics-informed forecasting and stability constraints[J]. Frontiers in Energy Research, 2026. DOI: 10.3389/fenrg.2026.1823435.</w:t>
      </w:r>
    </w:p>
    <w:p w14:paraId="33BAC6CE">
      <w:pPr>
        <w:pStyle w:val="2"/>
        <w:widowControl/>
        <w:spacing w:before="0" w:after="80" w:line="320" w:lineRule="exact"/>
        <w:ind w:firstLine="0"/>
        <w:jc w:val="left"/>
      </w:pPr>
      <w:r>
        <w:rPr>
          <w:rFonts w:ascii="Times New Roman" w:hAnsi="Times New Roman" w:eastAsia="方正仿宋_GBK"/>
          <w:b w:val="0"/>
          <w:sz w:val="21"/>
        </w:rPr>
        <w:t>[22] HAIDER R, FERRO G, ROBBA M, et al. Flattening the duck curve: a case for distributed decision making[C]//2022 IEEE Power &amp; Energy Society General Meeting. 2022. DOI: 10.1109/PESGM48719.2022.9917019.</w:t>
      </w:r>
    </w:p>
    <w:p w14:paraId="5F5C8118">
      <w:pPr>
        <w:pStyle w:val="2"/>
        <w:widowControl/>
        <w:spacing w:before="0" w:after="80" w:line="320" w:lineRule="exact"/>
        <w:ind w:firstLine="0"/>
        <w:jc w:val="left"/>
      </w:pPr>
      <w:r>
        <w:rPr>
          <w:rFonts w:ascii="Times New Roman" w:hAnsi="Times New Roman" w:eastAsia="方正仿宋_GBK"/>
          <w:b w:val="0"/>
          <w:sz w:val="21"/>
        </w:rPr>
        <w:t>[23] XIE Y, LI Q, YANG L, et al. The phenomenon and suppression strategy of overvoltage caused by PV power reverse flow[J]. Frontiers in Energy Research, 2024, 12: 1495742.</w:t>
      </w:r>
    </w:p>
    <w:p w14:paraId="7D0A1787">
      <w:pPr>
        <w:pStyle w:val="2"/>
        <w:widowControl/>
        <w:spacing w:before="0" w:after="80" w:line="320" w:lineRule="exact"/>
        <w:ind w:firstLine="0"/>
        <w:jc w:val="left"/>
      </w:pPr>
      <w:r>
        <w:rPr>
          <w:rFonts w:ascii="Times New Roman" w:hAnsi="Times New Roman" w:eastAsia="方正仿宋_GBK"/>
          <w:b w:val="0"/>
          <w:sz w:val="21"/>
        </w:rPr>
        <w:t>[24] GHORBANSARVI A, HAMILTON D, ALMASSALKHI M R, et al. Transformer temperature management and voltage control in electric distribution systems with high solar PV penetration[EB/OL]. arXiv: 2410.09011, 2024.</w:t>
      </w:r>
    </w:p>
    <w:p w14:paraId="1F6478DC">
      <w:pPr>
        <w:pStyle w:val="2"/>
        <w:widowControl/>
        <w:spacing w:before="0" w:after="80" w:line="320" w:lineRule="exact"/>
        <w:ind w:firstLine="0"/>
        <w:jc w:val="left"/>
      </w:pPr>
      <w:r>
        <w:rPr>
          <w:rFonts w:ascii="Times New Roman" w:hAnsi="Times New Roman" w:eastAsia="方正仿宋_GBK"/>
          <w:b w:val="0"/>
          <w:sz w:val="21"/>
        </w:rPr>
        <w:t>[25] GAO X, ZHANG J, SUN H, et al. A review of voltage control studies on low voltage distribution networks containing high penetration distributed photovoltaics[J]. Energies, 2024, 17(13): 3058.</w:t>
      </w:r>
    </w:p>
    <w:p w14:paraId="352E44B6">
      <w:pPr>
        <w:pStyle w:val="2"/>
        <w:widowControl/>
        <w:spacing w:before="0" w:after="80" w:line="320" w:lineRule="exact"/>
        <w:ind w:firstLine="0"/>
        <w:jc w:val="left"/>
      </w:pPr>
      <w:r>
        <w:rPr>
          <w:rFonts w:ascii="Times New Roman" w:hAnsi="Times New Roman" w:eastAsia="方正仿宋_GBK"/>
          <w:b w:val="0"/>
          <w:sz w:val="21"/>
        </w:rPr>
        <w:t>[26] NAIR V J, VAHID-GHAVIDEL M, ANNASWAMY A M. Dynamic resource coordination can increase grid hosting capacity to support more renewables, storage, and electrified load growth[EB/OL]. arXiv:2604.02170, 2026.</w:t>
      </w:r>
    </w:p>
    <w:p w14:paraId="6D7FC57C">
      <w:pPr>
        <w:pStyle w:val="2"/>
        <w:widowControl/>
        <w:spacing w:before="0" w:after="80" w:line="320" w:lineRule="exact"/>
        <w:ind w:firstLine="0"/>
        <w:jc w:val="left"/>
      </w:pPr>
      <w:r>
        <w:rPr>
          <w:rFonts w:ascii="Times New Roman" w:hAnsi="Times New Roman" w:eastAsia="方正仿宋_GBK"/>
          <w:b w:val="0"/>
          <w:sz w:val="21"/>
        </w:rPr>
        <w:t>[27] WANG R, JI H, LI P, et al. Multi-resource dynamic coordinated planning of flexible distribution network[J]. Nature Communications, 2024, 15: 4576.</w:t>
      </w:r>
    </w:p>
    <w:p w14:paraId="4683D313">
      <w:pPr>
        <w:pStyle w:val="2"/>
        <w:widowControl/>
        <w:spacing w:before="0" w:after="80" w:line="320" w:lineRule="exact"/>
        <w:ind w:firstLine="0"/>
        <w:jc w:val="left"/>
      </w:pPr>
      <w:r>
        <w:rPr>
          <w:rFonts w:ascii="Times New Roman" w:hAnsi="Times New Roman" w:eastAsia="方正仿宋_GBK"/>
          <w:b w:val="0"/>
          <w:sz w:val="21"/>
        </w:rPr>
        <w:t>[28] MARTÍNEZ M, MATEO C, GÓMEZ T, et al. Distributed battery energy storage systems for deferring distribution network reinforcements under sustained load growth scenarios[J]. Journal of Energy Storage, 2024, 100: 113404.</w:t>
      </w:r>
    </w:p>
    <w:p w14:paraId="466A5609">
      <w:pPr>
        <w:pStyle w:val="2"/>
        <w:widowControl/>
        <w:spacing w:before="0" w:after="80" w:line="320" w:lineRule="exact"/>
        <w:ind w:firstLine="0"/>
        <w:jc w:val="left"/>
      </w:pPr>
      <w:r>
        <w:rPr>
          <w:rFonts w:ascii="Times New Roman" w:hAnsi="Times New Roman" w:eastAsia="方正仿宋_GBK"/>
          <w:b w:val="0"/>
          <w:sz w:val="21"/>
        </w:rPr>
        <w:t>[29] HOLWEGER J, BALLIF C, WYRSCH N. Distributed flexibility as a cost-effective alternative to grid reinforcement[EB/OL]. arXiv:2109.07305, 2021.</w:t>
      </w:r>
    </w:p>
    <w:p w14:paraId="081FFB2B">
      <w:pPr>
        <w:pStyle w:val="2"/>
        <w:widowControl/>
        <w:spacing w:before="0" w:after="80" w:line="320" w:lineRule="exact"/>
        <w:ind w:firstLine="0"/>
        <w:jc w:val="left"/>
      </w:pPr>
      <w:r>
        <w:rPr>
          <w:rFonts w:ascii="Times New Roman" w:hAnsi="Times New Roman" w:eastAsia="方正仿宋_GBK"/>
          <w:b w:val="0"/>
          <w:sz w:val="21"/>
        </w:rPr>
        <w:t>[30] MATTHISS B, MOMENIFARAHANI A, BINDER J. Storage placement and sizing in a distribution grid with high PV-generation[EB/OL]. arXiv: 2001.05814, 2020.</w:t>
      </w:r>
    </w:p>
    <w:p w14:paraId="28B4C7DC">
      <w:pPr>
        <w:pStyle w:val="2"/>
        <w:widowControl/>
        <w:spacing w:before="0" w:after="80" w:line="320" w:lineRule="exact"/>
        <w:ind w:firstLine="0"/>
        <w:jc w:val="left"/>
      </w:pPr>
      <w:r>
        <w:rPr>
          <w:rFonts w:ascii="Times New Roman" w:hAnsi="Times New Roman" w:eastAsia="方正仿宋_GBK"/>
          <w:b w:val="0"/>
          <w:sz w:val="21"/>
        </w:rPr>
        <w:t>[31] WU Y, CHEN Y, LI Z, et al. Robust co-planning of distributed photovoltaics and energy storage for enhancing the hosting capacity of active distribution networks[J]. Renewable Energy, 2025, 253: 123645.</w:t>
      </w:r>
    </w:p>
    <w:p w14:paraId="1E038FBB">
      <w:pPr>
        <w:pStyle w:val="2"/>
        <w:widowControl/>
        <w:spacing w:before="0" w:after="80" w:line="320" w:lineRule="exact"/>
        <w:ind w:firstLine="0"/>
        <w:jc w:val="left"/>
      </w:pPr>
      <w:r>
        <w:rPr>
          <w:rFonts w:ascii="Times New Roman" w:hAnsi="Times New Roman" w:eastAsia="方正仿宋_GBK"/>
          <w:b w:val="0"/>
          <w:sz w:val="21"/>
        </w:rPr>
        <w:t>[32] ZHANG Q, WANG Z, MA S, et al. Stochastic pre-event preparation for enhancing resilience of distribution systems with high DER penetration[EB/OL]. (2020)[2026-10-02]. https://arxiv.org/abs/2012.13043.</w:t>
      </w:r>
    </w:p>
    <w:p w14:paraId="34671FC7">
      <w:pPr>
        <w:pStyle w:val="2"/>
        <w:widowControl/>
        <w:spacing w:before="0" w:after="80" w:line="320" w:lineRule="exact"/>
        <w:ind w:firstLine="0"/>
        <w:jc w:val="left"/>
      </w:pPr>
      <w:r>
        <w:rPr>
          <w:rFonts w:ascii="Times New Roman" w:hAnsi="Times New Roman" w:eastAsia="方正仿宋_GBK"/>
          <w:b w:val="0"/>
          <w:sz w:val="21"/>
        </w:rPr>
        <w:t>[33] HUANG J, SUN Z, XIE H, et al. Optimal substation capacity planning method in high-density load areas considering renewable energy[J]. Energy Reports, 2023, 9: 1520-1530.</w:t>
      </w:r>
    </w:p>
    <w:p w14:paraId="42D6F128">
      <w:pPr>
        <w:pStyle w:val="2"/>
        <w:widowControl/>
        <w:spacing w:before="0" w:after="80" w:line="320" w:lineRule="exact"/>
        <w:ind w:firstLine="0"/>
        <w:jc w:val="left"/>
      </w:pPr>
      <w:r>
        <w:rPr>
          <w:rFonts w:ascii="Times New Roman" w:hAnsi="Times New Roman" w:eastAsia="方正仿宋_GBK"/>
          <w:b w:val="0"/>
          <w:sz w:val="21"/>
        </w:rPr>
        <w:t>[34] XU D, FU Q, YE L, et al. The optimal sizing of substation capacity in a distribution network, considering a dynamic time-of-use pricing mechanism[J]. Sensors, 2022, 22(19): 7173.</w:t>
      </w:r>
    </w:p>
    <w:p w14:paraId="3011A34F">
      <w:pPr>
        <w:pStyle w:val="2"/>
        <w:widowControl/>
        <w:spacing w:before="0" w:after="80" w:line="320" w:lineRule="exact"/>
        <w:ind w:firstLine="0"/>
        <w:jc w:val="left"/>
      </w:pPr>
      <w:r>
        <w:rPr>
          <w:rFonts w:ascii="Times New Roman" w:hAnsi="Times New Roman" w:eastAsia="方正仿宋_GBK"/>
          <w:b w:val="0"/>
          <w:sz w:val="21"/>
        </w:rPr>
        <w:t>[35] NESPOLI L, MEDICI V. Global forecasting models for residential load flexibility and grid optimization[J]. Frontiers in Energy Research, 2025, 13: 1547617.</w:t>
      </w:r>
    </w:p>
    <w:p w14:paraId="1A8F23BC">
      <w:pPr>
        <w:pStyle w:val="2"/>
        <w:widowControl/>
        <w:spacing w:before="0" w:after="80" w:line="320" w:lineRule="exact"/>
        <w:ind w:firstLine="0"/>
        <w:jc w:val="left"/>
      </w:pPr>
      <w:r>
        <w:rPr>
          <w:rFonts w:ascii="Times New Roman" w:hAnsi="Times New Roman" w:eastAsia="方正仿宋_GBK"/>
          <w:b w:val="0"/>
          <w:sz w:val="21"/>
        </w:rPr>
        <w:t>[36] ZHU J, LIU Z, DAI F, et al. Coordinated planning of unbalanced flexible interconnected distribution networks based on distributed optimization[J]. Energies, 2026, 19(7): 1769.</w:t>
      </w:r>
    </w:p>
    <w:p w14:paraId="19B058E0">
      <w:pPr>
        <w:pStyle w:val="2"/>
        <w:widowControl/>
        <w:spacing w:before="0" w:after="80" w:line="320" w:lineRule="exact"/>
        <w:ind w:firstLine="0"/>
        <w:jc w:val="left"/>
      </w:pPr>
      <w:r>
        <w:rPr>
          <w:rFonts w:ascii="Times New Roman" w:hAnsi="Times New Roman" w:eastAsia="方正仿宋_GBK"/>
          <w:b w:val="0"/>
          <w:sz w:val="21"/>
        </w:rPr>
        <w:t>[37] LUO W, ZHANG C, HAN X, et al. Joint planning method for soft open points and energy storage in hybrid distribution networks based on improved DC power flow[J]. Processes, 2026, 14(6): 1013.</w:t>
      </w:r>
    </w:p>
    <w:p w14:paraId="40A37AB7">
      <w:pPr>
        <w:pStyle w:val="2"/>
        <w:widowControl/>
        <w:spacing w:before="0" w:after="80" w:line="320" w:lineRule="exact"/>
        <w:ind w:firstLine="0"/>
        <w:jc w:val="left"/>
      </w:pPr>
      <w:r>
        <w:rPr>
          <w:rFonts w:ascii="Times New Roman" w:hAnsi="Times New Roman" w:eastAsia="方正仿宋_GBK"/>
          <w:b w:val="0"/>
          <w:sz w:val="21"/>
        </w:rPr>
        <w:t>[38] WANG J, CHANG C, LE J, et al. Sustainable distribution network planning for enhancing PV accommodation: a source–network–storage coordinated stochastic approach[J]. Sustainability, 2025, 17(12): 5324.</w:t>
      </w:r>
    </w:p>
    <w:p w14:paraId="52E1A13D">
      <w:pPr>
        <w:pStyle w:val="2"/>
        <w:widowControl/>
        <w:spacing w:before="0" w:after="80" w:line="320" w:lineRule="exact"/>
        <w:ind w:firstLine="0"/>
        <w:jc w:val="left"/>
      </w:pPr>
      <w:r>
        <w:rPr>
          <w:rFonts w:ascii="Times New Roman" w:hAnsi="Times New Roman" w:eastAsia="方正仿宋_GBK"/>
          <w:b w:val="0"/>
          <w:sz w:val="21"/>
        </w:rPr>
        <w:t>[39] SHI Y, YAO Y, LI Y, et al. Research on source–grid–load–storage coordinated optimization and evolutionarily stable strategies for high renewable energy[J]. Energies, 2026, 19(2): 415.</w:t>
      </w:r>
    </w:p>
    <w:p w14:paraId="2D0409A3">
      <w:pPr>
        <w:pStyle w:val="2"/>
        <w:widowControl/>
        <w:spacing w:before="0" w:after="80" w:line="320" w:lineRule="exact"/>
        <w:ind w:firstLine="0"/>
        <w:jc w:val="left"/>
      </w:pPr>
      <w:r>
        <w:rPr>
          <w:rFonts w:ascii="Times New Roman" w:hAnsi="Times New Roman" w:eastAsia="方正仿宋_GBK"/>
          <w:b w:val="0"/>
          <w:sz w:val="21"/>
        </w:rPr>
        <w:t>[40] WANG Y, YAN C, WANG Z, et al. Adaptability evaluation of power grid planning scheme for novel power system considering multiple decision psychology[J]. Energies, 2024, 17(15): 3672.</w:t>
      </w:r>
    </w:p>
    <w:p w14:paraId="34883DD7">
      <w:pPr>
        <w:pStyle w:val="2"/>
        <w:widowControl/>
        <w:spacing w:before="0" w:after="80" w:line="320" w:lineRule="exact"/>
        <w:ind w:firstLine="0"/>
        <w:jc w:val="left"/>
      </w:pPr>
      <w:r>
        <w:rPr>
          <w:rFonts w:ascii="Times New Roman" w:hAnsi="Times New Roman" w:eastAsia="方正仿宋_GBK"/>
          <w:b w:val="0"/>
          <w:sz w:val="21"/>
        </w:rPr>
        <w:t>[41] YE L, LI J, YANG S, et al. An improved TOPSIS method using Fermatean fuzzy sets for techno-economic evaluation of multi-type power sources[J]. Electronics, 2025, 14(23): 4770.</w:t>
      </w:r>
    </w:p>
    <w:p w14:paraId="0DACF3E2">
      <w:pPr>
        <w:pStyle w:val="2"/>
        <w:widowControl/>
        <w:spacing w:before="0" w:after="80" w:line="320" w:lineRule="exact"/>
        <w:ind w:firstLine="0"/>
        <w:jc w:val="left"/>
      </w:pPr>
      <w:r>
        <w:rPr>
          <w:rFonts w:ascii="Times New Roman" w:hAnsi="Times New Roman" w:eastAsia="方正仿宋_GBK"/>
          <w:b w:val="0"/>
          <w:sz w:val="21"/>
        </w:rPr>
        <w:t>[42] ZENG W, FAN J, REN Z, et al. Economic evaluation method of modern power transmission system based on improved technique for order of preference by similarity to ideal solution (TOPSIS) and best-worst method-anti-entropy weight[J]. Energies, 2023, 16(21): 7242.</w:t>
      </w:r>
    </w:p>
    <w:p w14:paraId="130F1481">
      <w:pPr>
        <w:pStyle w:val="2"/>
        <w:widowControl/>
        <w:spacing w:before="0" w:after="80" w:line="320" w:lineRule="exact"/>
        <w:ind w:firstLine="0"/>
        <w:jc w:val="left"/>
      </w:pPr>
      <w:r>
        <w:rPr>
          <w:rFonts w:ascii="Times New Roman" w:hAnsi="Times New Roman" w:eastAsia="方正仿宋_GBK"/>
          <w:b w:val="0"/>
          <w:sz w:val="21"/>
        </w:rPr>
        <w:t>[43] 陈浩, 张焰, 俞国勤, 等. 多电压等级配电网最优容载比的计算方法[J]. 电气应用, 2011, 30(1): 25-29.</w:t>
      </w:r>
    </w:p>
    <w:p w14:paraId="4A7DFB09">
      <w:pPr>
        <w:pStyle w:val="2"/>
        <w:widowControl/>
        <w:spacing w:before="0" w:after="80" w:line="320" w:lineRule="exact"/>
        <w:ind w:firstLine="0"/>
        <w:jc w:val="left"/>
      </w:pPr>
      <w:r>
        <w:rPr>
          <w:rFonts w:ascii="Times New Roman" w:hAnsi="Times New Roman" w:eastAsia="方正仿宋_GBK"/>
          <w:b w:val="0"/>
          <w:sz w:val="21"/>
        </w:rPr>
        <w:t>[44] 王凯亮, 何卓怡, 叶健鹏, 等. 多电压等级电网协同规划的容载比优化配置方法[J]. 南方电网技术, 2025, 19(7): 131-139.</w:t>
      </w:r>
    </w:p>
    <w:p w14:paraId="617C6EE4">
      <w:pPr>
        <w:pStyle w:val="2"/>
        <w:widowControl/>
        <w:spacing w:before="0" w:after="80" w:line="320" w:lineRule="exact"/>
        <w:ind w:firstLine="0"/>
        <w:jc w:val="left"/>
      </w:pPr>
      <w:r>
        <w:rPr>
          <w:rFonts w:ascii="Times New Roman" w:hAnsi="Times New Roman" w:eastAsia="方正仿宋_GBK"/>
          <w:b w:val="0"/>
          <w:sz w:val="21"/>
        </w:rPr>
        <w:t>[45] 刘文霞, 刘其达, 邓诗语, 等. 基于容载比色带的区域配电网充裕性分析[J]. 华北电力大学学报(自然科学版), 2022, 49(2): 1-12, 22.</w:t>
      </w:r>
    </w:p>
    <w:p w14:paraId="3C1A764F">
      <w:pPr>
        <w:pStyle w:val="2"/>
        <w:widowControl/>
        <w:spacing w:before="0" w:after="80" w:line="320" w:lineRule="exact"/>
        <w:ind w:firstLine="0"/>
        <w:jc w:val="left"/>
      </w:pPr>
      <w:r>
        <w:rPr>
          <w:rFonts w:ascii="Times New Roman" w:hAnsi="Times New Roman" w:eastAsia="方正仿宋_GBK"/>
          <w:b w:val="0"/>
          <w:sz w:val="21"/>
        </w:rPr>
        <w:t>[46] 刘炜彬, 梁咏秋, 李锡刚, 等. 面向精细化规划的容载比参数优化方法研究[J]. 电气工程学报, 2025, 20(1): 208-216.</w:t>
      </w:r>
    </w:p>
    <w:p w14:paraId="6E1F6359">
      <w:pPr>
        <w:pStyle w:val="2"/>
        <w:widowControl/>
        <w:spacing w:before="0" w:after="80" w:line="320" w:lineRule="exact"/>
        <w:ind w:firstLine="0"/>
        <w:jc w:val="left"/>
      </w:pPr>
      <w:r>
        <w:rPr>
          <w:rFonts w:ascii="Times New Roman" w:hAnsi="Times New Roman" w:eastAsia="方正仿宋_GBK"/>
          <w:b w:val="0"/>
          <w:sz w:val="21"/>
        </w:rPr>
        <w:t>[47] 张锐, 刘恒超, 张国驹, 等. 基于改进供电能力指标的低压台区柔性互联装置规划[J]. 电力建设, 2025, 46(8): 1-11.</w:t>
      </w:r>
    </w:p>
    <w:p w14:paraId="23126DE5">
      <w:pPr>
        <w:pStyle w:val="2"/>
        <w:widowControl/>
        <w:spacing w:before="0" w:after="80" w:line="320" w:lineRule="exact"/>
        <w:ind w:firstLine="0"/>
        <w:jc w:val="left"/>
      </w:pPr>
      <w:r>
        <w:rPr>
          <w:rFonts w:ascii="Times New Roman" w:hAnsi="Times New Roman" w:eastAsia="方正仿宋_GBK"/>
          <w:b w:val="0"/>
          <w:sz w:val="21"/>
        </w:rPr>
        <w:t>[48] 马雨欣, 林凌雪. 面向配电网精准规划的最大供电能力评估方法[J]. 现代电力, 2025, 42(6): 1120-1130.</w:t>
      </w:r>
    </w:p>
    <w:p w14:paraId="34F96218">
      <w:pPr>
        <w:pStyle w:val="2"/>
        <w:widowControl/>
        <w:spacing w:before="0" w:after="80" w:line="320" w:lineRule="exact"/>
        <w:ind w:firstLine="0"/>
        <w:jc w:val="left"/>
      </w:pPr>
      <w:r>
        <w:rPr>
          <w:rFonts w:ascii="Times New Roman" w:hAnsi="Times New Roman" w:eastAsia="方正仿宋_GBK"/>
          <w:b w:val="0"/>
          <w:sz w:val="21"/>
        </w:rPr>
        <w:t>[49] 王守相, 尹孜阳, 赵倩宇. 考虑多供电层级耦合的中低压配电网分布式光伏承载力一体化精细评估方法[J]. 电工技术学报, 2025, 40(6): 1930-1944.</w:t>
      </w:r>
    </w:p>
    <w:p w14:paraId="13C0A890">
      <w:pPr>
        <w:pStyle w:val="2"/>
        <w:widowControl/>
        <w:spacing w:before="0" w:after="80" w:line="320" w:lineRule="exact"/>
        <w:ind w:firstLine="0"/>
        <w:jc w:val="left"/>
      </w:pPr>
      <w:r>
        <w:rPr>
          <w:rFonts w:ascii="Times New Roman" w:hAnsi="Times New Roman" w:eastAsia="方正仿宋_GBK"/>
          <w:b w:val="0"/>
          <w:sz w:val="21"/>
        </w:rPr>
        <w:t>[50] 王方敏, 顼佳宇, 苏宁, 等. 新型电力系统风险抑制下分布式光伏承载力概率评估方法[J]. 中国电力, 2025, 58(6): 33-44.</w:t>
      </w:r>
    </w:p>
    <w:p w14:paraId="613EEFB2">
      <w:pPr>
        <w:pStyle w:val="2"/>
        <w:widowControl/>
        <w:spacing w:before="0" w:after="80" w:line="320" w:lineRule="exact"/>
        <w:ind w:firstLine="0"/>
        <w:jc w:val="left"/>
      </w:pPr>
      <w:r>
        <w:rPr>
          <w:rFonts w:ascii="Times New Roman" w:hAnsi="Times New Roman" w:eastAsia="方正仿宋_GBK"/>
          <w:b w:val="0"/>
          <w:sz w:val="21"/>
        </w:rPr>
        <w:t>[51] 徐非非, 冯华, 覃洪培, 等. 计及不确定性的配电网分布式光伏承载能力区间分析方法[J]. 浙江电力, 2023, 42(11): 86-95.</w:t>
      </w:r>
    </w:p>
    <w:p w14:paraId="66AC4F41">
      <w:pPr>
        <w:pStyle w:val="2"/>
        <w:widowControl/>
        <w:spacing w:before="0" w:after="80" w:line="320" w:lineRule="exact"/>
        <w:ind w:firstLine="0"/>
        <w:jc w:val="left"/>
      </w:pPr>
      <w:r>
        <w:rPr>
          <w:rFonts w:ascii="Times New Roman" w:hAnsi="Times New Roman" w:eastAsia="方正仿宋_GBK"/>
          <w:b w:val="0"/>
          <w:sz w:val="21"/>
        </w:rPr>
        <w:t>[52] 张伟, 孔巧玉, 滕婕, 等. 面向柔性互联配电网的分布式光伏消纳能力区间评估方法[J/OL]. 现代电力, 2026-03-02. DOI: 10.19725/j.cnki.1007-2322.2024.0254.</w:t>
      </w:r>
    </w:p>
    <w:p w14:paraId="17CFB43F">
      <w:pPr>
        <w:pStyle w:val="2"/>
        <w:widowControl/>
        <w:spacing w:before="0" w:after="80" w:line="320" w:lineRule="exact"/>
        <w:ind w:firstLine="0"/>
        <w:jc w:val="left"/>
      </w:pPr>
      <w:r>
        <w:rPr>
          <w:rFonts w:ascii="Times New Roman" w:hAnsi="Times New Roman" w:eastAsia="方正仿宋_GBK"/>
          <w:b w:val="0"/>
          <w:sz w:val="21"/>
        </w:rPr>
        <w:t>[53] 宋钰, 郭玥, 王旭阳, 等. 分布式光伏接入配电网安全经济承载力评估[J]. 浙江电力, 2025, 44(11): 93-102.</w:t>
      </w:r>
    </w:p>
    <w:p w14:paraId="42466E8C">
      <w:pPr>
        <w:pStyle w:val="2"/>
        <w:widowControl/>
        <w:spacing w:before="0" w:after="80" w:line="320" w:lineRule="exact"/>
        <w:ind w:firstLine="0"/>
        <w:jc w:val="left"/>
      </w:pPr>
      <w:r>
        <w:rPr>
          <w:rFonts w:ascii="Times New Roman" w:hAnsi="Times New Roman" w:eastAsia="方正仿宋_GBK"/>
          <w:b w:val="0"/>
          <w:sz w:val="21"/>
        </w:rPr>
        <w:t>[54] 李敬如, 白宇, 王旭阳, 等. 考虑主配协同的分布式光伏接入电网安全经济承载力计算方法[J]. 电力建设, 2025, 46(10): 113-121.</w:t>
      </w:r>
    </w:p>
    <w:p w14:paraId="7E5F04EF">
      <w:pPr>
        <w:pStyle w:val="2"/>
        <w:widowControl/>
        <w:spacing w:before="0" w:after="80" w:line="320" w:lineRule="exact"/>
        <w:ind w:firstLine="0"/>
        <w:jc w:val="left"/>
      </w:pPr>
      <w:r>
        <w:rPr>
          <w:rFonts w:ascii="Times New Roman" w:hAnsi="Times New Roman" w:eastAsia="方正仿宋_GBK"/>
          <w:b w:val="0"/>
          <w:sz w:val="21"/>
        </w:rPr>
        <w:t>[55] 龚锐, 李华强, 许立雄. 面向配电网综合承载力提升的储能优化配置方法[J]. 电网技术, 2025, 49(9): 3860-3869.</w:t>
      </w:r>
    </w:p>
    <w:p w14:paraId="47F783FC">
      <w:pPr>
        <w:pStyle w:val="2"/>
        <w:widowControl/>
        <w:spacing w:before="0" w:after="80" w:line="320" w:lineRule="exact"/>
        <w:ind w:firstLine="0"/>
        <w:jc w:val="left"/>
      </w:pPr>
      <w:r>
        <w:rPr>
          <w:rFonts w:ascii="Times New Roman" w:hAnsi="Times New Roman" w:eastAsia="方正仿宋_GBK"/>
          <w:b w:val="0"/>
          <w:sz w:val="21"/>
        </w:rPr>
        <w:t>[56] 曹炜, 董浩洋, 李芸, 等. 分布式光伏高比例接入的国外经验及实践启示[J]. 电气传动, 2022, 52(4): 3-11.</w:t>
      </w:r>
    </w:p>
    <w:p w14:paraId="2FEAE743">
      <w:pPr>
        <w:pStyle w:val="2"/>
        <w:widowControl/>
        <w:spacing w:before="0" w:after="80" w:line="320" w:lineRule="exact"/>
        <w:ind w:firstLine="0"/>
        <w:jc w:val="left"/>
      </w:pPr>
      <w:r>
        <w:rPr>
          <w:rFonts w:ascii="Times New Roman" w:hAnsi="Times New Roman" w:eastAsia="方正仿宋_GBK"/>
          <w:b w:val="0"/>
          <w:sz w:val="21"/>
        </w:rPr>
        <w:t>[57] 龚玺, 徐金阁, 路玮. 江苏电网电力负荷变化特征研究[J]. 电气工程, 2023, 11(3): 137-143.</w:t>
      </w:r>
    </w:p>
    <w:p w14:paraId="7138D6D1">
      <w:pPr>
        <w:pStyle w:val="2"/>
        <w:widowControl/>
        <w:spacing w:before="0" w:after="80" w:line="320" w:lineRule="exact"/>
        <w:ind w:firstLine="0"/>
        <w:jc w:val="left"/>
      </w:pPr>
      <w:r>
        <w:rPr>
          <w:rFonts w:ascii="Times New Roman" w:hAnsi="Times New Roman" w:eastAsia="方正仿宋_GBK"/>
          <w:b w:val="0"/>
          <w:sz w:val="21"/>
        </w:rPr>
        <w:t>[58] 梁志峰, 康重庆, 隋凌峰, 等. 含高比例分布式光伏的主配网运行风险评估与防控策略研究[J]. 清华大学学报(自然科学版), 2024, 64(11): 1964-1978.</w:t>
      </w:r>
    </w:p>
    <w:p w14:paraId="162A1038">
      <w:pPr>
        <w:pStyle w:val="2"/>
        <w:widowControl/>
        <w:spacing w:before="0" w:after="80" w:line="320" w:lineRule="exact"/>
        <w:ind w:firstLine="0"/>
        <w:jc w:val="left"/>
      </w:pPr>
      <w:r>
        <w:rPr>
          <w:rFonts w:ascii="Times New Roman" w:hAnsi="Times New Roman" w:eastAsia="方正仿宋_GBK"/>
          <w:b w:val="0"/>
          <w:sz w:val="21"/>
        </w:rPr>
        <w:t>[59] 吕达夫. 考虑源荷不确定性的分布式光伏承载能力评估[J]. 上海电力大学学报, 2024, 40(6): 579-586.</w:t>
      </w:r>
    </w:p>
    <w:p w14:paraId="01B6BF79">
      <w:pPr>
        <w:pStyle w:val="2"/>
        <w:widowControl/>
        <w:spacing w:before="0" w:after="80" w:line="320" w:lineRule="exact"/>
        <w:ind w:firstLine="0"/>
        <w:jc w:val="left"/>
      </w:pPr>
      <w:r>
        <w:rPr>
          <w:rFonts w:ascii="Times New Roman" w:hAnsi="Times New Roman" w:eastAsia="方正仿宋_GBK"/>
          <w:b w:val="0"/>
          <w:sz w:val="21"/>
        </w:rPr>
        <w:t>[60] 刘克权, 汤文, 陈钊, 等. 新能源高占比下主配协同调度的挑战与提升策略[J]. 智能电网, 2026, 16(1): 7-15.</w:t>
      </w:r>
    </w:p>
    <w:p w14:paraId="7538A065">
      <w:pPr>
        <w:pStyle w:val="2"/>
        <w:widowControl/>
        <w:spacing w:before="0" w:after="80" w:line="320" w:lineRule="exact"/>
        <w:ind w:firstLine="0"/>
        <w:jc w:val="left"/>
      </w:pPr>
      <w:r>
        <w:rPr>
          <w:rFonts w:ascii="Times New Roman" w:hAnsi="Times New Roman" w:eastAsia="方正仿宋_GBK"/>
          <w:b w:val="0"/>
          <w:sz w:val="21"/>
        </w:rPr>
        <w:t>[61] 栗峰, 等. 新型电力系统下分布式光伏规模化并网运行关键技术探讨[J]. 电网技术, 2024, 48(1): 184-196.</w:t>
      </w:r>
    </w:p>
    <w:p w14:paraId="168A4DF4">
      <w:pPr>
        <w:pStyle w:val="2"/>
        <w:widowControl/>
        <w:spacing w:before="0" w:after="80" w:line="320" w:lineRule="exact"/>
        <w:ind w:firstLine="0"/>
        <w:jc w:val="left"/>
      </w:pPr>
      <w:r>
        <w:rPr>
          <w:rFonts w:ascii="Times New Roman" w:hAnsi="Times New Roman" w:eastAsia="方正仿宋_GBK"/>
          <w:b w:val="0"/>
          <w:sz w:val="21"/>
        </w:rPr>
        <w:t>[62] 刘洪波, 刘珅诚, 盖雪扬, 等. 高比例新能源接入的主动配电网规划综述[J]. 发电技术, 2024, 45(1): 151-161.</w:t>
      </w:r>
    </w:p>
    <w:p w14:paraId="3ECB227E">
      <w:pPr>
        <w:pStyle w:val="2"/>
        <w:widowControl/>
        <w:spacing w:before="0" w:after="80" w:line="320" w:lineRule="exact"/>
        <w:ind w:firstLine="0"/>
        <w:jc w:val="left"/>
      </w:pPr>
      <w:r>
        <w:rPr>
          <w:rFonts w:ascii="Times New Roman" w:hAnsi="Times New Roman" w:eastAsia="方正仿宋_GBK"/>
          <w:b w:val="0"/>
          <w:sz w:val="21"/>
        </w:rPr>
        <w:t>[63] 黄海泉, 等. 新型配电网分布式储能系统方案及配置研究综述[J]. 南方能源建设, 2024, 11(4): 42-53.</w:t>
      </w:r>
    </w:p>
    <w:p w14:paraId="729127A6">
      <w:pPr>
        <w:pStyle w:val="2"/>
        <w:widowControl/>
        <w:spacing w:before="0" w:after="80" w:line="320" w:lineRule="exact"/>
        <w:ind w:firstLine="0"/>
        <w:jc w:val="left"/>
      </w:pPr>
      <w:r>
        <w:rPr>
          <w:rFonts w:ascii="Times New Roman" w:hAnsi="Times New Roman" w:eastAsia="方正仿宋_GBK"/>
          <w:b w:val="0"/>
          <w:sz w:val="21"/>
        </w:rPr>
        <w:t>[64] 贺春光, 王林峰, 曹媛, 等. 考虑综合收益的多电压等级配电网柔性互联装置协同规划方法[J]. 中国电力, 2025, 58(1): 78-84.</w:t>
      </w:r>
    </w:p>
    <w:p w14:paraId="25521698">
      <w:pPr>
        <w:pStyle w:val="2"/>
        <w:widowControl/>
        <w:spacing w:before="0" w:after="80" w:line="320" w:lineRule="exact"/>
        <w:ind w:firstLine="0"/>
        <w:jc w:val="left"/>
      </w:pPr>
      <w:r>
        <w:rPr>
          <w:rFonts w:ascii="Times New Roman" w:hAnsi="Times New Roman" w:eastAsia="方正仿宋_GBK"/>
          <w:b w:val="0"/>
          <w:sz w:val="21"/>
        </w:rPr>
        <w:t>[65] 徐峰亮, 王克谦, 等. 计及运行灵活性的中压配电系统源-网-储协同扩展规划[J]. 中国电力, 2024, 57(7): 98-108.</w:t>
      </w:r>
    </w:p>
    <w:p w14:paraId="087DFEDD">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73FCD9D6">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6BC05C5A">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6252F2E7">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1A723712">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0B05FC3A">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6B26832C">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44AF64A6">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25ED4C7E">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2440346C">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4B9112FA">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4377A759">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3D013BB7">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47C42ED8">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689A0FEC">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45071186">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0B4AADC0">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6681F35A">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7DA2F3AF">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39DAE7BF">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3CAC2938">
      <w:pPr>
        <w:pStyle w:val="2"/>
        <w:widowControl/>
        <w:spacing w:before="0" w:after="80" w:line="320" w:lineRule="exact"/>
        <w:ind w:firstLine="0"/>
        <w:jc w:val="left"/>
      </w:pPr>
      <w:r>
        <w:rPr>
          <w:rFonts w:ascii="Times New Roman" w:hAnsi="Times New Roman" w:eastAsia="方正仿宋_GBK"/>
          <w:b w:val="0"/>
          <w:sz w:val="21"/>
        </w:rPr>
        <w:t>[86] 浏阳经济技术开发区管理委员会. 浏阳经开区南园污水处理厂1MW/2.2MWh用户侧储能项目中标结果公告[EB/OL]. (2024-08-15)[2026-10-02].</w:t>
      </w:r>
    </w:p>
    <w:p w14:paraId="3298D854">
      <w:pPr>
        <w:pStyle w:val="2"/>
        <w:widowControl/>
        <w:spacing w:before="0" w:after="80" w:line="320" w:lineRule="exact"/>
        <w:ind w:firstLine="0"/>
        <w:jc w:val="left"/>
      </w:pPr>
      <w:r>
        <w:rPr>
          <w:rFonts w:ascii="Times New Roman" w:hAnsi="Times New Roman" w:eastAsia="方正仿宋_GBK"/>
          <w:b w:val="0"/>
          <w:sz w:val="21"/>
        </w:rPr>
        <w:t>[87] National Institute of Standards and Technology. Dataplot Reference Manual: Correlation[EB/OL]. (1997-03-18)[2026-10-07]. https://www.itl.nist.gov/div898/software/dataplot/refman2/ch2/correlat.pdf.</w:t>
      </w:r>
    </w:p>
    <w:p w14:paraId="05294C7E">
      <w:pPr>
        <w:pStyle w:val="2"/>
        <w:widowControl/>
        <w:spacing w:before="0" w:after="80" w:line="320" w:lineRule="exact"/>
        <w:ind w:firstLine="0"/>
        <w:jc w:val="left"/>
      </w:pPr>
      <w:r>
        <w:rPr>
          <w:rFonts w:ascii="Times New Roman" w:hAnsi="Times New Roman" w:eastAsia="方正仿宋_GBK"/>
          <w:b w:val="0"/>
          <w:sz w:val="21"/>
        </w:rPr>
        <w:t>[88] National Institute of Standards and Technology. Dataplot: Rank Correlation Independence Test[EB/OL]. [2026-10-07]. https://www.itl.nist.gov/div898/software/dataplot/refman1/auxillar/rankcorr.htm.</w:t>
      </w:r>
    </w:p>
    <w:p w14:paraId="46B84D42">
      <w:pPr>
        <w:pStyle w:val="2"/>
        <w:widowControl/>
        <w:spacing w:before="0" w:after="80" w:line="320" w:lineRule="exact"/>
        <w:ind w:firstLine="0"/>
        <w:jc w:val="left"/>
      </w:pPr>
      <w:r>
        <w:rPr>
          <w:rFonts w:ascii="Times New Roman" w:hAnsi="Times New Roman" w:eastAsia="方正仿宋_GBK"/>
          <w:b w:val="0"/>
          <w:sz w:val="21"/>
        </w:rPr>
        <w:t>[89] 华容县人民政府. 华容县配电网规划报告[EB/OL]. 2020. 表7-1. https://www.huarong.gov.cn/33157/64140/64170/content_1874487.html.</w:t>
      </w:r>
    </w:p>
    <w:p w14:paraId="48298572">
      <w:pPr>
        <w:pStyle w:val="2"/>
        <w:widowControl/>
        <w:spacing w:before="0" w:after="80" w:line="320" w:lineRule="exact"/>
        <w:ind w:firstLine="0"/>
        <w:jc w:val="left"/>
      </w:pPr>
      <w:r>
        <w:rPr>
          <w:rFonts w:ascii="Times New Roman" w:hAnsi="Times New Roman" w:eastAsia="方正仿宋_GBK"/>
          <w:b w:val="0"/>
          <w:sz w:val="21"/>
        </w:rPr>
        <w:t>[90] 徐州10 kV线路迁改项目招标公告[EB/OL]. 2025. https://ggzy.zwb.xz.gov.cn/jyxx/003009/003009001/20250903/8c7d2dd2-dcab-4abf-827f-d0f5774799d3.html.</w:t>
      </w:r>
    </w:p>
    <w:p w14:paraId="6B966D85">
      <w:pPr>
        <w:pStyle w:val="2"/>
        <w:widowControl/>
        <w:spacing w:before="0" w:after="80" w:line="320" w:lineRule="exact"/>
        <w:ind w:firstLine="0"/>
        <w:jc w:val="left"/>
      </w:pPr>
      <w:r>
        <w:rPr>
          <w:rFonts w:ascii="Times New Roman" w:hAnsi="Times New Roman" w:eastAsia="方正仿宋_GBK"/>
          <w:b w:val="0"/>
          <w:sz w:val="21"/>
        </w:rPr>
        <w:t>[91] 苏州禾瑞新能源发展有限公司. 苏州欣科导轨（二期）399.555KW屋顶分布式光伏及储能电站项目招标公告[EB/OL]. (2025-03-25)[2026-10-02]. 苏州市公共资源交易平台.</w:t>
      </w:r>
    </w:p>
    <w:p w14:paraId="394E8A50">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7235445D">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579DA1C7">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4D267870">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08T08:57:44Z" w:initials="">
    <w:p w14:paraId="3ADA03D8">
      <w:pPr>
        <w:pStyle w:val="15"/>
        <w:rPr>
          <w:rFonts w:hint="default"/>
        </w:rPr>
      </w:pPr>
      <w:bookmarkStart w:id="314" w:name="_T148269563_233911019"/>
      <w:r>
        <w:t>两地区？市区弹性容载比也适应这个方案？</w:t>
      </w:r>
    </w:p>
    <w:bookmarkEnd w:id="314"/>
  </w:comment>
  <w:comment w:id="1" w:author="白日梦想家" w:date="2026-10-08T09:32:04Z" w:initials="">
    <w:p w14:paraId="59BC4A7B">
      <w:pPr>
        <w:pStyle w:val="15"/>
        <w:rPr>
          <w:rFonts w:hint="default"/>
        </w:rPr>
      </w:pPr>
      <w:bookmarkStart w:id="315" w:name="_T1702169047_233911019"/>
      <w:r>
        <w:t>国网公司通用设备中已无20、40MVA序列，有80MVA。</w:t>
      </w:r>
    </w:p>
    <w:bookmarkEnd w:id="315"/>
  </w:comment>
  <w:comment w:id="2" w:author="白日梦想家" w:date="2026-10-08T09:37:52Z" w:initials="">
    <w:p w14:paraId="7FCB5EDE">
      <w:pPr>
        <w:pStyle w:val="15"/>
        <w:rPr>
          <w:rFonts w:hint="eastAsia" w:eastAsia="方正仿宋_GBK"/>
          <w:lang w:eastAsia="zh"/>
        </w:rPr>
      </w:pPr>
      <w:bookmarkStart w:id="316" w:name="_T1550910387_233911019"/>
      <w:r>
        <w:rPr>
          <w:rFonts w:hint="eastAsia"/>
          <w:lang w:eastAsia="zh"/>
        </w:rPr>
        <w:t>主变N-1</w:t>
      </w:r>
    </w:p>
    <w:bookmarkEnd w:id="316"/>
  </w:comment>
  <w:comment w:id="3" w:author="白日梦想家" w:date="2026-10-08T11:10:19Z" w:initials="">
    <w:p w14:paraId="29572D7F">
      <w:pPr>
        <w:pStyle w:val="15"/>
        <w:rPr>
          <w:rFonts w:hint="default"/>
        </w:rPr>
      </w:pPr>
      <w:bookmarkStart w:id="317" w:name="_T1101493321_233911019"/>
      <w:r>
        <w:t>纵坐标用净负荷绝对值还是负载率呢？</w:t>
      </w:r>
    </w:p>
    <w:bookmarkEnd w:id="317"/>
  </w:comment>
  <w:comment w:id="4" w:author="白日梦想家" w:date="2026-10-08T11:19:40Z" w:initials="">
    <w:p w14:paraId="6E487CA0">
      <w:pPr>
        <w:pStyle w:val="15"/>
        <w:rPr>
          <w:rFonts w:hint="default"/>
        </w:rPr>
      </w:pPr>
      <w:bookmarkStart w:id="318" w:name="_T816962999_233911019"/>
      <w:r>
        <w:t>主变容量维持不变还是网供负荷不变</w:t>
      </w:r>
    </w:p>
    <w:bookmarkEnd w:id="318"/>
  </w:comment>
  <w:comment w:id="5" w:author="白日梦想家" w:date="2026-10-08T15:47:54Z" w:initials="">
    <w:p w14:paraId="1769BD90">
      <w:pPr>
        <w:pStyle w:val="15"/>
        <w:rPr>
          <w:rFonts w:hint="eastAsia" w:eastAsia="方正仿宋_GBK"/>
          <w:lang w:eastAsia="zh"/>
        </w:rPr>
      </w:pPr>
      <w:bookmarkStart w:id="319" w:name="_T1397268688_233911019"/>
      <w:r>
        <w:rPr>
          <w:rFonts w:hint="eastAsia"/>
          <w:lang w:eastAsia="zh"/>
        </w:rPr>
        <w:t>增加不考虑储能，纯新增联络的方案</w:t>
      </w:r>
    </w:p>
    <w:bookmarkEnd w:id="319"/>
  </w:comment>
  <w:comment w:id="6" w:author="白日梦想家" w:date="2026-10-08T11:45:02Z" w:initials="">
    <w:p w14:paraId="7E181CE5">
      <w:pPr>
        <w:pStyle w:val="15"/>
        <w:rPr>
          <w:rFonts w:hint="default"/>
        </w:rPr>
      </w:pPr>
      <w:bookmarkStart w:id="320" w:name="_T1058085589_233911019"/>
      <w:r>
        <w:t>A类40~63MVA。B类31.5~63MVA</w:t>
      </w:r>
    </w:p>
    <w:bookmarkEnd w:id="320"/>
  </w:comment>
  <w:comment w:id="7" w:author="白日梦想家" w:date="2026-10-08T11:45:45Z" w:initials="">
    <w:p w14:paraId="113D7D12">
      <w:pPr>
        <w:pStyle w:val="15"/>
        <w:rPr>
          <w:rFonts w:hint="default"/>
        </w:rPr>
      </w:pPr>
      <w:bookmarkStart w:id="321" w:name="_T1402335410_233911019"/>
      <w:r>
        <w:t>逻辑有问题，A类基本是以电缆为主</w:t>
      </w:r>
    </w:p>
    <w:bookmarkEnd w:id="321"/>
  </w:comment>
  <w:comment w:id="8" w:author="白日梦想家" w:date="2026-10-08T14:33:27Z" w:initials="">
    <w:p w14:paraId="343FEFAA">
      <w:pPr>
        <w:pStyle w:val="15"/>
        <w:rPr>
          <w:rFonts w:hint="default"/>
        </w:rPr>
      </w:pPr>
      <w:bookmarkStart w:id="322" w:name="_T1318912087_233911019"/>
      <w:r>
        <w:t>按照规程已有区间分类</w:t>
      </w:r>
    </w:p>
    <w:bookmarkEnd w:id="322"/>
  </w:comment>
  <w:comment w:id="9" w:author="白日梦想家" w:date="2026-10-08T11:47:29Z" w:initials="">
    <w:p w14:paraId="6C6FF641">
      <w:pPr>
        <w:pStyle w:val="15"/>
        <w:rPr>
          <w:rFonts w:hint="default"/>
        </w:rPr>
      </w:pPr>
      <w:bookmarkStart w:id="323" w:name="_T1309954578_233911019"/>
      <w:r>
        <w:t>C类以电缆为主的可能性不大</w:t>
      </w:r>
    </w:p>
    <w:bookmarkEnd w:id="323"/>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DA03D8" w15:done="0"/>
  <w15:commentEx w15:paraId="59BC4A7B" w15:done="0"/>
  <w15:commentEx w15:paraId="7FCB5EDE" w15:done="0"/>
  <w15:commentEx w15:paraId="29572D7F" w15:done="0"/>
  <w15:commentEx w15:paraId="6E487CA0" w15:done="0"/>
  <w15:commentEx w15:paraId="1769BD90" w15:done="0"/>
  <w15:commentEx w15:paraId="7E181CE5" w15:done="0"/>
  <w15:commentEx w15:paraId="113D7D12" w15:done="0"/>
  <w15:commentEx w15:paraId="343FEFAA" w15:done="0"/>
  <w15:commentEx w15:paraId="6C6FF64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仿宋_GBK">
    <w:altName w:val="华文中宋"/>
    <w:panose1 w:val="03000509000000000000"/>
    <w:charset w:val="86"/>
    <w:family w:val="script"/>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汉仪中等线KW"/>
    <w:panose1 w:val="02010609030101010101"/>
    <w:charset w:val="86"/>
    <w:family w:val="modern"/>
    <w:pitch w:val="default"/>
    <w:sig w:usb0="00000000" w:usb1="00000000" w:usb2="00000000" w:usb3="00000000" w:csb0="00040000" w:csb1="00000000"/>
  </w:font>
  <w:font w:name="方正仿宋_GBK">
    <w:altName w:val="汉仪中等线KW"/>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汉仪中等线KW"/>
    <w:panose1 w:val="02010609060101010101"/>
    <w:charset w:val="86"/>
    <w:family w:val="modern"/>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 w:name="DejaVu Serif">
    <w:panose1 w:val="02060603050605020204"/>
    <w:charset w:val="00"/>
    <w:family w:val="auto"/>
    <w:pitch w:val="default"/>
    <w:sig w:usb0="E50006FF" w:usb1="5200F9FB" w:usb2="0A040020" w:usb3="00000000" w:csb0="6000009F" w:csb1="DFD7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D3A07">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743C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DB948">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34A1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CEDA566"/>
    <w:rsid w:val="35B7BFE3"/>
    <w:rsid w:val="3EFA09A5"/>
    <w:rsid w:val="3FEFC357"/>
    <w:rsid w:val="4BFFF850"/>
    <w:rsid w:val="562F33B3"/>
    <w:rsid w:val="5B7AD8D8"/>
    <w:rsid w:val="5BFCD9BD"/>
    <w:rsid w:val="5DDE7810"/>
    <w:rsid w:val="5F931FA0"/>
    <w:rsid w:val="6ECFBD8C"/>
    <w:rsid w:val="719D0F3C"/>
    <w:rsid w:val="7BF7236A"/>
    <w:rsid w:val="7E9FA690"/>
    <w:rsid w:val="7F7F28CC"/>
    <w:rsid w:val="7FA742EA"/>
    <w:rsid w:val="CFFDAF74"/>
    <w:rsid w:val="DFBD2E7A"/>
    <w:rsid w:val="E2764E53"/>
    <w:rsid w:val="E9BBE3A8"/>
    <w:rsid w:val="EBF787BC"/>
    <w:rsid w:val="EDD748C1"/>
    <w:rsid w:val="FAFF6F63"/>
    <w:rsid w:val="FF27B4BD"/>
    <w:rsid w:val="FFF9B5D7"/>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First Paragraph"/>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NUL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141</Pages>
  <TotalTime>0</TotalTime>
  <ScaleCrop>false</ScaleCrop>
  <LinksUpToDate>false</LinksUpToDate>
  <Application>WPS Office WWO_wpscloud_20260916174450-7bfc4fa662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2026-10-09T00:51:00Z</dcterms:created>
  <dcterms:modified xsi:type="dcterms:W3CDTF">2026-10-08T15:59:11Z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2052-12.9.0.29121</vt:lpwstr>
  </property>
  <property fmtid="{D5CDD505-2E9C-101B-9397-08002B2CF9AE}" pid="3" name="ICV">
    <vt:lpwstr>6AD746CE9FAF26464F4DC76A5A27BAF2_43</vt:lpwstr>
  </property>
</Properties>
</file>